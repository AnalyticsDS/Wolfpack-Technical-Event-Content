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252A8" w14:textId="55C018C6" w:rsidR="0032075E" w:rsidRDefault="005E222E">
      <w:r w:rsidRPr="00C22563">
        <w:rPr>
          <w:rFonts w:ascii="Times New Roman" w:eastAsia="Calibri" w:hAnsi="Times New Roman" w:cs="Times New Roman"/>
          <w:noProof/>
          <w:sz w:val="20"/>
        </w:rPr>
        <mc:AlternateContent>
          <mc:Choice Requires="wps">
            <w:drawing>
              <wp:anchor distT="0" distB="0" distL="114300" distR="114300" simplePos="0" relativeHeight="251659264" behindDoc="0" locked="0" layoutInCell="1" allowOverlap="1" wp14:anchorId="778FB8A2" wp14:editId="6B0D5F59">
                <wp:simplePos x="0" y="0"/>
                <wp:positionH relativeFrom="column">
                  <wp:posOffset>0</wp:posOffset>
                </wp:positionH>
                <wp:positionV relativeFrom="paragraph">
                  <wp:posOffset>282575</wp:posOffset>
                </wp:positionV>
                <wp:extent cx="6053455" cy="1677035"/>
                <wp:effectExtent l="0" t="0" r="4445" b="0"/>
                <wp:wrapThrough wrapText="bothSides">
                  <wp:wrapPolygon edited="0">
                    <wp:start x="0" y="0"/>
                    <wp:lineTo x="0" y="21428"/>
                    <wp:lineTo x="21571" y="21428"/>
                    <wp:lineTo x="21571"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677035"/>
                        </a:xfrm>
                        <a:prstGeom prst="rect">
                          <a:avLst/>
                        </a:prstGeom>
                        <a:gradFill flip="none" rotWithShape="1">
                          <a:gsLst>
                            <a:gs pos="15000">
                              <a:schemeClr val="accent1">
                                <a:lumMod val="20000"/>
                                <a:lumOff val="80000"/>
                              </a:schemeClr>
                            </a:gs>
                            <a:gs pos="74000">
                              <a:schemeClr val="accent1">
                                <a:lumMod val="79000"/>
                                <a:lumOff val="21000"/>
                              </a:schemeClr>
                            </a:gs>
                            <a:gs pos="47000">
                              <a:schemeClr val="accent1">
                                <a:lumMod val="60000"/>
                                <a:lumOff val="40000"/>
                              </a:schemeClr>
                            </a:gs>
                          </a:gsLst>
                          <a:lin ang="0" scaled="1"/>
                          <a:tileRect/>
                        </a:gradFill>
                        <a:ln w="12700" cap="flat" cmpd="sng" algn="ctr">
                          <a:noFill/>
                          <a:prstDash val="solid"/>
                          <a:miter lim="800000"/>
                        </a:ln>
                        <a:effectLst/>
                      </wps:spPr>
                      <wps:txbx>
                        <w:txbxContent>
                          <w:p w14:paraId="2808170E" w14:textId="77777777" w:rsidR="000477E3" w:rsidRPr="00545413" w:rsidRDefault="000477E3"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59692D08" w14:textId="77777777" w:rsidR="000477E3" w:rsidRPr="005D5B2A" w:rsidRDefault="000477E3" w:rsidP="00C22563">
                            <w:pPr>
                              <w:rPr>
                                <w:b/>
                                <w:sz w:val="44"/>
                                <w:szCs w:val="44"/>
                              </w:rPr>
                            </w:pPr>
                          </w:p>
                          <w:p w14:paraId="32F1678B" w14:textId="2637C4D6" w:rsidR="000477E3" w:rsidRPr="00545413" w:rsidRDefault="000477E3" w:rsidP="00C22563">
                            <w:pPr>
                              <w:rPr>
                                <w:rFonts w:ascii="Arial" w:hAnsi="Arial" w:cs="Arial"/>
                                <w:b/>
                                <w:sz w:val="44"/>
                                <w:szCs w:val="44"/>
                              </w:rPr>
                            </w:pPr>
                            <w:r>
                              <w:rPr>
                                <w:rFonts w:ascii="Arial" w:hAnsi="Arial" w:cs="Arial"/>
                                <w:b/>
                                <w:sz w:val="44"/>
                                <w:szCs w:val="44"/>
                              </w:rPr>
                              <w:t xml:space="preserve">Introduction to </w:t>
                            </w:r>
                            <w:del w:id="0" w:author="David Solomon" w:date="2018-02-02T07:52:00Z">
                              <w:r w:rsidDel="00D70A3A">
                                <w:rPr>
                                  <w:rFonts w:ascii="Arial" w:hAnsi="Arial" w:cs="Arial"/>
                                  <w:b/>
                                  <w:sz w:val="44"/>
                                  <w:szCs w:val="44"/>
                                </w:rPr>
                                <w:delText>Docker</w:delText>
                              </w:r>
                            </w:del>
                            <w:ins w:id="1" w:author="David Solomon" w:date="2018-02-02T07:52:00Z">
                              <w:r w:rsidR="00D70A3A">
                                <w:rPr>
                                  <w:rFonts w:ascii="Arial" w:hAnsi="Arial" w:cs="Arial"/>
                                  <w:b/>
                                  <w:sz w:val="44"/>
                                  <w:szCs w:val="44"/>
                                </w:rPr>
                                <w:t xml:space="preserve">Containers </w:t>
                              </w:r>
                            </w:ins>
                            <w:ins w:id="2" w:author="David Solomon" w:date="2018-02-02T07:51:00Z">
                              <w:r w:rsidR="005E222E">
                                <w:rPr>
                                  <w:rFonts w:ascii="Arial" w:hAnsi="Arial" w:cs="Arial"/>
                                  <w:b/>
                                  <w:sz w:val="44"/>
                                  <w:szCs w:val="44"/>
                                </w:rPr>
                                <w:t>and Kubernetes with IBM Cloud Private (ICP)</w:t>
                              </w:r>
                            </w:ins>
                          </w:p>
                          <w:p w14:paraId="721E1EF4" w14:textId="05812A91" w:rsidR="000477E3" w:rsidRPr="00825D45" w:rsidRDefault="000477E3" w:rsidP="00C22563">
                            <w:pPr>
                              <w:rPr>
                                <w:rFonts w:ascii="Arial" w:hAnsi="Arial" w:cs="Arial"/>
                                <w:sz w:val="36"/>
                                <w:szCs w:val="36"/>
                              </w:rPr>
                            </w:pPr>
                            <w:r>
                              <w:rPr>
                                <w:rFonts w:ascii="Arial" w:hAnsi="Arial" w:cs="Arial"/>
                                <w:sz w:val="36"/>
                                <w:szCs w:val="36"/>
                              </w:rPr>
                              <w:t>Hands-on Workshop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FB8A2" id="Rectangle 225" o:spid="_x0000_s1026" style="position:absolute;margin-left:0;margin-top:22.25pt;width:476.65pt;height:13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" fillcolor="#c9dce9 [660]" stroked="f" strokeweight="1pt">
                <v:fill color2="#3e7397 [2548]" rotate="t" angle="90" colors="0 #cadde9;9830f #cadde9;30802f #5f98bd" focus="100%" type="gradient"/>
                <v:textbox>
                  <w:txbxContent>
                    <w:p w14:paraId="2808170E" w14:textId="77777777" w:rsidR="000477E3" w:rsidRPr="00545413" w:rsidRDefault="000477E3" w:rsidP="00C22563">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59692D08" w14:textId="77777777" w:rsidR="000477E3" w:rsidRPr="005D5B2A" w:rsidRDefault="000477E3" w:rsidP="00C22563">
                      <w:pPr>
                        <w:rPr>
                          <w:b/>
                          <w:sz w:val="44"/>
                          <w:szCs w:val="44"/>
                        </w:rPr>
                      </w:pPr>
                    </w:p>
                    <w:p w14:paraId="32F1678B" w14:textId="2637C4D6" w:rsidR="000477E3" w:rsidRPr="00545413" w:rsidRDefault="000477E3" w:rsidP="00C22563">
                      <w:pPr>
                        <w:rPr>
                          <w:rFonts w:ascii="Arial" w:hAnsi="Arial" w:cs="Arial"/>
                          <w:b/>
                          <w:sz w:val="44"/>
                          <w:szCs w:val="44"/>
                        </w:rPr>
                      </w:pPr>
                      <w:r>
                        <w:rPr>
                          <w:rFonts w:ascii="Arial" w:hAnsi="Arial" w:cs="Arial"/>
                          <w:b/>
                          <w:sz w:val="44"/>
                          <w:szCs w:val="44"/>
                        </w:rPr>
                        <w:t xml:space="preserve">Introduction to </w:t>
                      </w:r>
                      <w:del w:id="3" w:author="David Solomon" w:date="2018-02-02T07:52:00Z">
                        <w:r w:rsidDel="00D70A3A">
                          <w:rPr>
                            <w:rFonts w:ascii="Arial" w:hAnsi="Arial" w:cs="Arial"/>
                            <w:b/>
                            <w:sz w:val="44"/>
                            <w:szCs w:val="44"/>
                          </w:rPr>
                          <w:delText>Docker</w:delText>
                        </w:r>
                      </w:del>
                      <w:ins w:id="4" w:author="David Solomon" w:date="2018-02-02T07:52:00Z">
                        <w:r w:rsidR="00D70A3A">
                          <w:rPr>
                            <w:rFonts w:ascii="Arial" w:hAnsi="Arial" w:cs="Arial"/>
                            <w:b/>
                            <w:sz w:val="44"/>
                            <w:szCs w:val="44"/>
                          </w:rPr>
                          <w:t>Containers</w:t>
                        </w:r>
                        <w:r w:rsidR="00D70A3A">
                          <w:rPr>
                            <w:rFonts w:ascii="Arial" w:hAnsi="Arial" w:cs="Arial"/>
                            <w:b/>
                            <w:sz w:val="44"/>
                            <w:szCs w:val="44"/>
                          </w:rPr>
                          <w:t xml:space="preserve"> </w:t>
                        </w:r>
                      </w:ins>
                      <w:ins w:id="5" w:author="David Solomon" w:date="2018-02-02T07:51:00Z">
                        <w:r w:rsidR="005E222E">
                          <w:rPr>
                            <w:rFonts w:ascii="Arial" w:hAnsi="Arial" w:cs="Arial"/>
                            <w:b/>
                            <w:sz w:val="44"/>
                            <w:szCs w:val="44"/>
                          </w:rPr>
                          <w:t>and Kubernetes with IBM Cloud Private (ICP)</w:t>
                        </w:r>
                      </w:ins>
                    </w:p>
                    <w:p w14:paraId="721E1EF4" w14:textId="05812A91" w:rsidR="000477E3" w:rsidRPr="00825D45" w:rsidRDefault="000477E3" w:rsidP="00C22563">
                      <w:pPr>
                        <w:rPr>
                          <w:rFonts w:ascii="Arial" w:hAnsi="Arial" w:cs="Arial"/>
                          <w:sz w:val="36"/>
                          <w:szCs w:val="36"/>
                        </w:rPr>
                      </w:pPr>
                      <w:r>
                        <w:rPr>
                          <w:rFonts w:ascii="Arial" w:hAnsi="Arial" w:cs="Arial"/>
                          <w:sz w:val="36"/>
                          <w:szCs w:val="36"/>
                        </w:rPr>
                        <w:t>Hands-on Workshop</w:t>
                      </w:r>
                    </w:p>
                  </w:txbxContent>
                </v:textbox>
                <w10:wrap type="through"/>
              </v:rect>
            </w:pict>
          </mc:Fallback>
        </mc:AlternateContent>
      </w:r>
    </w:p>
    <w:p w14:paraId="4FA9BD9D" w14:textId="6ECD5198" w:rsidR="0032075E" w:rsidRDefault="0032075E"/>
    <w:p w14:paraId="3DDC0DEC" w14:textId="77777777" w:rsidR="0032075E" w:rsidRDefault="0032075E" w:rsidP="0032075E">
      <w:pPr>
        <w:rPr>
          <w:rFonts w:ascii="Arial" w:hAnsi="Arial" w:cs="Arial"/>
          <w:b/>
          <w:color w:val="1C345C"/>
          <w:sz w:val="44"/>
          <w:szCs w:val="44"/>
        </w:rPr>
      </w:pPr>
      <w:r w:rsidRPr="00201C3C">
        <w:rPr>
          <w:rFonts w:ascii="Arial" w:hAnsi="Arial" w:cs="Arial"/>
          <w:b/>
          <w:color w:val="1C345C"/>
          <w:sz w:val="44"/>
          <w:szCs w:val="44"/>
        </w:rPr>
        <w:t>Lab Guide</w:t>
      </w:r>
    </w:p>
    <w:p w14:paraId="3E0EE110" w14:textId="77777777" w:rsidR="00657EE1" w:rsidRDefault="00657EE1" w:rsidP="0032075E">
      <w:pPr>
        <w:rPr>
          <w:rFonts w:ascii="Arial" w:hAnsi="Arial" w:cs="Arial"/>
          <w:b/>
          <w:color w:val="1C345C"/>
          <w:sz w:val="44"/>
          <w:szCs w:val="44"/>
        </w:rPr>
      </w:pPr>
    </w:p>
    <w:p w14:paraId="5BDD03D8" w14:textId="77777777" w:rsidR="00657EE1" w:rsidRDefault="00657EE1" w:rsidP="0032075E">
      <w:pPr>
        <w:rPr>
          <w:rFonts w:ascii="Arial" w:hAnsi="Arial" w:cs="Arial"/>
          <w:b/>
          <w:color w:val="1C345C"/>
          <w:sz w:val="44"/>
          <w:szCs w:val="44"/>
        </w:rPr>
      </w:pPr>
    </w:p>
    <w:p w14:paraId="48E957ED" w14:textId="77777777" w:rsidR="00927DDF" w:rsidRDefault="00927DDF" w:rsidP="0032075E">
      <w:pPr>
        <w:rPr>
          <w:rFonts w:ascii="Arial" w:hAnsi="Arial" w:cs="Arial"/>
          <w:b/>
          <w:color w:val="1C345C"/>
          <w:sz w:val="44"/>
          <w:szCs w:val="44"/>
        </w:rPr>
      </w:pPr>
    </w:p>
    <w:p w14:paraId="3ADEEC80" w14:textId="77777777" w:rsidR="0032075E" w:rsidRDefault="0032075E" w:rsidP="0032075E">
      <w:pPr>
        <w:rPr>
          <w:rFonts w:ascii="Arial" w:hAnsi="Arial" w:cs="Arial"/>
          <w:b/>
          <w:color w:val="1C345C"/>
          <w:sz w:val="44"/>
          <w:szCs w:val="44"/>
        </w:rPr>
      </w:pPr>
    </w:p>
    <w:p w14:paraId="1523B655" w14:textId="77777777" w:rsidR="0032075E" w:rsidRPr="00EA33E4" w:rsidRDefault="0032075E" w:rsidP="0032075E">
      <w:pPr>
        <w:jc w:val="center"/>
        <w:rPr>
          <w:rFonts w:ascii="Arial" w:hAnsi="Arial" w:cs="Arial"/>
          <w:b/>
          <w:color w:val="1C345C"/>
          <w:sz w:val="44"/>
          <w:szCs w:val="44"/>
        </w:rPr>
      </w:pPr>
      <w:r w:rsidRPr="0032075E">
        <w:rPr>
          <w:rFonts w:ascii="Times New Roman" w:eastAsia="Calibri" w:hAnsi="Times New Roman" w:cs="Times New Roman"/>
          <w:noProof/>
        </w:rPr>
        <w:drawing>
          <wp:inline distT="0" distB="0" distL="0" distR="0" wp14:anchorId="3F245841" wp14:editId="705A7899">
            <wp:extent cx="5486400" cy="3200400"/>
            <wp:effectExtent l="0" t="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6168777" w14:textId="77777777" w:rsidR="0032075E" w:rsidRDefault="0032075E"/>
    <w:p w14:paraId="795796A0" w14:textId="77777777" w:rsidR="006F6BC4" w:rsidRDefault="006F6BC4"/>
    <w:p w14:paraId="303A7362" w14:textId="77777777" w:rsidR="006F6BC4" w:rsidRDefault="006F6BC4"/>
    <w:p w14:paraId="4D6948CC" w14:textId="77777777" w:rsidR="006F6BC4" w:rsidRDefault="006F6BC4"/>
    <w:p w14:paraId="5B1A9DEA" w14:textId="77777777" w:rsidR="006F6BC4" w:rsidRDefault="006F6BC4"/>
    <w:p w14:paraId="2728F1C0" w14:textId="77777777" w:rsidR="006F6BC4" w:rsidRDefault="006F6BC4">
      <w:r>
        <w:br w:type="page"/>
      </w:r>
    </w:p>
    <w:p w14:paraId="68CF211F" w14:textId="77777777" w:rsidR="00827B6C" w:rsidRDefault="00827B6C" w:rsidP="00827B6C">
      <w:pPr>
        <w:pStyle w:val="p1"/>
        <w:rPr>
          <w:rFonts w:ascii="Arial" w:hAnsi="Arial" w:cs="Arial"/>
          <w:sz w:val="36"/>
          <w:szCs w:val="36"/>
        </w:rPr>
      </w:pPr>
    </w:p>
    <w:p w14:paraId="6D36A250" w14:textId="77777777" w:rsidR="00827B6C" w:rsidRDefault="00827B6C" w:rsidP="00827B6C">
      <w:pPr>
        <w:pStyle w:val="p1"/>
        <w:rPr>
          <w:rFonts w:ascii="Arial" w:hAnsi="Arial" w:cs="Arial"/>
          <w:sz w:val="36"/>
          <w:szCs w:val="36"/>
        </w:rPr>
      </w:pPr>
    </w:p>
    <w:p w14:paraId="63FDC129" w14:textId="77777777" w:rsidR="00827B6C" w:rsidRDefault="00827B6C" w:rsidP="00827B6C">
      <w:pPr>
        <w:pStyle w:val="p1"/>
        <w:rPr>
          <w:rFonts w:ascii="Arial" w:hAnsi="Arial" w:cs="Arial"/>
          <w:sz w:val="36"/>
          <w:szCs w:val="36"/>
        </w:rPr>
      </w:pPr>
    </w:p>
    <w:p w14:paraId="18E82387" w14:textId="77777777" w:rsidR="00827B6C" w:rsidRDefault="00827B6C" w:rsidP="00827B6C">
      <w:pPr>
        <w:pStyle w:val="p1"/>
        <w:rPr>
          <w:rFonts w:ascii="Arial" w:hAnsi="Arial" w:cs="Arial"/>
          <w:sz w:val="36"/>
          <w:szCs w:val="36"/>
        </w:rPr>
      </w:pPr>
    </w:p>
    <w:p w14:paraId="1CA7BF85" w14:textId="77777777" w:rsidR="00827B6C" w:rsidRDefault="00827B6C" w:rsidP="00827B6C">
      <w:pPr>
        <w:pStyle w:val="p1"/>
        <w:rPr>
          <w:rFonts w:ascii="Arial" w:hAnsi="Arial" w:cs="Arial"/>
          <w:sz w:val="36"/>
          <w:szCs w:val="36"/>
        </w:rPr>
      </w:pPr>
    </w:p>
    <w:p w14:paraId="6A6B241C" w14:textId="77777777" w:rsidR="00827B6C" w:rsidRDefault="00827B6C" w:rsidP="00827B6C">
      <w:pPr>
        <w:pStyle w:val="p1"/>
        <w:rPr>
          <w:rFonts w:ascii="Arial" w:hAnsi="Arial" w:cs="Arial"/>
          <w:sz w:val="36"/>
          <w:szCs w:val="36"/>
        </w:rPr>
      </w:pPr>
    </w:p>
    <w:p w14:paraId="2B553B5C" w14:textId="77777777" w:rsidR="00827B6C" w:rsidRDefault="00827B6C" w:rsidP="00827B6C">
      <w:pPr>
        <w:pStyle w:val="p1"/>
        <w:rPr>
          <w:rFonts w:ascii="Arial" w:hAnsi="Arial" w:cs="Arial"/>
          <w:sz w:val="36"/>
          <w:szCs w:val="36"/>
        </w:rPr>
      </w:pPr>
    </w:p>
    <w:p w14:paraId="7FD3158E" w14:textId="77777777" w:rsidR="00827B6C" w:rsidRDefault="00827B6C" w:rsidP="00827B6C">
      <w:pPr>
        <w:pStyle w:val="p1"/>
        <w:rPr>
          <w:rFonts w:ascii="Arial" w:hAnsi="Arial" w:cs="Arial"/>
          <w:sz w:val="36"/>
          <w:szCs w:val="36"/>
        </w:rPr>
      </w:pPr>
    </w:p>
    <w:p w14:paraId="5FEEE052" w14:textId="77777777" w:rsidR="00827B6C" w:rsidRDefault="00827B6C" w:rsidP="00827B6C">
      <w:pPr>
        <w:pStyle w:val="p1"/>
        <w:rPr>
          <w:rFonts w:ascii="Arial" w:hAnsi="Arial" w:cs="Arial"/>
          <w:sz w:val="36"/>
          <w:szCs w:val="36"/>
        </w:rPr>
      </w:pPr>
    </w:p>
    <w:p w14:paraId="6A208DD1" w14:textId="77777777" w:rsidR="00827B6C" w:rsidRDefault="00827B6C" w:rsidP="00827B6C">
      <w:pPr>
        <w:pStyle w:val="p1"/>
        <w:rPr>
          <w:rFonts w:ascii="Arial" w:hAnsi="Arial" w:cs="Arial"/>
          <w:sz w:val="36"/>
          <w:szCs w:val="36"/>
        </w:rPr>
      </w:pPr>
    </w:p>
    <w:p w14:paraId="7DED7791" w14:textId="77777777" w:rsidR="00827B6C" w:rsidRDefault="00827B6C" w:rsidP="00827B6C">
      <w:pPr>
        <w:pStyle w:val="p1"/>
        <w:rPr>
          <w:rFonts w:ascii="Arial" w:hAnsi="Arial" w:cs="Arial"/>
          <w:sz w:val="36"/>
          <w:szCs w:val="36"/>
        </w:rPr>
      </w:pPr>
    </w:p>
    <w:p w14:paraId="1A11046B" w14:textId="77777777" w:rsidR="00827B6C" w:rsidRPr="003E095F" w:rsidRDefault="00827B6C" w:rsidP="00827B6C">
      <w:pPr>
        <w:pStyle w:val="p1"/>
        <w:rPr>
          <w:rFonts w:ascii="Arial" w:hAnsi="Arial" w:cs="Arial"/>
          <w:sz w:val="36"/>
          <w:szCs w:val="36"/>
        </w:rPr>
      </w:pPr>
      <w:r w:rsidRPr="003E095F">
        <w:rPr>
          <w:rFonts w:ascii="Arial" w:hAnsi="Arial" w:cs="Arial"/>
          <w:sz w:val="36"/>
          <w:szCs w:val="36"/>
        </w:rPr>
        <w:t>Notices and Disclaimers</w:t>
      </w:r>
    </w:p>
    <w:p w14:paraId="19E33166" w14:textId="77777777" w:rsidR="00827B6C" w:rsidRDefault="00827B6C" w:rsidP="00827B6C">
      <w:pPr>
        <w:rPr>
          <w:rFonts w:ascii="Helvetica" w:hAnsi="Helvetica" w:cs="Times New Roman"/>
        </w:rPr>
      </w:pPr>
    </w:p>
    <w:p w14:paraId="3BEAD632" w14:textId="73EF3B29" w:rsidR="00827B6C" w:rsidRPr="003E095F" w:rsidRDefault="00827B6C" w:rsidP="00827B6C">
      <w:pPr>
        <w:rPr>
          <w:rFonts w:ascii="Arial" w:hAnsi="Arial" w:cs="Arial"/>
          <w:sz w:val="20"/>
          <w:szCs w:val="20"/>
        </w:rPr>
      </w:pPr>
      <w:r w:rsidRPr="003E095F">
        <w:rPr>
          <w:rFonts w:ascii="Arial" w:hAnsi="Arial" w:cs="Arial"/>
          <w:sz w:val="20"/>
          <w:szCs w:val="20"/>
        </w:rPr>
        <w:t>© Copyright IBM Corporation 201</w:t>
      </w:r>
      <w:r w:rsidR="00D77E56">
        <w:rPr>
          <w:rFonts w:ascii="Arial" w:hAnsi="Arial" w:cs="Arial"/>
          <w:sz w:val="20"/>
          <w:szCs w:val="20"/>
        </w:rPr>
        <w:t>8</w:t>
      </w:r>
      <w:r w:rsidRPr="003E095F">
        <w:rPr>
          <w:rFonts w:ascii="Arial" w:hAnsi="Arial" w:cs="Arial"/>
          <w:sz w:val="20"/>
          <w:szCs w:val="20"/>
        </w:rPr>
        <w:t>.</w:t>
      </w:r>
    </w:p>
    <w:p w14:paraId="3B280239" w14:textId="77777777" w:rsidR="00827B6C" w:rsidRPr="003E095F" w:rsidRDefault="00827B6C" w:rsidP="00827B6C">
      <w:pPr>
        <w:rPr>
          <w:rFonts w:ascii="Arial" w:hAnsi="Arial" w:cs="Arial"/>
          <w:sz w:val="20"/>
          <w:szCs w:val="20"/>
        </w:rPr>
      </w:pPr>
    </w:p>
    <w:p w14:paraId="08EA182E" w14:textId="653F1C75" w:rsidR="00827B6C" w:rsidRPr="003E095F" w:rsidRDefault="00827B6C" w:rsidP="00827B6C">
      <w:pPr>
        <w:rPr>
          <w:rFonts w:ascii="Arial" w:hAnsi="Arial" w:cs="Arial"/>
          <w:sz w:val="20"/>
          <w:szCs w:val="20"/>
        </w:rPr>
      </w:pPr>
      <w:r w:rsidRPr="003E095F">
        <w:rPr>
          <w:rFonts w:ascii="Arial" w:hAnsi="Arial" w:cs="Arial"/>
          <w:sz w:val="20"/>
          <w:szCs w:val="20"/>
        </w:rPr>
        <w:t>The information contained in these materials is provided for informational purposes only,</w:t>
      </w:r>
      <w:ins w:id="3" w:author="David Solomon" w:date="2018-02-02T17:16:00Z">
        <w:r w:rsidR="00BF2D8E">
          <w:rPr>
            <w:rFonts w:ascii="Arial" w:hAnsi="Arial" w:cs="Arial"/>
            <w:sz w:val="20"/>
            <w:szCs w:val="20"/>
          </w:rPr>
          <w:t xml:space="preserve"> </w:t>
        </w:r>
      </w:ins>
      <w:del w:id="4" w:author="David Solomon" w:date="2018-02-02T17:16:00Z">
        <w:r w:rsidRPr="003E095F" w:rsidDel="00BF2D8E">
          <w:rPr>
            <w:rFonts w:ascii="Arial" w:hAnsi="Arial" w:cs="Arial"/>
            <w:sz w:val="20"/>
            <w:szCs w:val="20"/>
          </w:rPr>
          <w:delText xml:space="preserve"> </w:delText>
        </w:r>
      </w:del>
      <w:r w:rsidRPr="003E095F">
        <w:rPr>
          <w:rFonts w:ascii="Arial" w:hAnsi="Arial" w:cs="Arial"/>
          <w:sz w:val="20"/>
          <w:szCs w:val="20"/>
        </w:rPr>
        <w:t>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w:t>
      </w:r>
      <w:r>
        <w:rPr>
          <w:rFonts w:ascii="Arial" w:hAnsi="Arial" w:cs="Arial"/>
          <w:sz w:val="20"/>
          <w:szCs w:val="20"/>
        </w:rPr>
        <w:t xml:space="preserve"> </w:t>
      </w:r>
      <w:r w:rsidRPr="003E095F">
        <w:rPr>
          <w:rFonts w:ascii="Arial" w:hAnsi="Arial" w:cs="Arial"/>
          <w:sz w:val="20"/>
          <w:szCs w:val="20"/>
        </w:rPr>
        <w:t xml:space="preserve">change at any time at IBM’s sole discretion based on market opportunities or other </w:t>
      </w:r>
      <w:proofErr w:type="gramStart"/>
      <w:r w:rsidRPr="003E095F">
        <w:rPr>
          <w:rFonts w:ascii="Arial" w:hAnsi="Arial" w:cs="Arial"/>
          <w:sz w:val="20"/>
          <w:szCs w:val="20"/>
        </w:rPr>
        <w:t>factors, and</w:t>
      </w:r>
      <w:proofErr w:type="gramEnd"/>
      <w:r w:rsidRPr="003E095F">
        <w:rPr>
          <w:rFonts w:ascii="Arial" w:hAnsi="Arial" w:cs="Arial"/>
          <w:sz w:val="20"/>
          <w:szCs w:val="20"/>
        </w:rPr>
        <w:t xml:space="preserve"> are not intended to be a commitment to future product or feature availability in any way.</w:t>
      </w:r>
    </w:p>
    <w:p w14:paraId="17AE5D87" w14:textId="77777777" w:rsidR="00827B6C" w:rsidRPr="003E095F" w:rsidRDefault="00827B6C" w:rsidP="00827B6C">
      <w:pPr>
        <w:rPr>
          <w:rFonts w:ascii="Arial" w:hAnsi="Arial" w:cs="Arial"/>
          <w:sz w:val="20"/>
          <w:szCs w:val="20"/>
        </w:rPr>
      </w:pPr>
    </w:p>
    <w:p w14:paraId="1746BC18" w14:textId="77777777" w:rsidR="00827B6C" w:rsidRPr="003E095F" w:rsidRDefault="00827B6C" w:rsidP="00827B6C">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0FAA931A" w14:textId="77777777" w:rsidR="00827B6C" w:rsidRPr="003E095F" w:rsidRDefault="00827B6C" w:rsidP="00827B6C">
      <w:pPr>
        <w:rPr>
          <w:rFonts w:ascii="Arial" w:hAnsi="Arial" w:cs="Arial"/>
          <w:sz w:val="20"/>
          <w:szCs w:val="20"/>
        </w:rPr>
      </w:pPr>
    </w:p>
    <w:p w14:paraId="1DDA10A2" w14:textId="77777777" w:rsidR="00827B6C" w:rsidRPr="003E095F" w:rsidRDefault="00827B6C" w:rsidP="00827B6C">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51BCD591" w14:textId="77777777" w:rsidR="00827B6C" w:rsidRPr="003E095F" w:rsidRDefault="00827B6C" w:rsidP="00827B6C">
      <w:pPr>
        <w:rPr>
          <w:rFonts w:ascii="Arial" w:hAnsi="Arial" w:cs="Arial"/>
          <w:sz w:val="20"/>
          <w:szCs w:val="20"/>
        </w:rPr>
      </w:pPr>
    </w:p>
    <w:p w14:paraId="5459F6CA" w14:textId="77777777" w:rsidR="0083240E" w:rsidRDefault="00827B6C" w:rsidP="00827B6C">
      <w:pPr>
        <w:rPr>
          <w:rFonts w:ascii="Arial" w:hAnsi="Arial" w:cs="Arial"/>
          <w:sz w:val="20"/>
          <w:szCs w:val="20"/>
        </w:rPr>
      </w:pPr>
      <w:r w:rsidRPr="003E095F">
        <w:rPr>
          <w:rFonts w:ascii="Arial" w:hAnsi="Arial" w:cs="Arial"/>
          <w:sz w:val="20"/>
          <w:szCs w:val="20"/>
        </w:rPr>
        <w:t>Other company, product and service names may be trademarks or service marks of others</w:t>
      </w:r>
    </w:p>
    <w:p w14:paraId="1A5D786E" w14:textId="77777777" w:rsidR="00C112E7" w:rsidRDefault="0083240E" w:rsidP="00C112E7">
      <w:pPr>
        <w:jc w:val="center"/>
        <w:rPr>
          <w:rFonts w:ascii="Arial" w:hAnsi="Arial" w:cs="Arial"/>
          <w:b/>
          <w:color w:val="1C345C"/>
          <w:sz w:val="32"/>
          <w:szCs w:val="32"/>
        </w:rPr>
      </w:pPr>
      <w:r>
        <w:rPr>
          <w:rFonts w:ascii="Arial" w:hAnsi="Arial" w:cs="Arial"/>
          <w:sz w:val="20"/>
          <w:szCs w:val="20"/>
        </w:rPr>
        <w:br w:type="page"/>
      </w:r>
      <w:r w:rsidR="00C112E7" w:rsidRPr="0051467A">
        <w:rPr>
          <w:rFonts w:ascii="Arial" w:hAnsi="Arial" w:cs="Arial"/>
          <w:b/>
          <w:color w:val="1C345C"/>
          <w:sz w:val="32"/>
          <w:szCs w:val="32"/>
        </w:rPr>
        <w:lastRenderedPageBreak/>
        <w:t>Document Revision History</w:t>
      </w:r>
    </w:p>
    <w:p w14:paraId="0EE1CDA9" w14:textId="77777777" w:rsidR="00C112E7" w:rsidRPr="0051467A" w:rsidRDefault="00C112E7" w:rsidP="00C112E7">
      <w:pPr>
        <w:jc w:val="center"/>
        <w:rPr>
          <w:rFonts w:ascii="Arial" w:hAnsi="Arial" w:cs="Arial"/>
          <w:b/>
          <w:color w:val="1C345C"/>
          <w:sz w:val="32"/>
          <w:szCs w:val="32"/>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0"/>
        <w:gridCol w:w="3804"/>
        <w:gridCol w:w="1841"/>
      </w:tblGrid>
      <w:tr w:rsidR="00C112E7" w:rsidRPr="00C112E7" w14:paraId="6A0C04D6" w14:textId="77777777" w:rsidTr="0022407E">
        <w:trPr>
          <w:trHeight w:val="305"/>
        </w:trPr>
        <w:tc>
          <w:tcPr>
            <w:tcW w:w="1020" w:type="dxa"/>
            <w:shd w:val="clear" w:color="auto" w:fill="1E4E77"/>
          </w:tcPr>
          <w:p w14:paraId="079B7AA1" w14:textId="77777777" w:rsidR="00C112E7" w:rsidRPr="00C53258" w:rsidRDefault="00C112E7" w:rsidP="00C53258">
            <w:pPr>
              <w:pStyle w:val="TableParagraph"/>
            </w:pPr>
            <w:r w:rsidRPr="00C53258">
              <w:rPr>
                <w:color w:val="FFFFFF" w:themeColor="background1"/>
              </w:rPr>
              <w:t>Rev #</w:t>
            </w:r>
          </w:p>
        </w:tc>
        <w:tc>
          <w:tcPr>
            <w:tcW w:w="3804" w:type="dxa"/>
            <w:shd w:val="clear" w:color="auto" w:fill="1E4E77"/>
          </w:tcPr>
          <w:p w14:paraId="72BC28BC" w14:textId="77777777" w:rsidR="00C112E7" w:rsidRPr="00C53258" w:rsidRDefault="00C112E7" w:rsidP="00C53258">
            <w:pPr>
              <w:pStyle w:val="TableParagraph"/>
              <w:rPr>
                <w:color w:val="FFFFFF" w:themeColor="background1"/>
              </w:rPr>
            </w:pPr>
            <w:r w:rsidRPr="00C53258">
              <w:rPr>
                <w:color w:val="FFFFFF" w:themeColor="background1"/>
              </w:rPr>
              <w:t>File Name</w:t>
            </w:r>
          </w:p>
        </w:tc>
        <w:tc>
          <w:tcPr>
            <w:tcW w:w="1841" w:type="dxa"/>
            <w:shd w:val="clear" w:color="auto" w:fill="1E4E77"/>
          </w:tcPr>
          <w:p w14:paraId="3773A19E" w14:textId="77777777" w:rsidR="00C112E7" w:rsidRPr="00C53258" w:rsidRDefault="00C112E7" w:rsidP="00C53258">
            <w:pPr>
              <w:pStyle w:val="TableParagraph"/>
              <w:rPr>
                <w:color w:val="FFFFFF" w:themeColor="background1"/>
              </w:rPr>
            </w:pPr>
            <w:r w:rsidRPr="00C53258">
              <w:rPr>
                <w:color w:val="FFFFFF" w:themeColor="background1"/>
              </w:rPr>
              <w:t>Date</w:t>
            </w:r>
          </w:p>
        </w:tc>
      </w:tr>
      <w:tr w:rsidR="00C112E7" w:rsidRPr="007925AD" w14:paraId="1CFF0A74" w14:textId="77777777" w:rsidTr="00865233">
        <w:trPr>
          <w:trHeight w:val="1"/>
        </w:trPr>
        <w:tc>
          <w:tcPr>
            <w:tcW w:w="1020" w:type="dxa"/>
          </w:tcPr>
          <w:p w14:paraId="6A2268CC" w14:textId="77777777" w:rsidR="00C112E7" w:rsidRPr="00853984" w:rsidRDefault="00C112E7" w:rsidP="00C53258">
            <w:pPr>
              <w:pStyle w:val="TableParagraph"/>
            </w:pPr>
            <w:r w:rsidRPr="00853984">
              <w:t>1.0</w:t>
            </w:r>
          </w:p>
        </w:tc>
        <w:tc>
          <w:tcPr>
            <w:tcW w:w="3804" w:type="dxa"/>
          </w:tcPr>
          <w:p w14:paraId="451B38E5" w14:textId="254F422B" w:rsidR="00C112E7" w:rsidRPr="00910AFA" w:rsidRDefault="00DE391C" w:rsidP="00C53258">
            <w:pPr>
              <w:pStyle w:val="TableParagraph"/>
            </w:pPr>
            <w:r>
              <w:t>Docker and Kubernetes - Lab</w:t>
            </w:r>
          </w:p>
        </w:tc>
        <w:tc>
          <w:tcPr>
            <w:tcW w:w="1841" w:type="dxa"/>
          </w:tcPr>
          <w:p w14:paraId="40627A6A" w14:textId="6408319A" w:rsidR="00C112E7" w:rsidRPr="00910AFA" w:rsidRDefault="00600B37" w:rsidP="00C53258">
            <w:pPr>
              <w:pStyle w:val="TableParagraph"/>
            </w:pPr>
            <w:r w:rsidRPr="00910AFA">
              <w:t>1/</w:t>
            </w:r>
            <w:r w:rsidR="00DE391C">
              <w:t>21</w:t>
            </w:r>
            <w:r w:rsidR="00910AFA" w:rsidRPr="00910AFA">
              <w:t>/2018</w:t>
            </w:r>
          </w:p>
        </w:tc>
      </w:tr>
      <w:tr w:rsidR="003E3E5A" w:rsidRPr="007925AD" w14:paraId="29D2B24C" w14:textId="77777777" w:rsidTr="00865233">
        <w:trPr>
          <w:trHeight w:val="1"/>
          <w:ins w:id="5" w:author="David Solomon" w:date="2018-01-26T11:45:00Z"/>
        </w:trPr>
        <w:tc>
          <w:tcPr>
            <w:tcW w:w="1020" w:type="dxa"/>
          </w:tcPr>
          <w:p w14:paraId="4058D2B3" w14:textId="6B29B7BA" w:rsidR="003E3E5A" w:rsidRPr="00853984" w:rsidRDefault="003E3E5A" w:rsidP="00C53258">
            <w:pPr>
              <w:pStyle w:val="TableParagraph"/>
              <w:rPr>
                <w:ins w:id="6" w:author="David Solomon" w:date="2018-01-26T11:45:00Z"/>
              </w:rPr>
            </w:pPr>
            <w:ins w:id="7" w:author="David Solomon" w:date="2018-01-26T11:45:00Z">
              <w:r>
                <w:t>2.0</w:t>
              </w:r>
            </w:ins>
          </w:p>
        </w:tc>
        <w:tc>
          <w:tcPr>
            <w:tcW w:w="3804" w:type="dxa"/>
          </w:tcPr>
          <w:p w14:paraId="2A97E449" w14:textId="121E7404" w:rsidR="003E3E5A" w:rsidRDefault="008259E1" w:rsidP="00C53258">
            <w:pPr>
              <w:pStyle w:val="TableParagraph"/>
              <w:rPr>
                <w:ins w:id="8" w:author="David Solomon" w:date="2018-01-26T11:45:00Z"/>
              </w:rPr>
            </w:pPr>
            <w:ins w:id="9" w:author="David Solomon" w:date="2018-01-26T11:45:00Z">
              <w:r>
                <w:t>Docker and Kubernetes</w:t>
              </w:r>
            </w:ins>
            <w:ins w:id="10" w:author="David Solomon" w:date="2018-02-02T17:16:00Z">
              <w:r>
                <w:t xml:space="preserve"> -</w:t>
              </w:r>
            </w:ins>
            <w:ins w:id="11" w:author="David Solomon" w:date="2018-01-26T11:45:00Z">
              <w:r w:rsidR="001A1647">
                <w:t xml:space="preserve"> Lab</w:t>
              </w:r>
            </w:ins>
          </w:p>
        </w:tc>
        <w:tc>
          <w:tcPr>
            <w:tcW w:w="1841" w:type="dxa"/>
          </w:tcPr>
          <w:p w14:paraId="201D9465" w14:textId="7346243B" w:rsidR="003E3E5A" w:rsidRPr="00910AFA" w:rsidRDefault="001A1647" w:rsidP="00C53258">
            <w:pPr>
              <w:pStyle w:val="TableParagraph"/>
              <w:rPr>
                <w:ins w:id="12" w:author="David Solomon" w:date="2018-01-26T11:45:00Z"/>
              </w:rPr>
            </w:pPr>
            <w:ins w:id="13" w:author="David Solomon" w:date="2018-01-26T11:46:00Z">
              <w:r>
                <w:t>1/26/2018</w:t>
              </w:r>
            </w:ins>
          </w:p>
        </w:tc>
      </w:tr>
      <w:tr w:rsidR="0046143E" w:rsidRPr="007925AD" w14:paraId="08D35AD1" w14:textId="77777777" w:rsidTr="00865233">
        <w:trPr>
          <w:trHeight w:val="1"/>
          <w:ins w:id="14" w:author="David Solomon" w:date="2018-02-02T17:15:00Z"/>
        </w:trPr>
        <w:tc>
          <w:tcPr>
            <w:tcW w:w="1020" w:type="dxa"/>
          </w:tcPr>
          <w:p w14:paraId="0962A2C5" w14:textId="2A615B31" w:rsidR="0046143E" w:rsidRDefault="0046143E" w:rsidP="00C53258">
            <w:pPr>
              <w:pStyle w:val="TableParagraph"/>
              <w:rPr>
                <w:ins w:id="15" w:author="David Solomon" w:date="2018-02-02T17:15:00Z"/>
              </w:rPr>
            </w:pPr>
            <w:ins w:id="16" w:author="David Solomon" w:date="2018-02-02T17:15:00Z">
              <w:r>
                <w:t>3.0</w:t>
              </w:r>
            </w:ins>
          </w:p>
        </w:tc>
        <w:tc>
          <w:tcPr>
            <w:tcW w:w="3804" w:type="dxa"/>
          </w:tcPr>
          <w:p w14:paraId="280B1FDB" w14:textId="29645170" w:rsidR="0046143E" w:rsidRDefault="0046143E" w:rsidP="00C53258">
            <w:pPr>
              <w:pStyle w:val="TableParagraph"/>
              <w:rPr>
                <w:ins w:id="17" w:author="David Solomon" w:date="2018-02-02T17:15:00Z"/>
              </w:rPr>
            </w:pPr>
            <w:ins w:id="18" w:author="David Solomon" w:date="2018-02-02T17:15:00Z">
              <w:r>
                <w:t>Docker and Kubernetes</w:t>
              </w:r>
              <w:r w:rsidR="008259E1">
                <w:t xml:space="preserve"> - Lab</w:t>
              </w:r>
            </w:ins>
          </w:p>
        </w:tc>
        <w:tc>
          <w:tcPr>
            <w:tcW w:w="1841" w:type="dxa"/>
          </w:tcPr>
          <w:p w14:paraId="4DD1E88D" w14:textId="406A0965" w:rsidR="0046143E" w:rsidRDefault="008259E1" w:rsidP="00C53258">
            <w:pPr>
              <w:pStyle w:val="TableParagraph"/>
              <w:rPr>
                <w:ins w:id="19" w:author="David Solomon" w:date="2018-02-02T17:15:00Z"/>
              </w:rPr>
            </w:pPr>
            <w:ins w:id="20" w:author="David Solomon" w:date="2018-02-02T17:16:00Z">
              <w:r>
                <w:t>2/1/2018</w:t>
              </w:r>
            </w:ins>
          </w:p>
        </w:tc>
      </w:tr>
    </w:tbl>
    <w:p w14:paraId="17074C1A" w14:textId="77777777" w:rsidR="006F6BC4" w:rsidRDefault="006F6BC4" w:rsidP="00C112E7">
      <w:pPr>
        <w:pStyle w:val="TableParagraph"/>
        <w:rPr>
          <w:rFonts w:asciiTheme="minorHAnsi" w:hAnsiTheme="minorHAnsi" w:cstheme="minorHAnsi"/>
        </w:rPr>
      </w:pPr>
    </w:p>
    <w:p w14:paraId="0DFF50DF" w14:textId="77777777" w:rsidR="00C5766C" w:rsidRDefault="00C5766C" w:rsidP="00C5766C">
      <w:pPr>
        <w:pStyle w:val="TableParagraph"/>
        <w:ind w:left="1350"/>
        <w:rPr>
          <w:rFonts w:asciiTheme="minorHAnsi" w:hAnsiTheme="minorHAnsi" w:cstheme="minorHAnsi"/>
          <w:b/>
        </w:rPr>
      </w:pPr>
      <w:r>
        <w:rPr>
          <w:rFonts w:asciiTheme="minorHAnsi" w:hAnsiTheme="minorHAnsi" w:cstheme="minorHAnsi"/>
          <w:b/>
        </w:rPr>
        <w:t>Prepared &amp; Revised by:</w:t>
      </w:r>
    </w:p>
    <w:p w14:paraId="1EE4D6AC" w14:textId="6E9E0FAA" w:rsidR="001577C9" w:rsidRDefault="00910AFA" w:rsidP="00910AFA">
      <w:pPr>
        <w:pStyle w:val="TableParagraph"/>
        <w:ind w:left="1350"/>
        <w:rPr>
          <w:rFonts w:asciiTheme="minorHAnsi" w:hAnsiTheme="minorHAnsi" w:cstheme="minorHAnsi"/>
        </w:rPr>
      </w:pPr>
      <w:r w:rsidRPr="00910AFA">
        <w:rPr>
          <w:rFonts w:asciiTheme="minorHAnsi" w:hAnsiTheme="minorHAnsi" w:cstheme="minorHAnsi"/>
        </w:rPr>
        <w:t xml:space="preserve">Louis V. </w:t>
      </w:r>
      <w:proofErr w:type="spellStart"/>
      <w:r w:rsidRPr="00910AFA">
        <w:rPr>
          <w:rFonts w:asciiTheme="minorHAnsi" w:hAnsiTheme="minorHAnsi" w:cstheme="minorHAnsi"/>
        </w:rPr>
        <w:t>Frolio</w:t>
      </w:r>
      <w:proofErr w:type="spellEnd"/>
      <w:r w:rsidR="00C5766C" w:rsidRPr="00910AFA">
        <w:rPr>
          <w:rFonts w:asciiTheme="minorHAnsi" w:hAnsiTheme="minorHAnsi" w:cstheme="minorHAnsi"/>
        </w:rPr>
        <w:t xml:space="preserve"> </w:t>
      </w:r>
      <w:r w:rsidR="000A1AC7">
        <w:rPr>
          <w:rFonts w:asciiTheme="minorHAnsi" w:hAnsiTheme="minorHAnsi" w:cstheme="minorHAnsi"/>
        </w:rPr>
        <w:t>-</w:t>
      </w:r>
      <w:r w:rsidRPr="00910AFA">
        <w:rPr>
          <w:rFonts w:asciiTheme="minorHAnsi" w:hAnsiTheme="minorHAnsi" w:cstheme="minorHAnsi"/>
        </w:rPr>
        <w:t xml:space="preserve"> </w:t>
      </w:r>
      <w:r w:rsidR="000A1AC7" w:rsidRPr="00DE391C">
        <w:rPr>
          <w:rFonts w:asciiTheme="minorHAnsi" w:hAnsiTheme="minorHAnsi" w:cstheme="minorHAnsi"/>
        </w:rPr>
        <w:t>louis.frolio@ibm.com</w:t>
      </w:r>
    </w:p>
    <w:p w14:paraId="4D0C0A58" w14:textId="56CFA833" w:rsidR="000A1AC7" w:rsidRDefault="000A1AC7" w:rsidP="00910AFA">
      <w:pPr>
        <w:pStyle w:val="TableParagraph"/>
        <w:ind w:left="1350"/>
        <w:rPr>
          <w:rFonts w:asciiTheme="minorHAnsi" w:hAnsiTheme="minorHAnsi" w:cstheme="minorHAnsi"/>
        </w:rPr>
      </w:pPr>
      <w:r>
        <w:rPr>
          <w:rFonts w:asciiTheme="minorHAnsi" w:hAnsiTheme="minorHAnsi" w:cstheme="minorHAnsi"/>
        </w:rPr>
        <w:t xml:space="preserve">David Solomon - </w:t>
      </w:r>
      <w:r w:rsidRPr="000A1AC7">
        <w:rPr>
          <w:rFonts w:asciiTheme="minorHAnsi" w:hAnsiTheme="minorHAnsi" w:cstheme="minorHAnsi"/>
        </w:rPr>
        <w:t>dlsolomo@us.ibm.com</w:t>
      </w:r>
    </w:p>
    <w:p w14:paraId="4C0C4512" w14:textId="77777777" w:rsidR="001577C9" w:rsidRDefault="001577C9" w:rsidP="00C5766C">
      <w:pPr>
        <w:pStyle w:val="TableParagraph"/>
        <w:ind w:left="1350"/>
        <w:rPr>
          <w:rFonts w:asciiTheme="minorHAnsi" w:hAnsiTheme="minorHAnsi" w:cstheme="minorHAnsi"/>
        </w:rPr>
      </w:pPr>
    </w:p>
    <w:p w14:paraId="0DC2B369" w14:textId="77777777" w:rsidR="001577C9" w:rsidRDefault="001577C9" w:rsidP="00C5766C">
      <w:pPr>
        <w:pStyle w:val="TableParagraph"/>
        <w:ind w:left="1350"/>
        <w:rPr>
          <w:rFonts w:asciiTheme="minorHAnsi" w:hAnsiTheme="minorHAnsi" w:cstheme="minorHAnsi"/>
        </w:rPr>
      </w:pPr>
    </w:p>
    <w:p w14:paraId="01697DE4" w14:textId="77777777" w:rsidR="001577C9" w:rsidRDefault="001577C9" w:rsidP="00C5766C">
      <w:pPr>
        <w:pStyle w:val="TableParagraph"/>
        <w:ind w:left="1350"/>
        <w:rPr>
          <w:rFonts w:asciiTheme="minorHAnsi" w:hAnsiTheme="minorHAnsi" w:cstheme="minorHAnsi"/>
        </w:rPr>
      </w:pPr>
    </w:p>
    <w:p w14:paraId="470F56E4" w14:textId="77777777" w:rsidR="001577C9" w:rsidRDefault="001577C9" w:rsidP="00C5766C">
      <w:pPr>
        <w:pStyle w:val="TableParagraph"/>
        <w:ind w:left="1350"/>
        <w:rPr>
          <w:rFonts w:asciiTheme="minorHAnsi" w:hAnsiTheme="minorHAnsi" w:cstheme="minorHAnsi"/>
        </w:rPr>
      </w:pPr>
    </w:p>
    <w:p w14:paraId="3285321C" w14:textId="77777777" w:rsidR="001577C9" w:rsidRDefault="001577C9">
      <w:pPr>
        <w:rPr>
          <w:rFonts w:eastAsia="Arial" w:cstheme="minorHAnsi"/>
          <w:szCs w:val="22"/>
          <w:highlight w:val="red"/>
        </w:rPr>
      </w:pPr>
      <w:r>
        <w:rPr>
          <w:rFonts w:cstheme="minorHAnsi"/>
          <w:highlight w:val="red"/>
        </w:rPr>
        <w:br w:type="page"/>
      </w:r>
    </w:p>
    <w:sdt>
      <w:sdtPr>
        <w:rPr>
          <w:rFonts w:asciiTheme="minorHAnsi" w:eastAsiaTheme="minorHAnsi" w:hAnsiTheme="minorHAnsi" w:cstheme="minorBidi"/>
          <w:bCs w:val="0"/>
          <w:color w:val="auto"/>
          <w:sz w:val="24"/>
          <w:szCs w:val="24"/>
        </w:rPr>
        <w:id w:val="842752040"/>
        <w:docPartObj>
          <w:docPartGallery w:val="Table of Contents"/>
          <w:docPartUnique/>
        </w:docPartObj>
      </w:sdtPr>
      <w:sdtEndPr>
        <w:rPr>
          <w:b/>
          <w:noProof/>
        </w:rPr>
      </w:sdtEndPr>
      <w:sdtContent>
        <w:p w14:paraId="3AE033D7" w14:textId="77777777" w:rsidR="001577C9" w:rsidRPr="00B62BDE" w:rsidRDefault="001577C9" w:rsidP="00B62BDE">
          <w:pPr>
            <w:pStyle w:val="TOCHeading"/>
            <w:jc w:val="center"/>
            <w:rPr>
              <w:b/>
              <w:sz w:val="32"/>
              <w:szCs w:val="32"/>
            </w:rPr>
          </w:pPr>
          <w:r w:rsidRPr="00B62BDE">
            <w:rPr>
              <w:b/>
              <w:sz w:val="32"/>
              <w:szCs w:val="32"/>
            </w:rPr>
            <w:t>Table of Contents</w:t>
          </w:r>
        </w:p>
        <w:p w14:paraId="4FCF106C" w14:textId="22D70FCD" w:rsidR="00561A2B" w:rsidRDefault="001577C9">
          <w:pPr>
            <w:pStyle w:val="TOC1"/>
            <w:tabs>
              <w:tab w:val="right" w:leader="dot" w:pos="9350"/>
            </w:tabs>
            <w:rPr>
              <w:ins w:id="21" w:author="David Solomon" w:date="2018-02-02T17:33:00Z"/>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ins w:id="22" w:author="David Solomon" w:date="2018-02-02T17:33:00Z">
            <w:r w:rsidR="00561A2B" w:rsidRPr="005B10B3">
              <w:rPr>
                <w:rStyle w:val="Hyperlink"/>
                <w:noProof/>
              </w:rPr>
              <w:fldChar w:fldCharType="begin"/>
            </w:r>
            <w:r w:rsidR="00561A2B" w:rsidRPr="005B10B3">
              <w:rPr>
                <w:rStyle w:val="Hyperlink"/>
                <w:noProof/>
              </w:rPr>
              <w:instrText xml:space="preserve"> </w:instrText>
            </w:r>
            <w:r w:rsidR="00561A2B">
              <w:rPr>
                <w:noProof/>
              </w:rPr>
              <w:instrText>HYPERLINK \l "_Toc505356142"</w:instrText>
            </w:r>
            <w:r w:rsidR="00561A2B" w:rsidRPr="005B10B3">
              <w:rPr>
                <w:rStyle w:val="Hyperlink"/>
                <w:noProof/>
              </w:rPr>
              <w:instrText xml:space="preserve"> </w:instrText>
            </w:r>
            <w:r w:rsidR="00561A2B" w:rsidRPr="005B10B3">
              <w:rPr>
                <w:rStyle w:val="Hyperlink"/>
                <w:noProof/>
              </w:rPr>
              <w:fldChar w:fldCharType="separate"/>
            </w:r>
            <w:r w:rsidR="00561A2B" w:rsidRPr="005B10B3">
              <w:rPr>
                <w:rStyle w:val="Hyperlink"/>
                <w:rFonts w:eastAsia="Times New Roman"/>
                <w:noProof/>
              </w:rPr>
              <w:t>Lab Environment Overview</w:t>
            </w:r>
            <w:r w:rsidR="00561A2B">
              <w:rPr>
                <w:noProof/>
                <w:webHidden/>
              </w:rPr>
              <w:tab/>
            </w:r>
            <w:r w:rsidR="00561A2B">
              <w:rPr>
                <w:noProof/>
                <w:webHidden/>
              </w:rPr>
              <w:fldChar w:fldCharType="begin"/>
            </w:r>
            <w:r w:rsidR="00561A2B">
              <w:rPr>
                <w:noProof/>
                <w:webHidden/>
              </w:rPr>
              <w:instrText xml:space="preserve"> PAGEREF _Toc505356142 \h </w:instrText>
            </w:r>
          </w:ins>
          <w:r w:rsidR="00561A2B">
            <w:rPr>
              <w:noProof/>
              <w:webHidden/>
            </w:rPr>
          </w:r>
          <w:r w:rsidR="00561A2B">
            <w:rPr>
              <w:noProof/>
              <w:webHidden/>
            </w:rPr>
            <w:fldChar w:fldCharType="separate"/>
          </w:r>
          <w:ins w:id="23" w:author="David Solomon" w:date="2018-02-05T10:54:00Z">
            <w:r w:rsidR="003566AD">
              <w:rPr>
                <w:noProof/>
                <w:webHidden/>
              </w:rPr>
              <w:t>5</w:t>
            </w:r>
          </w:ins>
          <w:ins w:id="24" w:author="David Solomon" w:date="2018-02-02T17:33:00Z">
            <w:r w:rsidR="00561A2B">
              <w:rPr>
                <w:noProof/>
                <w:webHidden/>
              </w:rPr>
              <w:fldChar w:fldCharType="end"/>
            </w:r>
            <w:r w:rsidR="00561A2B" w:rsidRPr="005B10B3">
              <w:rPr>
                <w:rStyle w:val="Hyperlink"/>
                <w:noProof/>
              </w:rPr>
              <w:fldChar w:fldCharType="end"/>
            </w:r>
          </w:ins>
        </w:p>
        <w:p w14:paraId="55B5E908" w14:textId="14ED1592" w:rsidR="00561A2B" w:rsidRDefault="00561A2B">
          <w:pPr>
            <w:pStyle w:val="TOC1"/>
            <w:tabs>
              <w:tab w:val="right" w:leader="dot" w:pos="9350"/>
            </w:tabs>
            <w:rPr>
              <w:ins w:id="25" w:author="David Solomon" w:date="2018-02-02T17:33:00Z"/>
              <w:rFonts w:eastAsiaTheme="minorEastAsia" w:cstheme="minorBidi"/>
              <w:b w:val="0"/>
              <w:bCs w:val="0"/>
              <w:noProof/>
            </w:rPr>
          </w:pPr>
          <w:ins w:id="26"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"_Toc505356143"</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1: Container Basics</w:t>
            </w:r>
            <w:r>
              <w:rPr>
                <w:noProof/>
                <w:webHidden/>
              </w:rPr>
              <w:tab/>
            </w:r>
            <w:r>
              <w:rPr>
                <w:noProof/>
                <w:webHidden/>
              </w:rPr>
              <w:fldChar w:fldCharType="begin"/>
            </w:r>
            <w:r>
              <w:rPr>
                <w:noProof/>
                <w:webHidden/>
              </w:rPr>
              <w:instrText xml:space="preserve"> PAGEREF _Toc505356143 \h </w:instrText>
            </w:r>
          </w:ins>
          <w:r>
            <w:rPr>
              <w:noProof/>
              <w:webHidden/>
            </w:rPr>
          </w:r>
          <w:r>
            <w:rPr>
              <w:noProof/>
              <w:webHidden/>
            </w:rPr>
            <w:fldChar w:fldCharType="separate"/>
          </w:r>
          <w:ins w:id="27" w:author="David Solomon" w:date="2018-02-05T10:54:00Z">
            <w:r w:rsidR="003566AD">
              <w:rPr>
                <w:noProof/>
                <w:webHidden/>
              </w:rPr>
              <w:t>6</w:t>
            </w:r>
          </w:ins>
          <w:ins w:id="28" w:author="David Solomon" w:date="2018-02-02T17:33:00Z">
            <w:r>
              <w:rPr>
                <w:noProof/>
                <w:webHidden/>
              </w:rPr>
              <w:fldChar w:fldCharType="end"/>
            </w:r>
            <w:r w:rsidRPr="005B10B3">
              <w:rPr>
                <w:rStyle w:val="Hyperlink"/>
                <w:noProof/>
              </w:rPr>
              <w:fldChar w:fldCharType="end"/>
            </w:r>
          </w:ins>
        </w:p>
        <w:p w14:paraId="3EB9C407" w14:textId="395A859E" w:rsidR="00561A2B" w:rsidRDefault="00561A2B">
          <w:pPr>
            <w:pStyle w:val="TOC2"/>
            <w:tabs>
              <w:tab w:val="right" w:leader="dot" w:pos="9350"/>
            </w:tabs>
            <w:rPr>
              <w:ins w:id="29" w:author="David Solomon" w:date="2018-02-02T17:33:00Z"/>
              <w:rFonts w:eastAsiaTheme="minorEastAsia" w:cstheme="minorBidi"/>
              <w:b w:val="0"/>
              <w:bCs w:val="0"/>
              <w:noProof/>
              <w:sz w:val="24"/>
              <w:szCs w:val="24"/>
            </w:rPr>
          </w:pPr>
          <w:ins w:id="30"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"_Toc505356144"</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1: Lab Workflow Overview</w:t>
            </w:r>
            <w:r>
              <w:rPr>
                <w:noProof/>
                <w:webHidden/>
              </w:rPr>
              <w:tab/>
            </w:r>
            <w:r>
              <w:rPr>
                <w:noProof/>
                <w:webHidden/>
              </w:rPr>
              <w:fldChar w:fldCharType="begin"/>
            </w:r>
            <w:r>
              <w:rPr>
                <w:noProof/>
                <w:webHidden/>
              </w:rPr>
              <w:instrText xml:space="preserve"> PAGEREF _Toc505356144 \h </w:instrText>
            </w:r>
          </w:ins>
          <w:r>
            <w:rPr>
              <w:noProof/>
              <w:webHidden/>
            </w:rPr>
          </w:r>
          <w:r>
            <w:rPr>
              <w:noProof/>
              <w:webHidden/>
            </w:rPr>
            <w:fldChar w:fldCharType="separate"/>
          </w:r>
          <w:ins w:id="31" w:author="David Solomon" w:date="2018-02-05T10:54:00Z">
            <w:r w:rsidR="003566AD">
              <w:rPr>
                <w:noProof/>
                <w:webHidden/>
              </w:rPr>
              <w:t>7</w:t>
            </w:r>
          </w:ins>
          <w:ins w:id="32" w:author="David Solomon" w:date="2018-02-02T17:33:00Z">
            <w:r>
              <w:rPr>
                <w:noProof/>
                <w:webHidden/>
              </w:rPr>
              <w:fldChar w:fldCharType="end"/>
            </w:r>
            <w:r w:rsidRPr="005B10B3">
              <w:rPr>
                <w:rStyle w:val="Hyperlink"/>
                <w:noProof/>
              </w:rPr>
              <w:fldChar w:fldCharType="end"/>
            </w:r>
          </w:ins>
        </w:p>
        <w:p w14:paraId="77A21E80" w14:textId="7B57C5F1" w:rsidR="00561A2B" w:rsidRDefault="00561A2B">
          <w:pPr>
            <w:pStyle w:val="TOC2"/>
            <w:tabs>
              <w:tab w:val="right" w:leader="dot" w:pos="9350"/>
            </w:tabs>
            <w:rPr>
              <w:ins w:id="33" w:author="David Solomon" w:date="2018-02-02T17:33:00Z"/>
              <w:rFonts w:eastAsiaTheme="minorEastAsia" w:cstheme="minorBidi"/>
              <w:b w:val="0"/>
              <w:bCs w:val="0"/>
              <w:noProof/>
              <w:sz w:val="24"/>
              <w:szCs w:val="24"/>
            </w:rPr>
          </w:pPr>
          <w:ins w:id="34"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"_Toc505356145"</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1: Lab Instructions</w:t>
            </w:r>
            <w:r>
              <w:rPr>
                <w:noProof/>
                <w:webHidden/>
              </w:rPr>
              <w:tab/>
            </w:r>
            <w:r>
              <w:rPr>
                <w:noProof/>
                <w:webHidden/>
              </w:rPr>
              <w:fldChar w:fldCharType="begin"/>
            </w:r>
            <w:r>
              <w:rPr>
                <w:noProof/>
                <w:webHidden/>
              </w:rPr>
              <w:instrText xml:space="preserve"> PAGEREF _Toc505356145 \h </w:instrText>
            </w:r>
          </w:ins>
          <w:r>
            <w:rPr>
              <w:noProof/>
              <w:webHidden/>
            </w:rPr>
          </w:r>
          <w:r>
            <w:rPr>
              <w:noProof/>
              <w:webHidden/>
            </w:rPr>
            <w:fldChar w:fldCharType="separate"/>
          </w:r>
          <w:ins w:id="35" w:author="David Solomon" w:date="2018-02-05T10:54:00Z">
            <w:r w:rsidR="003566AD">
              <w:rPr>
                <w:noProof/>
                <w:webHidden/>
              </w:rPr>
              <w:t>8</w:t>
            </w:r>
          </w:ins>
          <w:ins w:id="36" w:author="David Solomon" w:date="2018-02-02T17:33:00Z">
            <w:r>
              <w:rPr>
                <w:noProof/>
                <w:webHidden/>
              </w:rPr>
              <w:fldChar w:fldCharType="end"/>
            </w:r>
            <w:r w:rsidRPr="005B10B3">
              <w:rPr>
                <w:rStyle w:val="Hyperlink"/>
                <w:noProof/>
              </w:rPr>
              <w:fldChar w:fldCharType="end"/>
            </w:r>
          </w:ins>
        </w:p>
        <w:p w14:paraId="21790C2A" w14:textId="626B394F" w:rsidR="00561A2B" w:rsidRDefault="00561A2B">
          <w:pPr>
            <w:pStyle w:val="TOC2"/>
            <w:tabs>
              <w:tab w:val="right" w:leader="dot" w:pos="9350"/>
            </w:tabs>
            <w:rPr>
              <w:ins w:id="37" w:author="David Solomon" w:date="2018-02-02T17:33:00Z"/>
              <w:rFonts w:eastAsiaTheme="minorEastAsia" w:cstheme="minorBidi"/>
              <w:b w:val="0"/>
              <w:bCs w:val="0"/>
              <w:noProof/>
              <w:sz w:val="24"/>
              <w:szCs w:val="24"/>
            </w:rPr>
          </w:pPr>
          <w:ins w:id="38"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"_Toc505356146"</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1: Lab Summary</w:t>
            </w:r>
            <w:r>
              <w:rPr>
                <w:noProof/>
                <w:webHidden/>
              </w:rPr>
              <w:tab/>
            </w:r>
            <w:r>
              <w:rPr>
                <w:noProof/>
                <w:webHidden/>
              </w:rPr>
              <w:fldChar w:fldCharType="begin"/>
            </w:r>
            <w:r>
              <w:rPr>
                <w:noProof/>
                <w:webHidden/>
              </w:rPr>
              <w:instrText xml:space="preserve"> PAGEREF _Toc505356146 \h </w:instrText>
            </w:r>
          </w:ins>
          <w:r>
            <w:rPr>
              <w:noProof/>
              <w:webHidden/>
            </w:rPr>
          </w:r>
          <w:r>
            <w:rPr>
              <w:noProof/>
              <w:webHidden/>
            </w:rPr>
            <w:fldChar w:fldCharType="separate"/>
          </w:r>
          <w:ins w:id="39" w:author="David Solomon" w:date="2018-02-05T10:54:00Z">
            <w:r w:rsidR="003566AD">
              <w:rPr>
                <w:noProof/>
                <w:webHidden/>
              </w:rPr>
              <w:t>14</w:t>
            </w:r>
          </w:ins>
          <w:ins w:id="40" w:author="David Solomon" w:date="2018-02-02T17:33:00Z">
            <w:r>
              <w:rPr>
                <w:noProof/>
                <w:webHidden/>
              </w:rPr>
              <w:fldChar w:fldCharType="end"/>
            </w:r>
            <w:r w:rsidRPr="005B10B3">
              <w:rPr>
                <w:rStyle w:val="Hyperlink"/>
                <w:noProof/>
              </w:rPr>
              <w:fldChar w:fldCharType="end"/>
            </w:r>
          </w:ins>
        </w:p>
        <w:p w14:paraId="3BD45DE2" w14:textId="15C8966D" w:rsidR="00561A2B" w:rsidRDefault="00561A2B">
          <w:pPr>
            <w:pStyle w:val="TOC1"/>
            <w:tabs>
              <w:tab w:val="right" w:leader="dot" w:pos="9350"/>
            </w:tabs>
            <w:rPr>
              <w:ins w:id="41" w:author="David Solomon" w:date="2018-02-02T17:33:00Z"/>
              <w:rFonts w:eastAsiaTheme="minorEastAsia" w:cstheme="minorBidi"/>
              <w:b w:val="0"/>
              <w:bCs w:val="0"/>
              <w:noProof/>
            </w:rPr>
          </w:pPr>
          <w:ins w:id="42"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"_Toc505356147"</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2: Data Persistence in Docker</w:t>
            </w:r>
            <w:r>
              <w:rPr>
                <w:noProof/>
                <w:webHidden/>
              </w:rPr>
              <w:tab/>
            </w:r>
            <w:r>
              <w:rPr>
                <w:noProof/>
                <w:webHidden/>
              </w:rPr>
              <w:fldChar w:fldCharType="begin"/>
            </w:r>
            <w:r>
              <w:rPr>
                <w:noProof/>
                <w:webHidden/>
              </w:rPr>
              <w:instrText xml:space="preserve"> PAGEREF _Toc505356147 \h </w:instrText>
            </w:r>
          </w:ins>
          <w:r>
            <w:rPr>
              <w:noProof/>
              <w:webHidden/>
            </w:rPr>
          </w:r>
          <w:r>
            <w:rPr>
              <w:noProof/>
              <w:webHidden/>
            </w:rPr>
            <w:fldChar w:fldCharType="separate"/>
          </w:r>
          <w:ins w:id="43" w:author="David Solomon" w:date="2018-02-05T10:54:00Z">
            <w:r w:rsidR="003566AD">
              <w:rPr>
                <w:noProof/>
                <w:webHidden/>
              </w:rPr>
              <w:t>15</w:t>
            </w:r>
          </w:ins>
          <w:ins w:id="44" w:author="David Solomon" w:date="2018-02-02T17:33:00Z">
            <w:r>
              <w:rPr>
                <w:noProof/>
                <w:webHidden/>
              </w:rPr>
              <w:fldChar w:fldCharType="end"/>
            </w:r>
            <w:r w:rsidRPr="005B10B3">
              <w:rPr>
                <w:rStyle w:val="Hyperlink"/>
                <w:noProof/>
              </w:rPr>
              <w:fldChar w:fldCharType="end"/>
            </w:r>
          </w:ins>
        </w:p>
        <w:p w14:paraId="5D226A89" w14:textId="5F9AF0A8" w:rsidR="00561A2B" w:rsidRDefault="00561A2B">
          <w:pPr>
            <w:pStyle w:val="TOC2"/>
            <w:tabs>
              <w:tab w:val="right" w:leader="dot" w:pos="9350"/>
            </w:tabs>
            <w:rPr>
              <w:ins w:id="45" w:author="David Solomon" w:date="2018-02-02T17:33:00Z"/>
              <w:rFonts w:eastAsiaTheme="minorEastAsia" w:cstheme="minorBidi"/>
              <w:b w:val="0"/>
              <w:bCs w:val="0"/>
              <w:noProof/>
              <w:sz w:val="24"/>
              <w:szCs w:val="24"/>
            </w:rPr>
          </w:pPr>
          <w:ins w:id="46"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"_Toc505356148"</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2: Lab Workflow Overview</w:t>
            </w:r>
            <w:r>
              <w:rPr>
                <w:noProof/>
                <w:webHidden/>
              </w:rPr>
              <w:tab/>
            </w:r>
            <w:r>
              <w:rPr>
                <w:noProof/>
                <w:webHidden/>
              </w:rPr>
              <w:fldChar w:fldCharType="begin"/>
            </w:r>
            <w:r>
              <w:rPr>
                <w:noProof/>
                <w:webHidden/>
              </w:rPr>
              <w:instrText xml:space="preserve"> PAGEREF _Toc505356148 \h </w:instrText>
            </w:r>
          </w:ins>
          <w:r>
            <w:rPr>
              <w:noProof/>
              <w:webHidden/>
            </w:rPr>
          </w:r>
          <w:r>
            <w:rPr>
              <w:noProof/>
              <w:webHidden/>
            </w:rPr>
            <w:fldChar w:fldCharType="separate"/>
          </w:r>
          <w:ins w:id="47" w:author="David Solomon" w:date="2018-02-05T10:54:00Z">
            <w:r w:rsidR="003566AD">
              <w:rPr>
                <w:noProof/>
                <w:webHidden/>
              </w:rPr>
              <w:t>16</w:t>
            </w:r>
          </w:ins>
          <w:ins w:id="48" w:author="David Solomon" w:date="2018-02-02T17:33:00Z">
            <w:r>
              <w:rPr>
                <w:noProof/>
                <w:webHidden/>
              </w:rPr>
              <w:fldChar w:fldCharType="end"/>
            </w:r>
            <w:r w:rsidRPr="005B10B3">
              <w:rPr>
                <w:rStyle w:val="Hyperlink"/>
                <w:noProof/>
              </w:rPr>
              <w:fldChar w:fldCharType="end"/>
            </w:r>
          </w:ins>
        </w:p>
        <w:p w14:paraId="0C5DF5E5" w14:textId="25EE9EAE" w:rsidR="00561A2B" w:rsidRDefault="00561A2B">
          <w:pPr>
            <w:pStyle w:val="TOC2"/>
            <w:tabs>
              <w:tab w:val="right" w:leader="dot" w:pos="9350"/>
            </w:tabs>
            <w:rPr>
              <w:ins w:id="49" w:author="David Solomon" w:date="2018-02-02T17:33:00Z"/>
              <w:rFonts w:eastAsiaTheme="minorEastAsia" w:cstheme="minorBidi"/>
              <w:b w:val="0"/>
              <w:bCs w:val="0"/>
              <w:noProof/>
              <w:sz w:val="24"/>
              <w:szCs w:val="24"/>
            </w:rPr>
          </w:pPr>
          <w:ins w:id="50"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"_Toc505356149"</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2: Lab Instructions</w:t>
            </w:r>
            <w:r>
              <w:rPr>
                <w:noProof/>
                <w:webHidden/>
              </w:rPr>
              <w:tab/>
            </w:r>
            <w:r>
              <w:rPr>
                <w:noProof/>
                <w:webHidden/>
              </w:rPr>
              <w:fldChar w:fldCharType="begin"/>
            </w:r>
            <w:r>
              <w:rPr>
                <w:noProof/>
                <w:webHidden/>
              </w:rPr>
              <w:instrText xml:space="preserve"> PAGEREF _Toc505356149 \h </w:instrText>
            </w:r>
          </w:ins>
          <w:r>
            <w:rPr>
              <w:noProof/>
              <w:webHidden/>
            </w:rPr>
          </w:r>
          <w:r>
            <w:rPr>
              <w:noProof/>
              <w:webHidden/>
            </w:rPr>
            <w:fldChar w:fldCharType="separate"/>
          </w:r>
          <w:ins w:id="51" w:author="David Solomon" w:date="2018-02-05T10:54:00Z">
            <w:r w:rsidR="003566AD">
              <w:rPr>
                <w:noProof/>
                <w:webHidden/>
              </w:rPr>
              <w:t>17</w:t>
            </w:r>
          </w:ins>
          <w:ins w:id="52" w:author="David Solomon" w:date="2018-02-02T17:33:00Z">
            <w:r>
              <w:rPr>
                <w:noProof/>
                <w:webHidden/>
              </w:rPr>
              <w:fldChar w:fldCharType="end"/>
            </w:r>
            <w:r w:rsidRPr="005B10B3">
              <w:rPr>
                <w:rStyle w:val="Hyperlink"/>
                <w:noProof/>
              </w:rPr>
              <w:fldChar w:fldCharType="end"/>
            </w:r>
          </w:ins>
        </w:p>
        <w:p w14:paraId="0BAF09CB" w14:textId="0F75E40B" w:rsidR="00561A2B" w:rsidRDefault="00561A2B">
          <w:pPr>
            <w:pStyle w:val="TOC2"/>
            <w:tabs>
              <w:tab w:val="right" w:leader="dot" w:pos="9350"/>
            </w:tabs>
            <w:rPr>
              <w:ins w:id="53" w:author="David Solomon" w:date="2018-02-02T17:33:00Z"/>
              <w:rFonts w:eastAsiaTheme="minorEastAsia" w:cstheme="minorBidi"/>
              <w:b w:val="0"/>
              <w:bCs w:val="0"/>
              <w:noProof/>
              <w:sz w:val="24"/>
              <w:szCs w:val="24"/>
            </w:rPr>
          </w:pPr>
          <w:ins w:id="54"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"_Toc505356150"</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2: Lab Summary</w:t>
            </w:r>
            <w:r>
              <w:rPr>
                <w:noProof/>
                <w:webHidden/>
              </w:rPr>
              <w:tab/>
            </w:r>
            <w:r>
              <w:rPr>
                <w:noProof/>
                <w:webHidden/>
              </w:rPr>
              <w:fldChar w:fldCharType="begin"/>
            </w:r>
            <w:r>
              <w:rPr>
                <w:noProof/>
                <w:webHidden/>
              </w:rPr>
              <w:instrText xml:space="preserve"> PAGEREF _Toc505356150 \h </w:instrText>
            </w:r>
          </w:ins>
          <w:r>
            <w:rPr>
              <w:noProof/>
              <w:webHidden/>
            </w:rPr>
          </w:r>
          <w:r>
            <w:rPr>
              <w:noProof/>
              <w:webHidden/>
            </w:rPr>
            <w:fldChar w:fldCharType="separate"/>
          </w:r>
          <w:ins w:id="55" w:author="David Solomon" w:date="2018-02-05T10:54:00Z">
            <w:r w:rsidR="003566AD">
              <w:rPr>
                <w:noProof/>
                <w:webHidden/>
              </w:rPr>
              <w:t>18</w:t>
            </w:r>
          </w:ins>
          <w:ins w:id="56" w:author="David Solomon" w:date="2018-02-02T17:33:00Z">
            <w:r>
              <w:rPr>
                <w:noProof/>
                <w:webHidden/>
              </w:rPr>
              <w:fldChar w:fldCharType="end"/>
            </w:r>
            <w:r w:rsidRPr="005B10B3">
              <w:rPr>
                <w:rStyle w:val="Hyperlink"/>
                <w:noProof/>
              </w:rPr>
              <w:fldChar w:fldCharType="end"/>
            </w:r>
          </w:ins>
        </w:p>
        <w:p w14:paraId="55175BAE" w14:textId="59A8CA0B" w:rsidR="00561A2B" w:rsidRDefault="00561A2B">
          <w:pPr>
            <w:pStyle w:val="TOC1"/>
            <w:tabs>
              <w:tab w:val="right" w:leader="dot" w:pos="9350"/>
            </w:tabs>
            <w:rPr>
              <w:ins w:id="57" w:author="David Solomon" w:date="2018-02-02T17:33:00Z"/>
              <w:rFonts w:eastAsiaTheme="minorEastAsia" w:cstheme="minorBidi"/>
              <w:b w:val="0"/>
              <w:bCs w:val="0"/>
              <w:noProof/>
            </w:rPr>
          </w:pPr>
          <w:ins w:id="58"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"_Toc505356151"</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3: Getting Started with Kubernetes in IBM Cloud Private</w:t>
            </w:r>
            <w:r>
              <w:rPr>
                <w:noProof/>
                <w:webHidden/>
              </w:rPr>
              <w:tab/>
            </w:r>
            <w:r>
              <w:rPr>
                <w:noProof/>
                <w:webHidden/>
              </w:rPr>
              <w:fldChar w:fldCharType="begin"/>
            </w:r>
            <w:r>
              <w:rPr>
                <w:noProof/>
                <w:webHidden/>
              </w:rPr>
              <w:instrText xml:space="preserve"> PAGEREF _Toc505356151 \h </w:instrText>
            </w:r>
          </w:ins>
          <w:r>
            <w:rPr>
              <w:noProof/>
              <w:webHidden/>
            </w:rPr>
          </w:r>
          <w:r>
            <w:rPr>
              <w:noProof/>
              <w:webHidden/>
            </w:rPr>
            <w:fldChar w:fldCharType="separate"/>
          </w:r>
          <w:ins w:id="59" w:author="David Solomon" w:date="2018-02-05T10:54:00Z">
            <w:r w:rsidR="003566AD">
              <w:rPr>
                <w:noProof/>
                <w:webHidden/>
              </w:rPr>
              <w:t>19</w:t>
            </w:r>
          </w:ins>
          <w:ins w:id="60" w:author="David Solomon" w:date="2018-02-02T17:33:00Z">
            <w:r>
              <w:rPr>
                <w:noProof/>
                <w:webHidden/>
              </w:rPr>
              <w:fldChar w:fldCharType="end"/>
            </w:r>
            <w:r w:rsidRPr="005B10B3">
              <w:rPr>
                <w:rStyle w:val="Hyperlink"/>
                <w:noProof/>
              </w:rPr>
              <w:fldChar w:fldCharType="end"/>
            </w:r>
          </w:ins>
        </w:p>
        <w:p w14:paraId="7C24FF1E" w14:textId="4E07EB05" w:rsidR="00561A2B" w:rsidRDefault="00561A2B">
          <w:pPr>
            <w:pStyle w:val="TOC2"/>
            <w:tabs>
              <w:tab w:val="right" w:leader="dot" w:pos="9350"/>
            </w:tabs>
            <w:rPr>
              <w:ins w:id="61" w:author="David Solomon" w:date="2018-02-02T17:33:00Z"/>
              <w:rFonts w:eastAsiaTheme="minorEastAsia" w:cstheme="minorBidi"/>
              <w:b w:val="0"/>
              <w:bCs w:val="0"/>
              <w:noProof/>
              <w:sz w:val="24"/>
              <w:szCs w:val="24"/>
            </w:rPr>
          </w:pPr>
          <w:ins w:id="62"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"_Toc505356152"</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3: Getting Started with Kubernetes in IBM Cloud Private</w:t>
            </w:r>
            <w:r>
              <w:rPr>
                <w:noProof/>
                <w:webHidden/>
              </w:rPr>
              <w:tab/>
            </w:r>
            <w:r>
              <w:rPr>
                <w:noProof/>
                <w:webHidden/>
              </w:rPr>
              <w:fldChar w:fldCharType="begin"/>
            </w:r>
            <w:r>
              <w:rPr>
                <w:noProof/>
                <w:webHidden/>
              </w:rPr>
              <w:instrText xml:space="preserve"> PAGEREF _Toc505356152 \h </w:instrText>
            </w:r>
          </w:ins>
          <w:r>
            <w:rPr>
              <w:noProof/>
              <w:webHidden/>
            </w:rPr>
          </w:r>
          <w:r>
            <w:rPr>
              <w:noProof/>
              <w:webHidden/>
            </w:rPr>
            <w:fldChar w:fldCharType="separate"/>
          </w:r>
          <w:ins w:id="63" w:author="David Solomon" w:date="2018-02-05T10:54:00Z">
            <w:r w:rsidR="003566AD">
              <w:rPr>
                <w:noProof/>
                <w:webHidden/>
              </w:rPr>
              <w:t>20</w:t>
            </w:r>
          </w:ins>
          <w:ins w:id="64" w:author="David Solomon" w:date="2018-02-02T17:33:00Z">
            <w:r>
              <w:rPr>
                <w:noProof/>
                <w:webHidden/>
              </w:rPr>
              <w:fldChar w:fldCharType="end"/>
            </w:r>
            <w:r w:rsidRPr="005B10B3">
              <w:rPr>
                <w:rStyle w:val="Hyperlink"/>
                <w:noProof/>
              </w:rPr>
              <w:fldChar w:fldCharType="end"/>
            </w:r>
          </w:ins>
        </w:p>
        <w:p w14:paraId="325C2B18" w14:textId="64582427" w:rsidR="00561A2B" w:rsidRDefault="00561A2B">
          <w:pPr>
            <w:pStyle w:val="TOC2"/>
            <w:tabs>
              <w:tab w:val="right" w:leader="dot" w:pos="9350"/>
            </w:tabs>
            <w:rPr>
              <w:ins w:id="65" w:author="David Solomon" w:date="2018-02-02T17:33:00Z"/>
              <w:rFonts w:eastAsiaTheme="minorEastAsia" w:cstheme="minorBidi"/>
              <w:b w:val="0"/>
              <w:bCs w:val="0"/>
              <w:noProof/>
              <w:sz w:val="24"/>
              <w:szCs w:val="24"/>
            </w:rPr>
          </w:pPr>
          <w:ins w:id="66"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"_Toc505356153"</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3: Lab Instructions</w:t>
            </w:r>
            <w:r>
              <w:rPr>
                <w:noProof/>
                <w:webHidden/>
              </w:rPr>
              <w:tab/>
            </w:r>
            <w:r>
              <w:rPr>
                <w:noProof/>
                <w:webHidden/>
              </w:rPr>
              <w:fldChar w:fldCharType="begin"/>
            </w:r>
            <w:r>
              <w:rPr>
                <w:noProof/>
                <w:webHidden/>
              </w:rPr>
              <w:instrText xml:space="preserve"> PAGEREF _Toc505356153 \h </w:instrText>
            </w:r>
          </w:ins>
          <w:r>
            <w:rPr>
              <w:noProof/>
              <w:webHidden/>
            </w:rPr>
          </w:r>
          <w:r>
            <w:rPr>
              <w:noProof/>
              <w:webHidden/>
            </w:rPr>
            <w:fldChar w:fldCharType="separate"/>
          </w:r>
          <w:ins w:id="67" w:author="David Solomon" w:date="2018-02-05T10:54:00Z">
            <w:r w:rsidR="003566AD">
              <w:rPr>
                <w:noProof/>
                <w:webHidden/>
              </w:rPr>
              <w:t>21</w:t>
            </w:r>
          </w:ins>
          <w:ins w:id="68" w:author="David Solomon" w:date="2018-02-02T17:33:00Z">
            <w:r>
              <w:rPr>
                <w:noProof/>
                <w:webHidden/>
              </w:rPr>
              <w:fldChar w:fldCharType="end"/>
            </w:r>
            <w:r w:rsidRPr="005B10B3">
              <w:rPr>
                <w:rStyle w:val="Hyperlink"/>
                <w:noProof/>
              </w:rPr>
              <w:fldChar w:fldCharType="end"/>
            </w:r>
          </w:ins>
        </w:p>
        <w:p w14:paraId="14EE01AD" w14:textId="6FF7C1CB" w:rsidR="00561A2B" w:rsidRDefault="00561A2B">
          <w:pPr>
            <w:pStyle w:val="TOC2"/>
            <w:tabs>
              <w:tab w:val="right" w:leader="dot" w:pos="9350"/>
            </w:tabs>
            <w:rPr>
              <w:ins w:id="69" w:author="David Solomon" w:date="2018-02-02T17:33:00Z"/>
              <w:rFonts w:eastAsiaTheme="minorEastAsia" w:cstheme="minorBidi"/>
              <w:b w:val="0"/>
              <w:bCs w:val="0"/>
              <w:noProof/>
              <w:sz w:val="24"/>
              <w:szCs w:val="24"/>
            </w:rPr>
          </w:pPr>
          <w:ins w:id="70"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"_Toc505356154"</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3: Lab Summary</w:t>
            </w:r>
            <w:r>
              <w:rPr>
                <w:noProof/>
                <w:webHidden/>
              </w:rPr>
              <w:tab/>
            </w:r>
            <w:r>
              <w:rPr>
                <w:noProof/>
                <w:webHidden/>
              </w:rPr>
              <w:fldChar w:fldCharType="begin"/>
            </w:r>
            <w:r>
              <w:rPr>
                <w:noProof/>
                <w:webHidden/>
              </w:rPr>
              <w:instrText xml:space="preserve"> PAGEREF _Toc505356154 \h </w:instrText>
            </w:r>
          </w:ins>
          <w:r>
            <w:rPr>
              <w:noProof/>
              <w:webHidden/>
            </w:rPr>
          </w:r>
          <w:r>
            <w:rPr>
              <w:noProof/>
              <w:webHidden/>
            </w:rPr>
            <w:fldChar w:fldCharType="separate"/>
          </w:r>
          <w:ins w:id="71" w:author="David Solomon" w:date="2018-02-05T10:54:00Z">
            <w:r w:rsidR="003566AD">
              <w:rPr>
                <w:noProof/>
                <w:webHidden/>
              </w:rPr>
              <w:t>23</w:t>
            </w:r>
          </w:ins>
          <w:ins w:id="72" w:author="David Solomon" w:date="2018-02-02T17:33:00Z">
            <w:r>
              <w:rPr>
                <w:noProof/>
                <w:webHidden/>
              </w:rPr>
              <w:fldChar w:fldCharType="end"/>
            </w:r>
            <w:r w:rsidRPr="005B10B3">
              <w:rPr>
                <w:rStyle w:val="Hyperlink"/>
                <w:noProof/>
              </w:rPr>
              <w:fldChar w:fldCharType="end"/>
            </w:r>
          </w:ins>
        </w:p>
        <w:p w14:paraId="09C3080B" w14:textId="39255A57" w:rsidR="00561A2B" w:rsidRDefault="00561A2B">
          <w:pPr>
            <w:pStyle w:val="TOC1"/>
            <w:tabs>
              <w:tab w:val="right" w:leader="dot" w:pos="9350"/>
            </w:tabs>
            <w:rPr>
              <w:ins w:id="73" w:author="David Solomon" w:date="2018-02-02T17:33:00Z"/>
              <w:rFonts w:eastAsiaTheme="minorEastAsia" w:cstheme="minorBidi"/>
              <w:b w:val="0"/>
              <w:bCs w:val="0"/>
              <w:noProof/>
            </w:rPr>
          </w:pPr>
          <w:ins w:id="74"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"_Toc505356155"</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4: Deploy your Application to Kubernetes</w:t>
            </w:r>
            <w:r>
              <w:rPr>
                <w:noProof/>
                <w:webHidden/>
              </w:rPr>
              <w:tab/>
            </w:r>
            <w:r>
              <w:rPr>
                <w:noProof/>
                <w:webHidden/>
              </w:rPr>
              <w:fldChar w:fldCharType="begin"/>
            </w:r>
            <w:r>
              <w:rPr>
                <w:noProof/>
                <w:webHidden/>
              </w:rPr>
              <w:instrText xml:space="preserve"> PAGEREF _Toc505356155 \h </w:instrText>
            </w:r>
          </w:ins>
          <w:r>
            <w:rPr>
              <w:noProof/>
              <w:webHidden/>
            </w:rPr>
          </w:r>
          <w:r>
            <w:rPr>
              <w:noProof/>
              <w:webHidden/>
            </w:rPr>
            <w:fldChar w:fldCharType="separate"/>
          </w:r>
          <w:ins w:id="75" w:author="David Solomon" w:date="2018-02-05T10:54:00Z">
            <w:r w:rsidR="003566AD">
              <w:rPr>
                <w:noProof/>
                <w:webHidden/>
              </w:rPr>
              <w:t>24</w:t>
            </w:r>
          </w:ins>
          <w:ins w:id="76" w:author="David Solomon" w:date="2018-02-02T17:33:00Z">
            <w:r>
              <w:rPr>
                <w:noProof/>
                <w:webHidden/>
              </w:rPr>
              <w:fldChar w:fldCharType="end"/>
            </w:r>
            <w:r w:rsidRPr="005B10B3">
              <w:rPr>
                <w:rStyle w:val="Hyperlink"/>
                <w:noProof/>
              </w:rPr>
              <w:fldChar w:fldCharType="end"/>
            </w:r>
          </w:ins>
        </w:p>
        <w:p w14:paraId="1A183855" w14:textId="64A39513" w:rsidR="00561A2B" w:rsidRDefault="00561A2B">
          <w:pPr>
            <w:pStyle w:val="TOC2"/>
            <w:tabs>
              <w:tab w:val="right" w:leader="dot" w:pos="9350"/>
            </w:tabs>
            <w:rPr>
              <w:ins w:id="77" w:author="David Solomon" w:date="2018-02-02T17:33:00Z"/>
              <w:rFonts w:eastAsiaTheme="minorEastAsia" w:cstheme="minorBidi"/>
              <w:b w:val="0"/>
              <w:bCs w:val="0"/>
              <w:noProof/>
              <w:sz w:val="24"/>
              <w:szCs w:val="24"/>
            </w:rPr>
          </w:pPr>
          <w:ins w:id="78"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"_Toc505356156"</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4: Deploy an Application to Kubernetes</w:t>
            </w:r>
            <w:r>
              <w:rPr>
                <w:noProof/>
                <w:webHidden/>
              </w:rPr>
              <w:tab/>
            </w:r>
            <w:r>
              <w:rPr>
                <w:noProof/>
                <w:webHidden/>
              </w:rPr>
              <w:fldChar w:fldCharType="begin"/>
            </w:r>
            <w:r>
              <w:rPr>
                <w:noProof/>
                <w:webHidden/>
              </w:rPr>
              <w:instrText xml:space="preserve"> PAGEREF _Toc505356156 \h </w:instrText>
            </w:r>
          </w:ins>
          <w:r>
            <w:rPr>
              <w:noProof/>
              <w:webHidden/>
            </w:rPr>
          </w:r>
          <w:r>
            <w:rPr>
              <w:noProof/>
              <w:webHidden/>
            </w:rPr>
            <w:fldChar w:fldCharType="separate"/>
          </w:r>
          <w:ins w:id="79" w:author="David Solomon" w:date="2018-02-05T10:54:00Z">
            <w:r w:rsidR="003566AD">
              <w:rPr>
                <w:noProof/>
                <w:webHidden/>
              </w:rPr>
              <w:t>25</w:t>
            </w:r>
          </w:ins>
          <w:ins w:id="80" w:author="David Solomon" w:date="2018-02-02T17:33:00Z">
            <w:r>
              <w:rPr>
                <w:noProof/>
                <w:webHidden/>
              </w:rPr>
              <w:fldChar w:fldCharType="end"/>
            </w:r>
            <w:r w:rsidRPr="005B10B3">
              <w:rPr>
                <w:rStyle w:val="Hyperlink"/>
                <w:noProof/>
              </w:rPr>
              <w:fldChar w:fldCharType="end"/>
            </w:r>
          </w:ins>
        </w:p>
        <w:p w14:paraId="2E35E068" w14:textId="39DC44A2" w:rsidR="00561A2B" w:rsidRDefault="00561A2B">
          <w:pPr>
            <w:pStyle w:val="TOC2"/>
            <w:tabs>
              <w:tab w:val="right" w:leader="dot" w:pos="9350"/>
            </w:tabs>
            <w:rPr>
              <w:ins w:id="81" w:author="David Solomon" w:date="2018-02-02T17:33:00Z"/>
              <w:rFonts w:eastAsiaTheme="minorEastAsia" w:cstheme="minorBidi"/>
              <w:b w:val="0"/>
              <w:bCs w:val="0"/>
              <w:noProof/>
              <w:sz w:val="24"/>
              <w:szCs w:val="24"/>
            </w:rPr>
          </w:pPr>
          <w:ins w:id="82"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"_Toc505356157"</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4: Lab Instructions</w:t>
            </w:r>
            <w:r>
              <w:rPr>
                <w:noProof/>
                <w:webHidden/>
              </w:rPr>
              <w:tab/>
            </w:r>
            <w:r>
              <w:rPr>
                <w:noProof/>
                <w:webHidden/>
              </w:rPr>
              <w:fldChar w:fldCharType="begin"/>
            </w:r>
            <w:r>
              <w:rPr>
                <w:noProof/>
                <w:webHidden/>
              </w:rPr>
              <w:instrText xml:space="preserve"> PAGEREF _Toc505356157 \h </w:instrText>
            </w:r>
          </w:ins>
          <w:r>
            <w:rPr>
              <w:noProof/>
              <w:webHidden/>
            </w:rPr>
          </w:r>
          <w:r>
            <w:rPr>
              <w:noProof/>
              <w:webHidden/>
            </w:rPr>
            <w:fldChar w:fldCharType="separate"/>
          </w:r>
          <w:ins w:id="83" w:author="David Solomon" w:date="2018-02-05T10:54:00Z">
            <w:r w:rsidR="003566AD">
              <w:rPr>
                <w:noProof/>
                <w:webHidden/>
              </w:rPr>
              <w:t>26</w:t>
            </w:r>
          </w:ins>
          <w:ins w:id="84" w:author="David Solomon" w:date="2018-02-02T17:33:00Z">
            <w:r>
              <w:rPr>
                <w:noProof/>
                <w:webHidden/>
              </w:rPr>
              <w:fldChar w:fldCharType="end"/>
            </w:r>
            <w:r w:rsidRPr="005B10B3">
              <w:rPr>
                <w:rStyle w:val="Hyperlink"/>
                <w:noProof/>
              </w:rPr>
              <w:fldChar w:fldCharType="end"/>
            </w:r>
          </w:ins>
        </w:p>
        <w:p w14:paraId="63EED337" w14:textId="435852A9" w:rsidR="00561A2B" w:rsidRDefault="00561A2B">
          <w:pPr>
            <w:pStyle w:val="TOC2"/>
            <w:tabs>
              <w:tab w:val="right" w:leader="dot" w:pos="9350"/>
            </w:tabs>
            <w:rPr>
              <w:ins w:id="85" w:author="David Solomon" w:date="2018-02-02T17:33:00Z"/>
              <w:rFonts w:eastAsiaTheme="minorEastAsia" w:cstheme="minorBidi"/>
              <w:b w:val="0"/>
              <w:bCs w:val="0"/>
              <w:noProof/>
              <w:sz w:val="24"/>
              <w:szCs w:val="24"/>
            </w:rPr>
          </w:pPr>
          <w:ins w:id="86"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"_Toc505356158"</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4: Lab Summary</w:t>
            </w:r>
            <w:r>
              <w:rPr>
                <w:noProof/>
                <w:webHidden/>
              </w:rPr>
              <w:tab/>
            </w:r>
            <w:r>
              <w:rPr>
                <w:noProof/>
                <w:webHidden/>
              </w:rPr>
              <w:fldChar w:fldCharType="begin"/>
            </w:r>
            <w:r>
              <w:rPr>
                <w:noProof/>
                <w:webHidden/>
              </w:rPr>
              <w:instrText xml:space="preserve"> PAGEREF _Toc505356158 \h </w:instrText>
            </w:r>
          </w:ins>
          <w:r>
            <w:rPr>
              <w:noProof/>
              <w:webHidden/>
            </w:rPr>
          </w:r>
          <w:r>
            <w:rPr>
              <w:noProof/>
              <w:webHidden/>
            </w:rPr>
            <w:fldChar w:fldCharType="separate"/>
          </w:r>
          <w:ins w:id="87" w:author="David Solomon" w:date="2018-02-05T10:54:00Z">
            <w:r w:rsidR="003566AD">
              <w:rPr>
                <w:noProof/>
                <w:webHidden/>
              </w:rPr>
              <w:t>31</w:t>
            </w:r>
          </w:ins>
          <w:ins w:id="88" w:author="David Solomon" w:date="2018-02-02T17:33:00Z">
            <w:r>
              <w:rPr>
                <w:noProof/>
                <w:webHidden/>
              </w:rPr>
              <w:fldChar w:fldCharType="end"/>
            </w:r>
            <w:r w:rsidRPr="005B10B3">
              <w:rPr>
                <w:rStyle w:val="Hyperlink"/>
                <w:noProof/>
              </w:rPr>
              <w:fldChar w:fldCharType="end"/>
            </w:r>
          </w:ins>
        </w:p>
        <w:p w14:paraId="5C29D239" w14:textId="66FA39A8" w:rsidR="00561A2B" w:rsidRDefault="00561A2B">
          <w:pPr>
            <w:pStyle w:val="TOC1"/>
            <w:tabs>
              <w:tab w:val="right" w:leader="dot" w:pos="9350"/>
            </w:tabs>
            <w:rPr>
              <w:ins w:id="89" w:author="David Solomon" w:date="2018-02-02T17:33:00Z"/>
              <w:rFonts w:eastAsiaTheme="minorEastAsia" w:cstheme="minorBidi"/>
              <w:b w:val="0"/>
              <w:bCs w:val="0"/>
              <w:noProof/>
            </w:rPr>
          </w:pPr>
          <w:ins w:id="90"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"_Toc505356159"</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5: Observing Kubernetes Resiliency</w:t>
            </w:r>
            <w:r>
              <w:rPr>
                <w:noProof/>
                <w:webHidden/>
              </w:rPr>
              <w:tab/>
            </w:r>
            <w:r>
              <w:rPr>
                <w:noProof/>
                <w:webHidden/>
              </w:rPr>
              <w:fldChar w:fldCharType="begin"/>
            </w:r>
            <w:r>
              <w:rPr>
                <w:noProof/>
                <w:webHidden/>
              </w:rPr>
              <w:instrText xml:space="preserve"> PAGEREF _Toc505356159 \h </w:instrText>
            </w:r>
          </w:ins>
          <w:r>
            <w:rPr>
              <w:noProof/>
              <w:webHidden/>
            </w:rPr>
          </w:r>
          <w:r>
            <w:rPr>
              <w:noProof/>
              <w:webHidden/>
            </w:rPr>
            <w:fldChar w:fldCharType="separate"/>
          </w:r>
          <w:ins w:id="91" w:author="David Solomon" w:date="2018-02-05T10:54:00Z">
            <w:r w:rsidR="003566AD">
              <w:rPr>
                <w:noProof/>
                <w:webHidden/>
              </w:rPr>
              <w:t>32</w:t>
            </w:r>
          </w:ins>
          <w:ins w:id="92" w:author="David Solomon" w:date="2018-02-02T17:33:00Z">
            <w:r>
              <w:rPr>
                <w:noProof/>
                <w:webHidden/>
              </w:rPr>
              <w:fldChar w:fldCharType="end"/>
            </w:r>
            <w:r w:rsidRPr="005B10B3">
              <w:rPr>
                <w:rStyle w:val="Hyperlink"/>
                <w:noProof/>
              </w:rPr>
              <w:fldChar w:fldCharType="end"/>
            </w:r>
          </w:ins>
        </w:p>
        <w:p w14:paraId="4B72CE77" w14:textId="3A90AA22" w:rsidR="00561A2B" w:rsidRDefault="00561A2B">
          <w:pPr>
            <w:pStyle w:val="TOC2"/>
            <w:tabs>
              <w:tab w:val="right" w:leader="dot" w:pos="9350"/>
            </w:tabs>
            <w:rPr>
              <w:ins w:id="93" w:author="David Solomon" w:date="2018-02-02T17:33:00Z"/>
              <w:rFonts w:eastAsiaTheme="minorEastAsia" w:cstheme="minorBidi"/>
              <w:b w:val="0"/>
              <w:bCs w:val="0"/>
              <w:noProof/>
              <w:sz w:val="24"/>
              <w:szCs w:val="24"/>
            </w:rPr>
          </w:pPr>
          <w:ins w:id="94"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"_Toc505356160"</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5: Observing Kubernetes Resiliency</w:t>
            </w:r>
            <w:r>
              <w:rPr>
                <w:noProof/>
                <w:webHidden/>
              </w:rPr>
              <w:tab/>
            </w:r>
            <w:r>
              <w:rPr>
                <w:noProof/>
                <w:webHidden/>
              </w:rPr>
              <w:fldChar w:fldCharType="begin"/>
            </w:r>
            <w:r>
              <w:rPr>
                <w:noProof/>
                <w:webHidden/>
              </w:rPr>
              <w:instrText xml:space="preserve"> PAGEREF _Toc505356160 \h </w:instrText>
            </w:r>
          </w:ins>
          <w:r>
            <w:rPr>
              <w:noProof/>
              <w:webHidden/>
            </w:rPr>
          </w:r>
          <w:r>
            <w:rPr>
              <w:noProof/>
              <w:webHidden/>
            </w:rPr>
            <w:fldChar w:fldCharType="separate"/>
          </w:r>
          <w:ins w:id="95" w:author="David Solomon" w:date="2018-02-05T10:54:00Z">
            <w:r w:rsidR="003566AD">
              <w:rPr>
                <w:noProof/>
                <w:webHidden/>
              </w:rPr>
              <w:t>33</w:t>
            </w:r>
          </w:ins>
          <w:ins w:id="96" w:author="David Solomon" w:date="2018-02-02T17:33:00Z">
            <w:r>
              <w:rPr>
                <w:noProof/>
                <w:webHidden/>
              </w:rPr>
              <w:fldChar w:fldCharType="end"/>
            </w:r>
            <w:r w:rsidRPr="005B10B3">
              <w:rPr>
                <w:rStyle w:val="Hyperlink"/>
                <w:noProof/>
              </w:rPr>
              <w:fldChar w:fldCharType="end"/>
            </w:r>
          </w:ins>
        </w:p>
        <w:p w14:paraId="0E678B71" w14:textId="37E1E164" w:rsidR="00561A2B" w:rsidRDefault="00561A2B">
          <w:pPr>
            <w:pStyle w:val="TOC2"/>
            <w:tabs>
              <w:tab w:val="right" w:leader="dot" w:pos="9350"/>
            </w:tabs>
            <w:rPr>
              <w:ins w:id="97" w:author="David Solomon" w:date="2018-02-02T17:33:00Z"/>
              <w:rFonts w:eastAsiaTheme="minorEastAsia" w:cstheme="minorBidi"/>
              <w:b w:val="0"/>
              <w:bCs w:val="0"/>
              <w:noProof/>
              <w:sz w:val="24"/>
              <w:szCs w:val="24"/>
            </w:rPr>
          </w:pPr>
          <w:ins w:id="98"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"_Toc505356161"</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5: Lab Instructions</w:t>
            </w:r>
            <w:r>
              <w:rPr>
                <w:noProof/>
                <w:webHidden/>
              </w:rPr>
              <w:tab/>
            </w:r>
            <w:r>
              <w:rPr>
                <w:noProof/>
                <w:webHidden/>
              </w:rPr>
              <w:fldChar w:fldCharType="begin"/>
            </w:r>
            <w:r>
              <w:rPr>
                <w:noProof/>
                <w:webHidden/>
              </w:rPr>
              <w:instrText xml:space="preserve"> PAGEREF _Toc505356161 \h </w:instrText>
            </w:r>
          </w:ins>
          <w:r>
            <w:rPr>
              <w:noProof/>
              <w:webHidden/>
            </w:rPr>
          </w:r>
          <w:r>
            <w:rPr>
              <w:noProof/>
              <w:webHidden/>
            </w:rPr>
            <w:fldChar w:fldCharType="separate"/>
          </w:r>
          <w:ins w:id="99" w:author="David Solomon" w:date="2018-02-05T10:54:00Z">
            <w:r w:rsidR="003566AD">
              <w:rPr>
                <w:noProof/>
                <w:webHidden/>
              </w:rPr>
              <w:t>34</w:t>
            </w:r>
          </w:ins>
          <w:ins w:id="100" w:author="David Solomon" w:date="2018-02-02T17:33:00Z">
            <w:r>
              <w:rPr>
                <w:noProof/>
                <w:webHidden/>
              </w:rPr>
              <w:fldChar w:fldCharType="end"/>
            </w:r>
            <w:r w:rsidRPr="005B10B3">
              <w:rPr>
                <w:rStyle w:val="Hyperlink"/>
                <w:noProof/>
              </w:rPr>
              <w:fldChar w:fldCharType="end"/>
            </w:r>
          </w:ins>
        </w:p>
        <w:p w14:paraId="355D2A38" w14:textId="15B8C956" w:rsidR="00561A2B" w:rsidRDefault="00561A2B">
          <w:pPr>
            <w:pStyle w:val="TOC2"/>
            <w:tabs>
              <w:tab w:val="right" w:leader="dot" w:pos="9350"/>
            </w:tabs>
            <w:rPr>
              <w:ins w:id="101" w:author="David Solomon" w:date="2018-02-02T17:33:00Z"/>
              <w:rFonts w:eastAsiaTheme="minorEastAsia" w:cstheme="minorBidi"/>
              <w:b w:val="0"/>
              <w:bCs w:val="0"/>
              <w:noProof/>
              <w:sz w:val="24"/>
              <w:szCs w:val="24"/>
            </w:rPr>
          </w:pPr>
          <w:ins w:id="102" w:author="David Solomon" w:date="2018-02-02T17:33:00Z">
            <w:r w:rsidRPr="005B10B3">
              <w:rPr>
                <w:rStyle w:val="Hyperlink"/>
                <w:noProof/>
              </w:rPr>
              <w:fldChar w:fldCharType="begin"/>
            </w:r>
            <w:r w:rsidRPr="005B10B3">
              <w:rPr>
                <w:rStyle w:val="Hyperlink"/>
                <w:noProof/>
              </w:rPr>
              <w:instrText xml:space="preserve"> </w:instrText>
            </w:r>
            <w:r>
              <w:rPr>
                <w:noProof/>
              </w:rPr>
              <w:instrText>HYPERLINK \l "_Toc505356162"</w:instrText>
            </w:r>
            <w:r w:rsidRPr="005B10B3">
              <w:rPr>
                <w:rStyle w:val="Hyperlink"/>
                <w:noProof/>
              </w:rPr>
              <w:instrText xml:space="preserve"> </w:instrText>
            </w:r>
            <w:r w:rsidRPr="005B10B3">
              <w:rPr>
                <w:rStyle w:val="Hyperlink"/>
                <w:noProof/>
              </w:rPr>
              <w:fldChar w:fldCharType="separate"/>
            </w:r>
            <w:r w:rsidRPr="005B10B3">
              <w:rPr>
                <w:rStyle w:val="Hyperlink"/>
                <w:noProof/>
              </w:rPr>
              <w:t>Section 5: Lab Summary</w:t>
            </w:r>
            <w:r>
              <w:rPr>
                <w:noProof/>
                <w:webHidden/>
              </w:rPr>
              <w:tab/>
            </w:r>
            <w:r>
              <w:rPr>
                <w:noProof/>
                <w:webHidden/>
              </w:rPr>
              <w:fldChar w:fldCharType="begin"/>
            </w:r>
            <w:r>
              <w:rPr>
                <w:noProof/>
                <w:webHidden/>
              </w:rPr>
              <w:instrText xml:space="preserve"> PAGEREF _Toc505356162 \h </w:instrText>
            </w:r>
          </w:ins>
          <w:r>
            <w:rPr>
              <w:noProof/>
              <w:webHidden/>
            </w:rPr>
          </w:r>
          <w:r>
            <w:rPr>
              <w:noProof/>
              <w:webHidden/>
            </w:rPr>
            <w:fldChar w:fldCharType="separate"/>
          </w:r>
          <w:ins w:id="103" w:author="David Solomon" w:date="2018-02-05T10:54:00Z">
            <w:r w:rsidR="003566AD">
              <w:rPr>
                <w:noProof/>
                <w:webHidden/>
              </w:rPr>
              <w:t>38</w:t>
            </w:r>
          </w:ins>
          <w:ins w:id="104" w:author="David Solomon" w:date="2018-02-02T17:33:00Z">
            <w:r>
              <w:rPr>
                <w:noProof/>
                <w:webHidden/>
              </w:rPr>
              <w:fldChar w:fldCharType="end"/>
            </w:r>
            <w:r w:rsidRPr="005B10B3">
              <w:rPr>
                <w:rStyle w:val="Hyperlink"/>
                <w:noProof/>
              </w:rPr>
              <w:fldChar w:fldCharType="end"/>
            </w:r>
          </w:ins>
        </w:p>
        <w:p w14:paraId="0F563551" w14:textId="29B2EA31" w:rsidR="009E6AB0" w:rsidDel="006000DB" w:rsidRDefault="009E6AB0">
          <w:pPr>
            <w:pStyle w:val="TOC1"/>
            <w:tabs>
              <w:tab w:val="right" w:leader="dot" w:pos="9350"/>
            </w:tabs>
            <w:rPr>
              <w:del w:id="105" w:author="David Solomon" w:date="2018-01-29T12:31:00Z"/>
              <w:rFonts w:eastAsiaTheme="minorEastAsia" w:cstheme="minorBidi"/>
              <w:b w:val="0"/>
              <w:bCs w:val="0"/>
              <w:noProof/>
            </w:rPr>
          </w:pPr>
          <w:del w:id="106" w:author="David Solomon" w:date="2018-01-29T12:31:00Z">
            <w:r w:rsidRPr="006000DB" w:rsidDel="006000DB">
              <w:rPr>
                <w:rPrChange w:id="107" w:author="David Solomon" w:date="2018-01-29T12:31:00Z">
                  <w:rPr>
                    <w:rStyle w:val="Hyperlink"/>
                    <w:rFonts w:eastAsia="Times New Roman"/>
                    <w:noProof/>
                  </w:rPr>
                </w:rPrChange>
              </w:rPr>
              <w:delText>Lab Environment Overview</w:delText>
            </w:r>
            <w:r w:rsidDel="006000DB">
              <w:rPr>
                <w:noProof/>
                <w:webHidden/>
              </w:rPr>
              <w:tab/>
            </w:r>
            <w:r w:rsidR="00230E53" w:rsidDel="006000DB">
              <w:rPr>
                <w:noProof/>
                <w:webHidden/>
              </w:rPr>
              <w:delText>5</w:delText>
            </w:r>
          </w:del>
        </w:p>
        <w:p w14:paraId="79482FCD" w14:textId="3B8C485D" w:rsidR="009E6AB0" w:rsidDel="006000DB" w:rsidRDefault="009E6AB0">
          <w:pPr>
            <w:pStyle w:val="TOC1"/>
            <w:tabs>
              <w:tab w:val="right" w:leader="dot" w:pos="9350"/>
            </w:tabs>
            <w:rPr>
              <w:del w:id="108" w:author="David Solomon" w:date="2018-01-29T12:31:00Z"/>
              <w:rFonts w:eastAsiaTheme="minorEastAsia" w:cstheme="minorBidi"/>
              <w:b w:val="0"/>
              <w:bCs w:val="0"/>
              <w:noProof/>
            </w:rPr>
          </w:pPr>
          <w:del w:id="109" w:author="David Solomon" w:date="2018-01-29T12:31:00Z">
            <w:r w:rsidRPr="006000DB" w:rsidDel="006000DB">
              <w:rPr>
                <w:rPrChange w:id="110" w:author="David Solomon" w:date="2018-01-29T12:31:00Z">
                  <w:rPr>
                    <w:rStyle w:val="Hyperlink"/>
                    <w:noProof/>
                  </w:rPr>
                </w:rPrChange>
              </w:rPr>
              <w:delText>Section 1: Pre-requisites</w:delText>
            </w:r>
            <w:r w:rsidDel="006000DB">
              <w:rPr>
                <w:noProof/>
                <w:webHidden/>
              </w:rPr>
              <w:tab/>
            </w:r>
            <w:r w:rsidR="00230E53" w:rsidDel="006000DB">
              <w:rPr>
                <w:noProof/>
                <w:webHidden/>
              </w:rPr>
              <w:delText>6</w:delText>
            </w:r>
          </w:del>
        </w:p>
        <w:p w14:paraId="615EC155" w14:textId="5282F450" w:rsidR="009E6AB0" w:rsidDel="006000DB" w:rsidRDefault="009E6AB0">
          <w:pPr>
            <w:pStyle w:val="TOC2"/>
            <w:tabs>
              <w:tab w:val="right" w:leader="dot" w:pos="9350"/>
            </w:tabs>
            <w:rPr>
              <w:del w:id="111" w:author="David Solomon" w:date="2018-01-29T12:31:00Z"/>
              <w:rFonts w:eastAsiaTheme="minorEastAsia" w:cstheme="minorBidi"/>
              <w:b w:val="0"/>
              <w:bCs w:val="0"/>
              <w:noProof/>
              <w:sz w:val="24"/>
              <w:szCs w:val="24"/>
            </w:rPr>
          </w:pPr>
          <w:del w:id="112" w:author="David Solomon" w:date="2018-01-29T12:31:00Z">
            <w:r w:rsidRPr="006000DB" w:rsidDel="006000DB">
              <w:rPr>
                <w:rPrChange w:id="113" w:author="David Solomon" w:date="2018-01-29T12:31:00Z">
                  <w:rPr>
                    <w:rStyle w:val="Hyperlink"/>
                    <w:noProof/>
                  </w:rPr>
                </w:rPrChange>
              </w:rPr>
              <w:delText>Section 1: Lab Workflow Overview</w:delText>
            </w:r>
            <w:r w:rsidDel="006000DB">
              <w:rPr>
                <w:noProof/>
                <w:webHidden/>
              </w:rPr>
              <w:tab/>
            </w:r>
            <w:r w:rsidR="00230E53" w:rsidDel="006000DB">
              <w:rPr>
                <w:noProof/>
                <w:webHidden/>
              </w:rPr>
              <w:delText>7</w:delText>
            </w:r>
          </w:del>
        </w:p>
        <w:p w14:paraId="0B2BCF72" w14:textId="6E9960B0" w:rsidR="009E6AB0" w:rsidDel="006000DB" w:rsidRDefault="009E6AB0">
          <w:pPr>
            <w:pStyle w:val="TOC2"/>
            <w:tabs>
              <w:tab w:val="right" w:leader="dot" w:pos="9350"/>
            </w:tabs>
            <w:rPr>
              <w:del w:id="114" w:author="David Solomon" w:date="2018-01-29T12:31:00Z"/>
              <w:rFonts w:eastAsiaTheme="minorEastAsia" w:cstheme="minorBidi"/>
              <w:b w:val="0"/>
              <w:bCs w:val="0"/>
              <w:noProof/>
              <w:sz w:val="24"/>
              <w:szCs w:val="24"/>
            </w:rPr>
          </w:pPr>
          <w:del w:id="115" w:author="David Solomon" w:date="2018-01-29T12:31:00Z">
            <w:r w:rsidRPr="006000DB" w:rsidDel="006000DB">
              <w:rPr>
                <w:rPrChange w:id="116" w:author="David Solomon" w:date="2018-01-29T12:31:00Z">
                  <w:rPr>
                    <w:rStyle w:val="Hyperlink"/>
                    <w:noProof/>
                  </w:rPr>
                </w:rPrChange>
              </w:rPr>
              <w:delText>Section 1: Lab Instructions</w:delText>
            </w:r>
            <w:r w:rsidDel="006000DB">
              <w:rPr>
                <w:noProof/>
                <w:webHidden/>
              </w:rPr>
              <w:tab/>
            </w:r>
            <w:r w:rsidR="00230E53" w:rsidDel="006000DB">
              <w:rPr>
                <w:noProof/>
                <w:webHidden/>
              </w:rPr>
              <w:delText>8</w:delText>
            </w:r>
          </w:del>
        </w:p>
        <w:p w14:paraId="2AC1FBAB" w14:textId="0002A541" w:rsidR="009E6AB0" w:rsidDel="006000DB" w:rsidRDefault="009E6AB0">
          <w:pPr>
            <w:pStyle w:val="TOC2"/>
            <w:tabs>
              <w:tab w:val="right" w:leader="dot" w:pos="9350"/>
            </w:tabs>
            <w:rPr>
              <w:del w:id="117" w:author="David Solomon" w:date="2018-01-29T12:31:00Z"/>
              <w:rFonts w:eastAsiaTheme="minorEastAsia" w:cstheme="minorBidi"/>
              <w:b w:val="0"/>
              <w:bCs w:val="0"/>
              <w:noProof/>
              <w:sz w:val="24"/>
              <w:szCs w:val="24"/>
            </w:rPr>
          </w:pPr>
          <w:del w:id="118" w:author="David Solomon" w:date="2018-01-29T12:31:00Z">
            <w:r w:rsidRPr="006000DB" w:rsidDel="006000DB">
              <w:rPr>
                <w:rPrChange w:id="119" w:author="David Solomon" w:date="2018-01-29T12:31:00Z">
                  <w:rPr>
                    <w:rStyle w:val="Hyperlink"/>
                    <w:noProof/>
                  </w:rPr>
                </w:rPrChange>
              </w:rPr>
              <w:delText>Section 1: Lab Summary</w:delText>
            </w:r>
            <w:r w:rsidDel="006000DB">
              <w:rPr>
                <w:noProof/>
                <w:webHidden/>
              </w:rPr>
              <w:tab/>
            </w:r>
            <w:r w:rsidR="00230E53" w:rsidDel="006000DB">
              <w:rPr>
                <w:noProof/>
                <w:webHidden/>
              </w:rPr>
              <w:delText>11</w:delText>
            </w:r>
          </w:del>
        </w:p>
        <w:p w14:paraId="6EE08BE3" w14:textId="5FF9E809" w:rsidR="009E6AB0" w:rsidDel="006000DB" w:rsidRDefault="009E6AB0">
          <w:pPr>
            <w:pStyle w:val="TOC1"/>
            <w:tabs>
              <w:tab w:val="right" w:leader="dot" w:pos="9350"/>
            </w:tabs>
            <w:rPr>
              <w:del w:id="120" w:author="David Solomon" w:date="2018-01-29T12:31:00Z"/>
              <w:rFonts w:eastAsiaTheme="minorEastAsia" w:cstheme="minorBidi"/>
              <w:b w:val="0"/>
              <w:bCs w:val="0"/>
              <w:noProof/>
            </w:rPr>
          </w:pPr>
          <w:del w:id="121" w:author="David Solomon" w:date="2018-01-29T12:31:00Z">
            <w:r w:rsidRPr="006000DB" w:rsidDel="006000DB">
              <w:rPr>
                <w:rPrChange w:id="122" w:author="David Solomon" w:date="2018-01-29T12:31:00Z">
                  <w:rPr>
                    <w:rStyle w:val="Hyperlink"/>
                    <w:noProof/>
                  </w:rPr>
                </w:rPrChange>
              </w:rPr>
              <w:delText>Section 2: Container Basics</w:delText>
            </w:r>
            <w:r w:rsidDel="006000DB">
              <w:rPr>
                <w:noProof/>
                <w:webHidden/>
              </w:rPr>
              <w:tab/>
            </w:r>
            <w:r w:rsidR="00230E53" w:rsidDel="006000DB">
              <w:rPr>
                <w:noProof/>
                <w:webHidden/>
              </w:rPr>
              <w:delText>12</w:delText>
            </w:r>
          </w:del>
        </w:p>
        <w:p w14:paraId="37636938" w14:textId="3257D188" w:rsidR="009E6AB0" w:rsidDel="006000DB" w:rsidRDefault="009E6AB0">
          <w:pPr>
            <w:pStyle w:val="TOC2"/>
            <w:tabs>
              <w:tab w:val="right" w:leader="dot" w:pos="9350"/>
            </w:tabs>
            <w:rPr>
              <w:del w:id="123" w:author="David Solomon" w:date="2018-01-29T12:31:00Z"/>
              <w:rFonts w:eastAsiaTheme="minorEastAsia" w:cstheme="minorBidi"/>
              <w:b w:val="0"/>
              <w:bCs w:val="0"/>
              <w:noProof/>
              <w:sz w:val="24"/>
              <w:szCs w:val="24"/>
            </w:rPr>
          </w:pPr>
          <w:del w:id="124" w:author="David Solomon" w:date="2018-01-29T12:31:00Z">
            <w:r w:rsidRPr="006000DB" w:rsidDel="006000DB">
              <w:rPr>
                <w:rPrChange w:id="125" w:author="David Solomon" w:date="2018-01-29T12:31:00Z">
                  <w:rPr>
                    <w:rStyle w:val="Hyperlink"/>
                    <w:noProof/>
                  </w:rPr>
                </w:rPrChange>
              </w:rPr>
              <w:delText>Section 2: Lab Workflow Overview</w:delText>
            </w:r>
            <w:r w:rsidDel="006000DB">
              <w:rPr>
                <w:noProof/>
                <w:webHidden/>
              </w:rPr>
              <w:tab/>
            </w:r>
            <w:r w:rsidR="00230E53" w:rsidDel="006000DB">
              <w:rPr>
                <w:noProof/>
                <w:webHidden/>
              </w:rPr>
              <w:delText>13</w:delText>
            </w:r>
          </w:del>
        </w:p>
        <w:p w14:paraId="7BC85697" w14:textId="15E27C76" w:rsidR="009E6AB0" w:rsidDel="006000DB" w:rsidRDefault="009E6AB0">
          <w:pPr>
            <w:pStyle w:val="TOC2"/>
            <w:tabs>
              <w:tab w:val="right" w:leader="dot" w:pos="9350"/>
            </w:tabs>
            <w:rPr>
              <w:del w:id="126" w:author="David Solomon" w:date="2018-01-29T12:31:00Z"/>
              <w:rFonts w:eastAsiaTheme="minorEastAsia" w:cstheme="minorBidi"/>
              <w:b w:val="0"/>
              <w:bCs w:val="0"/>
              <w:noProof/>
              <w:sz w:val="24"/>
              <w:szCs w:val="24"/>
            </w:rPr>
          </w:pPr>
          <w:del w:id="127" w:author="David Solomon" w:date="2018-01-29T12:31:00Z">
            <w:r w:rsidRPr="006000DB" w:rsidDel="006000DB">
              <w:rPr>
                <w:rPrChange w:id="128" w:author="David Solomon" w:date="2018-01-29T12:31:00Z">
                  <w:rPr>
                    <w:rStyle w:val="Hyperlink"/>
                    <w:noProof/>
                  </w:rPr>
                </w:rPrChange>
              </w:rPr>
              <w:delText>Section 2: Lab Instructions</w:delText>
            </w:r>
            <w:r w:rsidDel="006000DB">
              <w:rPr>
                <w:noProof/>
                <w:webHidden/>
              </w:rPr>
              <w:tab/>
            </w:r>
            <w:r w:rsidR="00230E53" w:rsidDel="006000DB">
              <w:rPr>
                <w:noProof/>
                <w:webHidden/>
              </w:rPr>
              <w:delText>14</w:delText>
            </w:r>
          </w:del>
        </w:p>
        <w:p w14:paraId="4FAEE979" w14:textId="5B848BA3" w:rsidR="009E6AB0" w:rsidDel="006000DB" w:rsidRDefault="009E6AB0">
          <w:pPr>
            <w:pStyle w:val="TOC2"/>
            <w:tabs>
              <w:tab w:val="right" w:leader="dot" w:pos="9350"/>
            </w:tabs>
            <w:rPr>
              <w:del w:id="129" w:author="David Solomon" w:date="2018-01-29T12:31:00Z"/>
              <w:rFonts w:eastAsiaTheme="minorEastAsia" w:cstheme="minorBidi"/>
              <w:b w:val="0"/>
              <w:bCs w:val="0"/>
              <w:noProof/>
              <w:sz w:val="24"/>
              <w:szCs w:val="24"/>
            </w:rPr>
          </w:pPr>
          <w:del w:id="130" w:author="David Solomon" w:date="2018-01-29T12:31:00Z">
            <w:r w:rsidRPr="006000DB" w:rsidDel="006000DB">
              <w:rPr>
                <w:rPrChange w:id="131" w:author="David Solomon" w:date="2018-01-29T12:31:00Z">
                  <w:rPr>
                    <w:rStyle w:val="Hyperlink"/>
                    <w:noProof/>
                  </w:rPr>
                </w:rPrChange>
              </w:rPr>
              <w:delText>Section 2: Lab Summary</w:delText>
            </w:r>
            <w:r w:rsidDel="006000DB">
              <w:rPr>
                <w:noProof/>
                <w:webHidden/>
              </w:rPr>
              <w:tab/>
            </w:r>
          </w:del>
          <w:del w:id="132" w:author="David Solomon" w:date="2018-01-29T12:28:00Z">
            <w:r w:rsidR="00670859" w:rsidDel="00230E53">
              <w:rPr>
                <w:noProof/>
                <w:webHidden/>
              </w:rPr>
              <w:delText>18</w:delText>
            </w:r>
          </w:del>
        </w:p>
        <w:p w14:paraId="043FA24C" w14:textId="06EDCC6D" w:rsidR="009E6AB0" w:rsidDel="006000DB" w:rsidRDefault="009E6AB0">
          <w:pPr>
            <w:pStyle w:val="TOC1"/>
            <w:tabs>
              <w:tab w:val="right" w:leader="dot" w:pos="9350"/>
            </w:tabs>
            <w:rPr>
              <w:del w:id="133" w:author="David Solomon" w:date="2018-01-29T12:31:00Z"/>
              <w:rFonts w:eastAsiaTheme="minorEastAsia" w:cstheme="minorBidi"/>
              <w:b w:val="0"/>
              <w:bCs w:val="0"/>
              <w:noProof/>
            </w:rPr>
          </w:pPr>
          <w:del w:id="134" w:author="David Solomon" w:date="2018-01-29T12:31:00Z">
            <w:r w:rsidRPr="006000DB" w:rsidDel="006000DB">
              <w:rPr>
                <w:rPrChange w:id="135" w:author="David Solomon" w:date="2018-01-29T12:31:00Z">
                  <w:rPr>
                    <w:rStyle w:val="Hyperlink"/>
                    <w:noProof/>
                  </w:rPr>
                </w:rPrChange>
              </w:rPr>
              <w:delText>Section 3: Container Networking Basics</w:delText>
            </w:r>
            <w:r w:rsidDel="006000DB">
              <w:rPr>
                <w:noProof/>
                <w:webHidden/>
              </w:rPr>
              <w:tab/>
            </w:r>
          </w:del>
          <w:del w:id="136" w:author="David Solomon" w:date="2018-01-29T12:28:00Z">
            <w:r w:rsidR="00670859" w:rsidDel="00230E53">
              <w:rPr>
                <w:noProof/>
                <w:webHidden/>
              </w:rPr>
              <w:delText>19</w:delText>
            </w:r>
          </w:del>
        </w:p>
        <w:p w14:paraId="18420133" w14:textId="21A101BB" w:rsidR="009E6AB0" w:rsidDel="006000DB" w:rsidRDefault="009E6AB0">
          <w:pPr>
            <w:pStyle w:val="TOC2"/>
            <w:tabs>
              <w:tab w:val="right" w:leader="dot" w:pos="9350"/>
            </w:tabs>
            <w:rPr>
              <w:del w:id="137" w:author="David Solomon" w:date="2018-01-29T12:31:00Z"/>
              <w:rFonts w:eastAsiaTheme="minorEastAsia" w:cstheme="minorBidi"/>
              <w:b w:val="0"/>
              <w:bCs w:val="0"/>
              <w:noProof/>
              <w:sz w:val="24"/>
              <w:szCs w:val="24"/>
            </w:rPr>
          </w:pPr>
          <w:del w:id="138" w:author="David Solomon" w:date="2018-01-29T12:31:00Z">
            <w:r w:rsidRPr="006000DB" w:rsidDel="006000DB">
              <w:rPr>
                <w:rPrChange w:id="139" w:author="David Solomon" w:date="2018-01-29T12:31:00Z">
                  <w:rPr>
                    <w:rStyle w:val="Hyperlink"/>
                    <w:noProof/>
                  </w:rPr>
                </w:rPrChange>
              </w:rPr>
              <w:delText>Section 3: Lab Workflow Overview</w:delText>
            </w:r>
            <w:r w:rsidDel="006000DB">
              <w:rPr>
                <w:noProof/>
                <w:webHidden/>
              </w:rPr>
              <w:tab/>
            </w:r>
            <w:r w:rsidR="00230E53" w:rsidDel="006000DB">
              <w:rPr>
                <w:noProof/>
                <w:webHidden/>
              </w:rPr>
              <w:delText>20</w:delText>
            </w:r>
          </w:del>
        </w:p>
        <w:p w14:paraId="3734AEDC" w14:textId="6BC82DC3" w:rsidR="009E6AB0" w:rsidDel="006000DB" w:rsidRDefault="009E6AB0">
          <w:pPr>
            <w:pStyle w:val="TOC2"/>
            <w:tabs>
              <w:tab w:val="right" w:leader="dot" w:pos="9350"/>
            </w:tabs>
            <w:rPr>
              <w:del w:id="140" w:author="David Solomon" w:date="2018-01-29T12:31:00Z"/>
              <w:rFonts w:eastAsiaTheme="minorEastAsia" w:cstheme="minorBidi"/>
              <w:b w:val="0"/>
              <w:bCs w:val="0"/>
              <w:noProof/>
              <w:sz w:val="24"/>
              <w:szCs w:val="24"/>
            </w:rPr>
          </w:pPr>
          <w:del w:id="141" w:author="David Solomon" w:date="2018-01-29T12:31:00Z">
            <w:r w:rsidRPr="006000DB" w:rsidDel="006000DB">
              <w:rPr>
                <w:rPrChange w:id="142" w:author="David Solomon" w:date="2018-01-29T12:31:00Z">
                  <w:rPr>
                    <w:rStyle w:val="Hyperlink"/>
                    <w:noProof/>
                  </w:rPr>
                </w:rPrChange>
              </w:rPr>
              <w:delText>Section 3: Lab Instructions</w:delText>
            </w:r>
            <w:r w:rsidDel="006000DB">
              <w:rPr>
                <w:noProof/>
                <w:webHidden/>
              </w:rPr>
              <w:tab/>
            </w:r>
          </w:del>
          <w:del w:id="143" w:author="David Solomon" w:date="2018-01-29T12:28:00Z">
            <w:r w:rsidR="00670859" w:rsidDel="00230E53">
              <w:rPr>
                <w:noProof/>
                <w:webHidden/>
              </w:rPr>
              <w:delText>21</w:delText>
            </w:r>
          </w:del>
        </w:p>
        <w:p w14:paraId="7B2503A3" w14:textId="79908C92" w:rsidR="009E6AB0" w:rsidDel="006000DB" w:rsidRDefault="009E6AB0">
          <w:pPr>
            <w:pStyle w:val="TOC2"/>
            <w:tabs>
              <w:tab w:val="right" w:leader="dot" w:pos="9350"/>
            </w:tabs>
            <w:rPr>
              <w:del w:id="144" w:author="David Solomon" w:date="2018-01-29T12:31:00Z"/>
              <w:rFonts w:eastAsiaTheme="minorEastAsia" w:cstheme="minorBidi"/>
              <w:b w:val="0"/>
              <w:bCs w:val="0"/>
              <w:noProof/>
              <w:sz w:val="24"/>
              <w:szCs w:val="24"/>
            </w:rPr>
          </w:pPr>
          <w:del w:id="145" w:author="David Solomon" w:date="2018-01-29T12:31:00Z">
            <w:r w:rsidRPr="006000DB" w:rsidDel="006000DB">
              <w:rPr>
                <w:rPrChange w:id="146" w:author="David Solomon" w:date="2018-01-29T12:31:00Z">
                  <w:rPr>
                    <w:rStyle w:val="Hyperlink"/>
                    <w:noProof/>
                  </w:rPr>
                </w:rPrChange>
              </w:rPr>
              <w:delText>Section 3: Lab Summary</w:delText>
            </w:r>
            <w:r w:rsidDel="006000DB">
              <w:rPr>
                <w:noProof/>
                <w:webHidden/>
              </w:rPr>
              <w:tab/>
            </w:r>
          </w:del>
          <w:del w:id="147" w:author="David Solomon" w:date="2018-01-29T12:28:00Z">
            <w:r w:rsidR="00670859" w:rsidDel="00230E53">
              <w:rPr>
                <w:noProof/>
                <w:webHidden/>
              </w:rPr>
              <w:delText>24</w:delText>
            </w:r>
          </w:del>
        </w:p>
        <w:p w14:paraId="56097CA0" w14:textId="396DAB42" w:rsidR="009E6AB0" w:rsidDel="006000DB" w:rsidRDefault="009E6AB0">
          <w:pPr>
            <w:pStyle w:val="TOC1"/>
            <w:tabs>
              <w:tab w:val="right" w:leader="dot" w:pos="9350"/>
            </w:tabs>
            <w:rPr>
              <w:del w:id="148" w:author="David Solomon" w:date="2018-01-29T12:31:00Z"/>
              <w:rFonts w:eastAsiaTheme="minorEastAsia" w:cstheme="minorBidi"/>
              <w:b w:val="0"/>
              <w:bCs w:val="0"/>
              <w:noProof/>
            </w:rPr>
          </w:pPr>
          <w:del w:id="149" w:author="David Solomon" w:date="2018-01-29T12:31:00Z">
            <w:r w:rsidRPr="006000DB" w:rsidDel="006000DB">
              <w:rPr>
                <w:rPrChange w:id="150" w:author="David Solomon" w:date="2018-01-29T12:31:00Z">
                  <w:rPr>
                    <w:rStyle w:val="Hyperlink"/>
                    <w:noProof/>
                  </w:rPr>
                </w:rPrChange>
              </w:rPr>
              <w:delText>Section 4: Data Persistence in Docker</w:delText>
            </w:r>
            <w:r w:rsidDel="006000DB">
              <w:rPr>
                <w:noProof/>
                <w:webHidden/>
              </w:rPr>
              <w:tab/>
            </w:r>
          </w:del>
          <w:del w:id="151" w:author="David Solomon" w:date="2018-01-29T12:28:00Z">
            <w:r w:rsidR="00670859" w:rsidDel="00230E53">
              <w:rPr>
                <w:noProof/>
                <w:webHidden/>
              </w:rPr>
              <w:delText>25</w:delText>
            </w:r>
          </w:del>
        </w:p>
        <w:p w14:paraId="44FEDC11" w14:textId="3F4FE44F" w:rsidR="009E6AB0" w:rsidDel="006000DB" w:rsidRDefault="009E6AB0">
          <w:pPr>
            <w:pStyle w:val="TOC2"/>
            <w:tabs>
              <w:tab w:val="right" w:leader="dot" w:pos="9350"/>
            </w:tabs>
            <w:rPr>
              <w:del w:id="152" w:author="David Solomon" w:date="2018-01-29T12:31:00Z"/>
              <w:rFonts w:eastAsiaTheme="minorEastAsia" w:cstheme="minorBidi"/>
              <w:b w:val="0"/>
              <w:bCs w:val="0"/>
              <w:noProof/>
              <w:sz w:val="24"/>
              <w:szCs w:val="24"/>
            </w:rPr>
          </w:pPr>
          <w:del w:id="153" w:author="David Solomon" w:date="2018-01-29T12:31:00Z">
            <w:r w:rsidRPr="006000DB" w:rsidDel="006000DB">
              <w:rPr>
                <w:rPrChange w:id="154" w:author="David Solomon" w:date="2018-01-29T12:31:00Z">
                  <w:rPr>
                    <w:rStyle w:val="Hyperlink"/>
                    <w:noProof/>
                  </w:rPr>
                </w:rPrChange>
              </w:rPr>
              <w:delText>Section 4: Lab Workflow Overview</w:delText>
            </w:r>
            <w:r w:rsidDel="006000DB">
              <w:rPr>
                <w:noProof/>
                <w:webHidden/>
              </w:rPr>
              <w:tab/>
            </w:r>
          </w:del>
          <w:del w:id="155" w:author="David Solomon" w:date="2018-01-29T12:28:00Z">
            <w:r w:rsidR="00670859" w:rsidDel="00230E53">
              <w:rPr>
                <w:noProof/>
                <w:webHidden/>
              </w:rPr>
              <w:delText>26</w:delText>
            </w:r>
          </w:del>
        </w:p>
        <w:p w14:paraId="004D5F22" w14:textId="76F682A9" w:rsidR="009E6AB0" w:rsidDel="006000DB" w:rsidRDefault="009E6AB0">
          <w:pPr>
            <w:pStyle w:val="TOC2"/>
            <w:tabs>
              <w:tab w:val="right" w:leader="dot" w:pos="9350"/>
            </w:tabs>
            <w:rPr>
              <w:del w:id="156" w:author="David Solomon" w:date="2018-01-29T12:31:00Z"/>
              <w:rFonts w:eastAsiaTheme="minorEastAsia" w:cstheme="minorBidi"/>
              <w:b w:val="0"/>
              <w:bCs w:val="0"/>
              <w:noProof/>
              <w:sz w:val="24"/>
              <w:szCs w:val="24"/>
            </w:rPr>
          </w:pPr>
          <w:del w:id="157" w:author="David Solomon" w:date="2018-01-29T12:31:00Z">
            <w:r w:rsidRPr="006000DB" w:rsidDel="006000DB">
              <w:rPr>
                <w:rPrChange w:id="158" w:author="David Solomon" w:date="2018-01-29T12:31:00Z">
                  <w:rPr>
                    <w:rStyle w:val="Hyperlink"/>
                    <w:noProof/>
                  </w:rPr>
                </w:rPrChange>
              </w:rPr>
              <w:delText>Section 4: Lab Instructions</w:delText>
            </w:r>
            <w:r w:rsidDel="006000DB">
              <w:rPr>
                <w:noProof/>
                <w:webHidden/>
              </w:rPr>
              <w:tab/>
            </w:r>
          </w:del>
          <w:del w:id="159" w:author="David Solomon" w:date="2018-01-29T12:28:00Z">
            <w:r w:rsidR="00670859" w:rsidDel="00230E53">
              <w:rPr>
                <w:noProof/>
                <w:webHidden/>
              </w:rPr>
              <w:delText>27</w:delText>
            </w:r>
          </w:del>
        </w:p>
        <w:p w14:paraId="33473E7E" w14:textId="69FF9709" w:rsidR="009E6AB0" w:rsidDel="006000DB" w:rsidRDefault="009E6AB0">
          <w:pPr>
            <w:pStyle w:val="TOC2"/>
            <w:tabs>
              <w:tab w:val="right" w:leader="dot" w:pos="9350"/>
            </w:tabs>
            <w:rPr>
              <w:del w:id="160" w:author="David Solomon" w:date="2018-01-29T12:31:00Z"/>
              <w:rFonts w:eastAsiaTheme="minorEastAsia" w:cstheme="minorBidi"/>
              <w:b w:val="0"/>
              <w:bCs w:val="0"/>
              <w:noProof/>
              <w:sz w:val="24"/>
              <w:szCs w:val="24"/>
            </w:rPr>
          </w:pPr>
          <w:del w:id="161" w:author="David Solomon" w:date="2018-01-29T12:31:00Z">
            <w:r w:rsidRPr="006000DB" w:rsidDel="006000DB">
              <w:rPr>
                <w:rPrChange w:id="162" w:author="David Solomon" w:date="2018-01-29T12:31:00Z">
                  <w:rPr>
                    <w:rStyle w:val="Hyperlink"/>
                    <w:noProof/>
                  </w:rPr>
                </w:rPrChange>
              </w:rPr>
              <w:delText>Section 4: Lab Summary</w:delText>
            </w:r>
            <w:r w:rsidDel="006000DB">
              <w:rPr>
                <w:noProof/>
                <w:webHidden/>
              </w:rPr>
              <w:tab/>
            </w:r>
          </w:del>
          <w:del w:id="163" w:author="David Solomon" w:date="2018-01-29T12:28:00Z">
            <w:r w:rsidR="00670859" w:rsidDel="00230E53">
              <w:rPr>
                <w:noProof/>
                <w:webHidden/>
              </w:rPr>
              <w:delText>29</w:delText>
            </w:r>
          </w:del>
        </w:p>
        <w:p w14:paraId="4F3548E2" w14:textId="0D52280A" w:rsidR="009E6AB0" w:rsidDel="006000DB" w:rsidRDefault="009E6AB0">
          <w:pPr>
            <w:pStyle w:val="TOC1"/>
            <w:tabs>
              <w:tab w:val="right" w:leader="dot" w:pos="9350"/>
            </w:tabs>
            <w:rPr>
              <w:del w:id="164" w:author="David Solomon" w:date="2018-01-29T12:31:00Z"/>
              <w:rFonts w:eastAsiaTheme="minorEastAsia" w:cstheme="minorBidi"/>
              <w:b w:val="0"/>
              <w:bCs w:val="0"/>
              <w:noProof/>
            </w:rPr>
          </w:pPr>
          <w:del w:id="165" w:author="David Solomon" w:date="2018-01-29T12:31:00Z">
            <w:r w:rsidRPr="006000DB" w:rsidDel="006000DB">
              <w:rPr>
                <w:rPrChange w:id="166" w:author="David Solomon" w:date="2018-01-29T12:31:00Z">
                  <w:rPr>
                    <w:rStyle w:val="Hyperlink"/>
                    <w:noProof/>
                  </w:rPr>
                </w:rPrChange>
              </w:rPr>
              <w:delText>Section 5: Getting Started with Minikube</w:delText>
            </w:r>
            <w:r w:rsidDel="006000DB">
              <w:rPr>
                <w:noProof/>
                <w:webHidden/>
              </w:rPr>
              <w:tab/>
            </w:r>
          </w:del>
          <w:del w:id="167" w:author="David Solomon" w:date="2018-01-29T12:28:00Z">
            <w:r w:rsidR="00670859" w:rsidDel="00230E53">
              <w:rPr>
                <w:noProof/>
                <w:webHidden/>
              </w:rPr>
              <w:delText>30</w:delText>
            </w:r>
          </w:del>
        </w:p>
        <w:p w14:paraId="4A39D78C" w14:textId="23D6AD19" w:rsidR="009E6AB0" w:rsidDel="006000DB" w:rsidRDefault="009E6AB0">
          <w:pPr>
            <w:pStyle w:val="TOC2"/>
            <w:tabs>
              <w:tab w:val="right" w:leader="dot" w:pos="9350"/>
            </w:tabs>
            <w:rPr>
              <w:del w:id="168" w:author="David Solomon" w:date="2018-01-29T12:31:00Z"/>
              <w:rFonts w:eastAsiaTheme="minorEastAsia" w:cstheme="minorBidi"/>
              <w:b w:val="0"/>
              <w:bCs w:val="0"/>
              <w:noProof/>
              <w:sz w:val="24"/>
              <w:szCs w:val="24"/>
            </w:rPr>
          </w:pPr>
          <w:del w:id="169" w:author="David Solomon" w:date="2018-01-29T12:31:00Z">
            <w:r w:rsidRPr="006000DB" w:rsidDel="006000DB">
              <w:rPr>
                <w:rPrChange w:id="170" w:author="David Solomon" w:date="2018-01-29T12:31:00Z">
                  <w:rPr>
                    <w:rStyle w:val="Hyperlink"/>
                    <w:noProof/>
                  </w:rPr>
                </w:rPrChange>
              </w:rPr>
              <w:delText>Section 5: Getting Started with Minikube</w:delText>
            </w:r>
            <w:r w:rsidDel="006000DB">
              <w:rPr>
                <w:noProof/>
                <w:webHidden/>
              </w:rPr>
              <w:tab/>
            </w:r>
          </w:del>
          <w:del w:id="171" w:author="David Solomon" w:date="2018-01-29T12:28:00Z">
            <w:r w:rsidR="00670859" w:rsidDel="00230E53">
              <w:rPr>
                <w:noProof/>
                <w:webHidden/>
              </w:rPr>
              <w:delText>31</w:delText>
            </w:r>
          </w:del>
        </w:p>
        <w:p w14:paraId="280F00B5" w14:textId="7DBB6B06" w:rsidR="009E6AB0" w:rsidDel="006000DB" w:rsidRDefault="009E6AB0">
          <w:pPr>
            <w:pStyle w:val="TOC2"/>
            <w:tabs>
              <w:tab w:val="right" w:leader="dot" w:pos="9350"/>
            </w:tabs>
            <w:rPr>
              <w:del w:id="172" w:author="David Solomon" w:date="2018-01-29T12:31:00Z"/>
              <w:rFonts w:eastAsiaTheme="minorEastAsia" w:cstheme="minorBidi"/>
              <w:b w:val="0"/>
              <w:bCs w:val="0"/>
              <w:noProof/>
              <w:sz w:val="24"/>
              <w:szCs w:val="24"/>
            </w:rPr>
          </w:pPr>
          <w:del w:id="173" w:author="David Solomon" w:date="2018-01-29T12:31:00Z">
            <w:r w:rsidRPr="006000DB" w:rsidDel="006000DB">
              <w:rPr>
                <w:rPrChange w:id="174" w:author="David Solomon" w:date="2018-01-29T12:31:00Z">
                  <w:rPr>
                    <w:rStyle w:val="Hyperlink"/>
                    <w:noProof/>
                  </w:rPr>
                </w:rPrChange>
              </w:rPr>
              <w:delText>Section 5: Lab Instructions</w:delText>
            </w:r>
            <w:r w:rsidDel="006000DB">
              <w:rPr>
                <w:noProof/>
                <w:webHidden/>
              </w:rPr>
              <w:tab/>
            </w:r>
          </w:del>
          <w:del w:id="175" w:author="David Solomon" w:date="2018-01-29T12:28:00Z">
            <w:r w:rsidR="00670859" w:rsidDel="00230E53">
              <w:rPr>
                <w:noProof/>
                <w:webHidden/>
              </w:rPr>
              <w:delText>32</w:delText>
            </w:r>
          </w:del>
        </w:p>
        <w:p w14:paraId="629AFA57" w14:textId="1A05C84F" w:rsidR="009E6AB0" w:rsidDel="006000DB" w:rsidRDefault="009E6AB0">
          <w:pPr>
            <w:pStyle w:val="TOC2"/>
            <w:tabs>
              <w:tab w:val="right" w:leader="dot" w:pos="9350"/>
            </w:tabs>
            <w:rPr>
              <w:del w:id="176" w:author="David Solomon" w:date="2018-01-29T12:31:00Z"/>
              <w:rFonts w:eastAsiaTheme="minorEastAsia" w:cstheme="minorBidi"/>
              <w:b w:val="0"/>
              <w:bCs w:val="0"/>
              <w:noProof/>
              <w:sz w:val="24"/>
              <w:szCs w:val="24"/>
            </w:rPr>
          </w:pPr>
          <w:del w:id="177" w:author="David Solomon" w:date="2018-01-29T12:31:00Z">
            <w:r w:rsidRPr="006000DB" w:rsidDel="006000DB">
              <w:rPr>
                <w:rPrChange w:id="178" w:author="David Solomon" w:date="2018-01-29T12:31:00Z">
                  <w:rPr>
                    <w:rStyle w:val="Hyperlink"/>
                    <w:noProof/>
                  </w:rPr>
                </w:rPrChange>
              </w:rPr>
              <w:delText>Section 5: Lab Summary</w:delText>
            </w:r>
            <w:r w:rsidDel="006000DB">
              <w:rPr>
                <w:noProof/>
                <w:webHidden/>
              </w:rPr>
              <w:tab/>
            </w:r>
          </w:del>
          <w:del w:id="179" w:author="David Solomon" w:date="2018-01-29T12:28:00Z">
            <w:r w:rsidR="00670859" w:rsidDel="00230E53">
              <w:rPr>
                <w:noProof/>
                <w:webHidden/>
              </w:rPr>
              <w:delText>34</w:delText>
            </w:r>
          </w:del>
        </w:p>
        <w:p w14:paraId="6E82CC98" w14:textId="6AE22D61" w:rsidR="009E6AB0" w:rsidDel="006000DB" w:rsidRDefault="009E6AB0">
          <w:pPr>
            <w:pStyle w:val="TOC1"/>
            <w:tabs>
              <w:tab w:val="right" w:leader="dot" w:pos="9350"/>
            </w:tabs>
            <w:rPr>
              <w:del w:id="180" w:author="David Solomon" w:date="2018-01-29T12:31:00Z"/>
              <w:rFonts w:eastAsiaTheme="minorEastAsia" w:cstheme="minorBidi"/>
              <w:b w:val="0"/>
              <w:bCs w:val="0"/>
              <w:noProof/>
            </w:rPr>
          </w:pPr>
          <w:del w:id="181" w:author="David Solomon" w:date="2018-01-29T12:31:00Z">
            <w:r w:rsidRPr="006000DB" w:rsidDel="006000DB">
              <w:rPr>
                <w:rPrChange w:id="182" w:author="David Solomon" w:date="2018-01-29T12:31:00Z">
                  <w:rPr>
                    <w:rStyle w:val="Hyperlink"/>
                    <w:noProof/>
                  </w:rPr>
                </w:rPrChange>
              </w:rPr>
              <w:delText>Section 6: Deploy an Application to Kubernetes</w:delText>
            </w:r>
            <w:r w:rsidDel="006000DB">
              <w:rPr>
                <w:noProof/>
                <w:webHidden/>
              </w:rPr>
              <w:tab/>
            </w:r>
          </w:del>
          <w:del w:id="183" w:author="David Solomon" w:date="2018-01-29T12:28:00Z">
            <w:r w:rsidR="00670859" w:rsidDel="00230E53">
              <w:rPr>
                <w:noProof/>
                <w:webHidden/>
              </w:rPr>
              <w:delText>35</w:delText>
            </w:r>
          </w:del>
        </w:p>
        <w:p w14:paraId="2AEFE020" w14:textId="01F3C24D" w:rsidR="009E6AB0" w:rsidDel="006000DB" w:rsidRDefault="009E6AB0">
          <w:pPr>
            <w:pStyle w:val="TOC2"/>
            <w:tabs>
              <w:tab w:val="right" w:leader="dot" w:pos="9350"/>
            </w:tabs>
            <w:rPr>
              <w:del w:id="184" w:author="David Solomon" w:date="2018-01-29T12:31:00Z"/>
              <w:rFonts w:eastAsiaTheme="minorEastAsia" w:cstheme="minorBidi"/>
              <w:b w:val="0"/>
              <w:bCs w:val="0"/>
              <w:noProof/>
              <w:sz w:val="24"/>
              <w:szCs w:val="24"/>
            </w:rPr>
          </w:pPr>
          <w:del w:id="185" w:author="David Solomon" w:date="2018-01-29T12:31:00Z">
            <w:r w:rsidRPr="006000DB" w:rsidDel="006000DB">
              <w:rPr>
                <w:rPrChange w:id="186" w:author="David Solomon" w:date="2018-01-29T12:31:00Z">
                  <w:rPr>
                    <w:rStyle w:val="Hyperlink"/>
                    <w:noProof/>
                  </w:rPr>
                </w:rPrChange>
              </w:rPr>
              <w:delText>Section 6: Deploy an Application to Kubernetes</w:delText>
            </w:r>
            <w:r w:rsidDel="006000DB">
              <w:rPr>
                <w:noProof/>
                <w:webHidden/>
              </w:rPr>
              <w:tab/>
            </w:r>
          </w:del>
          <w:del w:id="187" w:author="David Solomon" w:date="2018-01-29T12:28:00Z">
            <w:r w:rsidR="00670859" w:rsidDel="00230E53">
              <w:rPr>
                <w:noProof/>
                <w:webHidden/>
              </w:rPr>
              <w:delText>36</w:delText>
            </w:r>
          </w:del>
        </w:p>
        <w:p w14:paraId="4F75FDAC" w14:textId="7F71B25A" w:rsidR="009E6AB0" w:rsidDel="006000DB" w:rsidRDefault="009E6AB0">
          <w:pPr>
            <w:pStyle w:val="TOC2"/>
            <w:tabs>
              <w:tab w:val="right" w:leader="dot" w:pos="9350"/>
            </w:tabs>
            <w:rPr>
              <w:del w:id="188" w:author="David Solomon" w:date="2018-01-29T12:31:00Z"/>
              <w:rFonts w:eastAsiaTheme="minorEastAsia" w:cstheme="minorBidi"/>
              <w:b w:val="0"/>
              <w:bCs w:val="0"/>
              <w:noProof/>
              <w:sz w:val="24"/>
              <w:szCs w:val="24"/>
            </w:rPr>
          </w:pPr>
          <w:del w:id="189" w:author="David Solomon" w:date="2018-01-29T12:31:00Z">
            <w:r w:rsidRPr="006000DB" w:rsidDel="006000DB">
              <w:rPr>
                <w:rPrChange w:id="190" w:author="David Solomon" w:date="2018-01-29T12:31:00Z">
                  <w:rPr>
                    <w:rStyle w:val="Hyperlink"/>
                    <w:noProof/>
                  </w:rPr>
                </w:rPrChange>
              </w:rPr>
              <w:delText>Section 6: Lab Instructions</w:delText>
            </w:r>
            <w:r w:rsidDel="006000DB">
              <w:rPr>
                <w:noProof/>
                <w:webHidden/>
              </w:rPr>
              <w:tab/>
            </w:r>
          </w:del>
          <w:del w:id="191" w:author="David Solomon" w:date="2018-01-29T12:28:00Z">
            <w:r w:rsidR="00670859" w:rsidDel="00230E53">
              <w:rPr>
                <w:noProof/>
                <w:webHidden/>
              </w:rPr>
              <w:delText>37</w:delText>
            </w:r>
          </w:del>
        </w:p>
        <w:p w14:paraId="7C918559" w14:textId="47D4113F" w:rsidR="009E6AB0" w:rsidDel="006000DB" w:rsidRDefault="009E6AB0">
          <w:pPr>
            <w:pStyle w:val="TOC2"/>
            <w:tabs>
              <w:tab w:val="right" w:leader="dot" w:pos="9350"/>
            </w:tabs>
            <w:rPr>
              <w:del w:id="192" w:author="David Solomon" w:date="2018-01-29T12:31:00Z"/>
              <w:rFonts w:eastAsiaTheme="minorEastAsia" w:cstheme="minorBidi"/>
              <w:b w:val="0"/>
              <w:bCs w:val="0"/>
              <w:noProof/>
              <w:sz w:val="24"/>
              <w:szCs w:val="24"/>
            </w:rPr>
          </w:pPr>
          <w:del w:id="193" w:author="David Solomon" w:date="2018-01-29T12:31:00Z">
            <w:r w:rsidRPr="006000DB" w:rsidDel="006000DB">
              <w:rPr>
                <w:rPrChange w:id="194" w:author="David Solomon" w:date="2018-01-29T12:31:00Z">
                  <w:rPr>
                    <w:rStyle w:val="Hyperlink"/>
                    <w:noProof/>
                  </w:rPr>
                </w:rPrChange>
              </w:rPr>
              <w:delText>Section 6: Lab Summary</w:delText>
            </w:r>
            <w:r w:rsidDel="006000DB">
              <w:rPr>
                <w:noProof/>
                <w:webHidden/>
              </w:rPr>
              <w:tab/>
            </w:r>
          </w:del>
          <w:del w:id="195" w:author="David Solomon" w:date="2018-01-29T12:28:00Z">
            <w:r w:rsidR="00670859" w:rsidDel="00230E53">
              <w:rPr>
                <w:noProof/>
                <w:webHidden/>
              </w:rPr>
              <w:delText>40</w:delText>
            </w:r>
          </w:del>
        </w:p>
        <w:p w14:paraId="75B5ADAD" w14:textId="2DA673AE" w:rsidR="009E6AB0" w:rsidDel="006000DB" w:rsidRDefault="009E6AB0">
          <w:pPr>
            <w:pStyle w:val="TOC1"/>
            <w:tabs>
              <w:tab w:val="right" w:leader="dot" w:pos="9350"/>
            </w:tabs>
            <w:rPr>
              <w:del w:id="196" w:author="David Solomon" w:date="2018-01-29T12:31:00Z"/>
              <w:rFonts w:eastAsiaTheme="minorEastAsia" w:cstheme="minorBidi"/>
              <w:b w:val="0"/>
              <w:bCs w:val="0"/>
              <w:noProof/>
            </w:rPr>
          </w:pPr>
          <w:del w:id="197" w:author="David Solomon" w:date="2018-01-29T12:31:00Z">
            <w:r w:rsidRPr="006000DB" w:rsidDel="006000DB">
              <w:rPr>
                <w:rPrChange w:id="198" w:author="David Solomon" w:date="2018-01-29T12:31:00Z">
                  <w:rPr>
                    <w:rStyle w:val="Hyperlink"/>
                    <w:noProof/>
                  </w:rPr>
                </w:rPrChange>
              </w:rPr>
              <w:delText>Section 7: Observing Kubernetes Resiliency</w:delText>
            </w:r>
            <w:r w:rsidDel="006000DB">
              <w:rPr>
                <w:noProof/>
                <w:webHidden/>
              </w:rPr>
              <w:tab/>
            </w:r>
          </w:del>
          <w:del w:id="199" w:author="David Solomon" w:date="2018-01-29T12:28:00Z">
            <w:r w:rsidR="00670859" w:rsidDel="00230E53">
              <w:rPr>
                <w:noProof/>
                <w:webHidden/>
              </w:rPr>
              <w:delText>41</w:delText>
            </w:r>
          </w:del>
        </w:p>
        <w:p w14:paraId="55D4B9E9" w14:textId="65B0B339" w:rsidR="009E6AB0" w:rsidDel="006000DB" w:rsidRDefault="009E6AB0">
          <w:pPr>
            <w:pStyle w:val="TOC2"/>
            <w:tabs>
              <w:tab w:val="right" w:leader="dot" w:pos="9350"/>
            </w:tabs>
            <w:rPr>
              <w:del w:id="200" w:author="David Solomon" w:date="2018-01-29T12:31:00Z"/>
              <w:rFonts w:eastAsiaTheme="minorEastAsia" w:cstheme="minorBidi"/>
              <w:b w:val="0"/>
              <w:bCs w:val="0"/>
              <w:noProof/>
              <w:sz w:val="24"/>
              <w:szCs w:val="24"/>
            </w:rPr>
          </w:pPr>
          <w:del w:id="201" w:author="David Solomon" w:date="2018-01-29T12:31:00Z">
            <w:r w:rsidRPr="006000DB" w:rsidDel="006000DB">
              <w:rPr>
                <w:rPrChange w:id="202" w:author="David Solomon" w:date="2018-01-29T12:31:00Z">
                  <w:rPr>
                    <w:rStyle w:val="Hyperlink"/>
                    <w:noProof/>
                  </w:rPr>
                </w:rPrChange>
              </w:rPr>
              <w:delText>Section 6: Deploy an Application to Kubernetes</w:delText>
            </w:r>
            <w:r w:rsidDel="006000DB">
              <w:rPr>
                <w:noProof/>
                <w:webHidden/>
              </w:rPr>
              <w:tab/>
            </w:r>
          </w:del>
          <w:del w:id="203" w:author="David Solomon" w:date="2018-01-29T12:28:00Z">
            <w:r w:rsidR="00670859" w:rsidDel="00230E53">
              <w:rPr>
                <w:noProof/>
                <w:webHidden/>
              </w:rPr>
              <w:delText>42</w:delText>
            </w:r>
          </w:del>
        </w:p>
        <w:p w14:paraId="5CED076B" w14:textId="46D889D1" w:rsidR="009E6AB0" w:rsidDel="006000DB" w:rsidRDefault="009E6AB0">
          <w:pPr>
            <w:pStyle w:val="TOC2"/>
            <w:tabs>
              <w:tab w:val="right" w:leader="dot" w:pos="9350"/>
            </w:tabs>
            <w:rPr>
              <w:del w:id="204" w:author="David Solomon" w:date="2018-01-29T12:31:00Z"/>
              <w:rFonts w:eastAsiaTheme="minorEastAsia" w:cstheme="minorBidi"/>
              <w:b w:val="0"/>
              <w:bCs w:val="0"/>
              <w:noProof/>
              <w:sz w:val="24"/>
              <w:szCs w:val="24"/>
            </w:rPr>
          </w:pPr>
          <w:del w:id="205" w:author="David Solomon" w:date="2018-01-29T12:31:00Z">
            <w:r w:rsidRPr="006000DB" w:rsidDel="006000DB">
              <w:rPr>
                <w:rPrChange w:id="206" w:author="David Solomon" w:date="2018-01-29T12:31:00Z">
                  <w:rPr>
                    <w:rStyle w:val="Hyperlink"/>
                    <w:noProof/>
                  </w:rPr>
                </w:rPrChange>
              </w:rPr>
              <w:delText>Section 7: Lab Instructions</w:delText>
            </w:r>
            <w:r w:rsidDel="006000DB">
              <w:rPr>
                <w:noProof/>
                <w:webHidden/>
              </w:rPr>
              <w:tab/>
            </w:r>
          </w:del>
          <w:del w:id="207" w:author="David Solomon" w:date="2018-01-29T12:28:00Z">
            <w:r w:rsidR="00670859" w:rsidDel="00230E53">
              <w:rPr>
                <w:noProof/>
                <w:webHidden/>
              </w:rPr>
              <w:delText>43</w:delText>
            </w:r>
          </w:del>
        </w:p>
        <w:p w14:paraId="0C4283AB" w14:textId="7C2BF748" w:rsidR="009E6AB0" w:rsidDel="006000DB" w:rsidRDefault="009E6AB0">
          <w:pPr>
            <w:pStyle w:val="TOC2"/>
            <w:tabs>
              <w:tab w:val="right" w:leader="dot" w:pos="9350"/>
            </w:tabs>
            <w:rPr>
              <w:del w:id="208" w:author="David Solomon" w:date="2018-01-29T12:31:00Z"/>
              <w:rFonts w:eastAsiaTheme="minorEastAsia" w:cstheme="minorBidi"/>
              <w:b w:val="0"/>
              <w:bCs w:val="0"/>
              <w:noProof/>
              <w:sz w:val="24"/>
              <w:szCs w:val="24"/>
            </w:rPr>
          </w:pPr>
          <w:del w:id="209" w:author="David Solomon" w:date="2018-01-29T12:31:00Z">
            <w:r w:rsidRPr="006000DB" w:rsidDel="006000DB">
              <w:rPr>
                <w:rPrChange w:id="210" w:author="David Solomon" w:date="2018-01-29T12:31:00Z">
                  <w:rPr>
                    <w:rStyle w:val="Hyperlink"/>
                    <w:noProof/>
                  </w:rPr>
                </w:rPrChange>
              </w:rPr>
              <w:delText>Section 7: Lab Summary</w:delText>
            </w:r>
            <w:r w:rsidDel="006000DB">
              <w:rPr>
                <w:noProof/>
                <w:webHidden/>
              </w:rPr>
              <w:tab/>
            </w:r>
          </w:del>
          <w:del w:id="211" w:author="David Solomon" w:date="2018-01-29T12:28:00Z">
            <w:r w:rsidR="00670859" w:rsidDel="00230E53">
              <w:rPr>
                <w:noProof/>
                <w:webHidden/>
              </w:rPr>
              <w:delText>45</w:delText>
            </w:r>
          </w:del>
        </w:p>
        <w:p w14:paraId="7329E730" w14:textId="08A3CF59" w:rsidR="001577C9" w:rsidRDefault="001577C9">
          <w:r>
            <w:rPr>
              <w:b/>
              <w:bCs/>
              <w:noProof/>
            </w:rPr>
            <w:fldChar w:fldCharType="end"/>
          </w:r>
        </w:p>
      </w:sdtContent>
    </w:sdt>
    <w:p w14:paraId="4D70127A" w14:textId="77777777" w:rsidR="001577C9" w:rsidRDefault="001577C9" w:rsidP="00B361EF">
      <w:pPr>
        <w:pStyle w:val="TableParagraph"/>
        <w:rPr>
          <w:rFonts w:asciiTheme="minorHAnsi" w:hAnsiTheme="minorHAnsi" w:cstheme="minorHAnsi"/>
        </w:rPr>
      </w:pPr>
    </w:p>
    <w:p w14:paraId="5F81A411" w14:textId="77777777" w:rsidR="001577C9" w:rsidRDefault="001577C9">
      <w:pPr>
        <w:rPr>
          <w:rFonts w:eastAsia="Arial" w:cstheme="minorHAnsi"/>
          <w:szCs w:val="22"/>
        </w:rPr>
      </w:pPr>
      <w:r>
        <w:rPr>
          <w:rFonts w:cstheme="minorHAnsi"/>
        </w:rPr>
        <w:br w:type="page"/>
      </w:r>
    </w:p>
    <w:p w14:paraId="0B800089" w14:textId="77777777" w:rsidR="001577C9" w:rsidRPr="001577C9" w:rsidRDefault="001577C9" w:rsidP="00EA4A71">
      <w:pPr>
        <w:pStyle w:val="Heading1"/>
        <w:jc w:val="center"/>
        <w:rPr>
          <w:rFonts w:eastAsia="Times New Roman"/>
        </w:rPr>
      </w:pPr>
      <w:bookmarkStart w:id="212" w:name="_Toc493603826"/>
      <w:bookmarkStart w:id="213" w:name="_Toc505356142"/>
      <w:r w:rsidRPr="001577C9">
        <w:rPr>
          <w:rFonts w:eastAsia="Times New Roman"/>
        </w:rPr>
        <w:lastRenderedPageBreak/>
        <w:t>Lab Environment Overview</w:t>
      </w:r>
      <w:bookmarkEnd w:id="212"/>
      <w:bookmarkEnd w:id="213"/>
    </w:p>
    <w:p w14:paraId="48A151E0" w14:textId="77777777" w:rsidR="001577C9" w:rsidRDefault="001577C9" w:rsidP="001577C9">
      <w:pPr>
        <w:pStyle w:val="BodyText"/>
        <w:rPr>
          <w:b/>
          <w:color w:val="27495F" w:themeColor="accent1"/>
          <w:w w:val="110"/>
          <w:sz w:val="28"/>
          <w:szCs w:val="28"/>
        </w:rPr>
      </w:pPr>
    </w:p>
    <w:p w14:paraId="6FCECA80" w14:textId="2FC72CB9" w:rsidR="001577C9" w:rsidRPr="00466A61" w:rsidDel="00891E8D" w:rsidRDefault="001577C9" w:rsidP="00B7121D">
      <w:pPr>
        <w:rPr>
          <w:del w:id="214" w:author="David Solomon" w:date="2018-02-02T17:26:00Z"/>
          <w:b/>
          <w:color w:val="5F97BD" w:themeColor="accent1" w:themeTint="99"/>
          <w:sz w:val="28"/>
          <w:szCs w:val="28"/>
        </w:rPr>
      </w:pPr>
      <w:del w:id="215" w:author="David Solomon" w:date="2018-02-02T17:19:00Z">
        <w:r w:rsidRPr="00466A61" w:rsidDel="00BF2D8E">
          <w:rPr>
            <w:b/>
            <w:color w:val="5F97BD" w:themeColor="accent1" w:themeTint="99"/>
            <w:sz w:val="28"/>
            <w:szCs w:val="28"/>
          </w:rPr>
          <w:delText>Installed Software and Tools</w:delText>
        </w:r>
      </w:del>
    </w:p>
    <w:p w14:paraId="6B3B7F51" w14:textId="77777777" w:rsidR="001577C9" w:rsidRPr="007925AD" w:rsidRDefault="001577C9" w:rsidP="001577C9">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Change w:id="216" w:author="David Solomon" w:date="2018-02-02T17:25:00Z">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PrChange>
      </w:tblPr>
      <w:tblGrid>
        <w:gridCol w:w="4689"/>
        <w:gridCol w:w="5670"/>
        <w:tblGridChange w:id="217">
          <w:tblGrid>
            <w:gridCol w:w="3333"/>
            <w:gridCol w:w="7026"/>
          </w:tblGrid>
        </w:tblGridChange>
      </w:tblGrid>
      <w:tr w:rsidR="001577C9" w:rsidRPr="007925AD" w14:paraId="1CE049D6" w14:textId="77777777" w:rsidTr="00BF2D8E">
        <w:trPr>
          <w:trHeight w:hRule="exact" w:val="325"/>
          <w:trPrChange w:id="218" w:author="David Solomon" w:date="2018-02-02T17:25:00Z">
            <w:trPr>
              <w:trHeight w:hRule="exact" w:val="325"/>
            </w:trPr>
          </w:trPrChange>
        </w:trPr>
        <w:tc>
          <w:tcPr>
            <w:tcW w:w="4689" w:type="dxa"/>
            <w:tcBorders>
              <w:bottom w:val="single" w:sz="4" w:space="0" w:color="4F81BD"/>
            </w:tcBorders>
            <w:tcPrChange w:id="219" w:author="David Solomon" w:date="2018-02-02T17:25:00Z">
              <w:tcPr>
                <w:tcW w:w="3333" w:type="dxa"/>
                <w:tcBorders>
                  <w:bottom w:val="single" w:sz="4" w:space="0" w:color="4F81BD"/>
                </w:tcBorders>
              </w:tcPr>
            </w:tcPrChange>
          </w:tcPr>
          <w:p w14:paraId="64903924" w14:textId="59714E20" w:rsidR="001577C9" w:rsidRPr="003E6844" w:rsidRDefault="00BF2D8E">
            <w:pPr>
              <w:jc w:val="center"/>
              <w:rPr>
                <w:rFonts w:cstheme="minorHAnsi"/>
                <w:b/>
                <w:sz w:val="28"/>
                <w:szCs w:val="28"/>
              </w:rPr>
              <w:pPrChange w:id="220" w:author="David Solomon" w:date="2018-02-02T17:19:00Z">
                <w:pPr/>
              </w:pPrChange>
            </w:pPr>
            <w:ins w:id="221" w:author="David Solomon" w:date="2018-02-02T17:19:00Z">
              <w:r>
                <w:rPr>
                  <w:rFonts w:cstheme="minorHAnsi"/>
                  <w:b/>
                  <w:sz w:val="28"/>
                  <w:szCs w:val="28"/>
                </w:rPr>
                <w:t>Environment</w:t>
              </w:r>
            </w:ins>
            <w:del w:id="222" w:author="David Solomon" w:date="2018-02-02T17:19:00Z">
              <w:r w:rsidR="001577C9" w:rsidRPr="003E6844" w:rsidDel="00BF2D8E">
                <w:rPr>
                  <w:rFonts w:cstheme="minorHAnsi"/>
                  <w:b/>
                  <w:sz w:val="28"/>
                  <w:szCs w:val="28"/>
                </w:rPr>
                <w:delText>Software</w:delText>
              </w:r>
            </w:del>
          </w:p>
        </w:tc>
        <w:tc>
          <w:tcPr>
            <w:tcW w:w="5670" w:type="dxa"/>
            <w:tcBorders>
              <w:bottom w:val="single" w:sz="4" w:space="0" w:color="4F81BD"/>
            </w:tcBorders>
            <w:tcPrChange w:id="223" w:author="David Solomon" w:date="2018-02-02T17:25:00Z">
              <w:tcPr>
                <w:tcW w:w="7026" w:type="dxa"/>
                <w:tcBorders>
                  <w:bottom w:val="single" w:sz="4" w:space="0" w:color="4F81BD"/>
                </w:tcBorders>
              </w:tcPr>
            </w:tcPrChange>
          </w:tcPr>
          <w:p w14:paraId="0BECF784" w14:textId="734AC036" w:rsidR="001577C9" w:rsidRPr="003E6844" w:rsidRDefault="001577C9">
            <w:pPr>
              <w:jc w:val="center"/>
              <w:rPr>
                <w:rFonts w:cstheme="minorHAnsi"/>
                <w:b/>
                <w:sz w:val="28"/>
                <w:szCs w:val="28"/>
              </w:rPr>
              <w:pPrChange w:id="224" w:author="David Solomon" w:date="2018-02-02T17:19:00Z">
                <w:pPr/>
              </w:pPrChange>
            </w:pPr>
            <w:del w:id="225" w:author="David Solomon" w:date="2018-02-02T17:19:00Z">
              <w:r w:rsidRPr="003E6844" w:rsidDel="00BF2D8E">
                <w:rPr>
                  <w:rFonts w:cstheme="minorHAnsi"/>
                  <w:b/>
                  <w:sz w:val="28"/>
                  <w:szCs w:val="28"/>
                </w:rPr>
                <w:delText>Link</w:delText>
              </w:r>
            </w:del>
            <w:ins w:id="226" w:author="David Solomon" w:date="2018-02-02T17:19:00Z">
              <w:r w:rsidR="00BF2D8E">
                <w:rPr>
                  <w:rFonts w:cstheme="minorHAnsi"/>
                  <w:b/>
                  <w:sz w:val="28"/>
                  <w:szCs w:val="28"/>
                </w:rPr>
                <w:t>Access</w:t>
              </w:r>
            </w:ins>
          </w:p>
        </w:tc>
      </w:tr>
      <w:tr w:rsidR="00BC19F6" w:rsidRPr="007925AD" w14:paraId="6BF36043" w14:textId="77777777" w:rsidTr="00BF2D8E">
        <w:trPr>
          <w:trHeight w:hRule="exact" w:val="406"/>
          <w:trPrChange w:id="227" w:author="David Solomon" w:date="2018-02-02T17:25:00Z">
            <w:trPr>
              <w:trHeight w:hRule="exact" w:val="406"/>
            </w:trPr>
          </w:trPrChange>
        </w:trPr>
        <w:tc>
          <w:tcPr>
            <w:tcW w:w="4689" w:type="dxa"/>
            <w:tcBorders>
              <w:top w:val="single" w:sz="4" w:space="0" w:color="4F81BD"/>
            </w:tcBorders>
            <w:shd w:val="clear" w:color="auto" w:fill="C9DCE9" w:themeFill="accent1" w:themeFillTint="33"/>
            <w:tcPrChange w:id="228" w:author="David Solomon" w:date="2018-02-02T17:25:00Z">
              <w:tcPr>
                <w:tcW w:w="3333" w:type="dxa"/>
                <w:tcBorders>
                  <w:top w:val="single" w:sz="4" w:space="0" w:color="4F81BD"/>
                </w:tcBorders>
                <w:shd w:val="clear" w:color="auto" w:fill="C9DCE9" w:themeFill="accent1" w:themeFillTint="33"/>
              </w:tcPr>
            </w:tcPrChange>
          </w:tcPr>
          <w:p w14:paraId="637D6A23" w14:textId="75108A88" w:rsidR="001577C9" w:rsidRPr="00561A2B" w:rsidRDefault="00BF2D8E" w:rsidP="00865233">
            <w:pPr>
              <w:rPr>
                <w:rFonts w:cstheme="minorHAnsi"/>
                <w:b/>
              </w:rPr>
            </w:pPr>
            <w:ins w:id="229" w:author="David Solomon" w:date="2018-02-02T17:23:00Z">
              <w:r w:rsidRPr="00BF2D8E">
                <w:rPr>
                  <w:rFonts w:cstheme="minorHAnsi"/>
                  <w:b/>
                  <w:rPrChange w:id="230" w:author="David Solomon" w:date="2018-02-02T17:25:00Z">
                    <w:rPr>
                      <w:rFonts w:cstheme="minorHAnsi"/>
                    </w:rPr>
                  </w:rPrChange>
                </w:rPr>
                <w:t xml:space="preserve">Docker and </w:t>
              </w:r>
              <w:proofErr w:type="spellStart"/>
              <w:r w:rsidRPr="00BF2D8E">
                <w:rPr>
                  <w:rFonts w:cstheme="minorHAnsi"/>
                  <w:b/>
                  <w:rPrChange w:id="231" w:author="David Solomon" w:date="2018-02-02T17:25:00Z">
                    <w:rPr>
                      <w:rFonts w:cstheme="minorHAnsi"/>
                    </w:rPr>
                  </w:rPrChange>
                </w:rPr>
                <w:t>Kubectl</w:t>
              </w:r>
              <w:proofErr w:type="spellEnd"/>
              <w:r w:rsidRPr="00BF2D8E">
                <w:rPr>
                  <w:rFonts w:cstheme="minorHAnsi"/>
                  <w:b/>
                  <w:rPrChange w:id="232" w:author="David Solomon" w:date="2018-02-02T17:25:00Z">
                    <w:rPr>
                      <w:rFonts w:cstheme="minorHAnsi"/>
                    </w:rPr>
                  </w:rPrChange>
                </w:rPr>
                <w:t xml:space="preserve"> on Linux</w:t>
              </w:r>
            </w:ins>
            <w:del w:id="233" w:author="David Solomon" w:date="2018-02-02T17:19:00Z">
              <w:r w:rsidR="00910AFA" w:rsidRPr="00891E8D" w:rsidDel="00BF2D8E">
                <w:rPr>
                  <w:rFonts w:cstheme="minorHAnsi"/>
                  <w:b/>
                </w:rPr>
                <w:delText>Docker</w:delText>
              </w:r>
            </w:del>
          </w:p>
        </w:tc>
        <w:tc>
          <w:tcPr>
            <w:tcW w:w="5670" w:type="dxa"/>
            <w:tcBorders>
              <w:top w:val="single" w:sz="4" w:space="0" w:color="4F81BD"/>
            </w:tcBorders>
            <w:shd w:val="clear" w:color="auto" w:fill="C9DCE9" w:themeFill="accent1" w:themeFillTint="33"/>
            <w:tcPrChange w:id="234" w:author="David Solomon" w:date="2018-02-02T17:25:00Z">
              <w:tcPr>
                <w:tcW w:w="7026" w:type="dxa"/>
                <w:tcBorders>
                  <w:top w:val="single" w:sz="4" w:space="0" w:color="4F81BD"/>
                </w:tcBorders>
                <w:shd w:val="clear" w:color="auto" w:fill="C9DCE9" w:themeFill="accent1" w:themeFillTint="33"/>
              </w:tcPr>
            </w:tcPrChange>
          </w:tcPr>
          <w:p w14:paraId="5D5DA0EC" w14:textId="73B1E192" w:rsidR="001577C9" w:rsidRPr="003E6844" w:rsidRDefault="00BC19F6" w:rsidP="00865233">
            <w:pPr>
              <w:pStyle w:val="TableParagraph"/>
              <w:tabs>
                <w:tab w:val="left" w:pos="2630"/>
              </w:tabs>
              <w:spacing w:before="56"/>
              <w:ind w:left="98"/>
              <w:rPr>
                <w:rFonts w:asciiTheme="minorHAnsi" w:hAnsiTheme="minorHAnsi" w:cstheme="minorHAnsi"/>
                <w:color w:val="000000" w:themeColor="text1"/>
              </w:rPr>
            </w:pPr>
            <w:del w:id="235" w:author="David Solomon" w:date="2018-02-02T17:19:00Z">
              <w:r w:rsidRPr="00BC19F6" w:rsidDel="00BF2D8E">
                <w:rPr>
                  <w:rFonts w:cstheme="minorHAnsi"/>
                </w:rPr>
                <w:delText>https://www.docker.com</w:delText>
              </w:r>
            </w:del>
            <w:proofErr w:type="spellStart"/>
            <w:ins w:id="236" w:author="David Solomon" w:date="2018-02-02T17:24:00Z">
              <w:r w:rsidR="00BF2D8E">
                <w:rPr>
                  <w:rFonts w:cstheme="minorHAnsi"/>
                </w:rPr>
                <w:t>ssh</w:t>
              </w:r>
              <w:proofErr w:type="spellEnd"/>
              <w:r w:rsidR="00BF2D8E">
                <w:rPr>
                  <w:rFonts w:cstheme="minorHAnsi"/>
                </w:rPr>
                <w:t xml:space="preserve"> </w:t>
              </w:r>
              <w:r w:rsidR="00BF2D8E" w:rsidRPr="00BF2D8E">
                <w:rPr>
                  <w:rFonts w:asciiTheme="majorHAnsi" w:hAnsiTheme="majorHAnsi" w:cstheme="majorHAnsi"/>
                  <w:color w:val="000000"/>
                  <w:szCs w:val="24"/>
                  <w:rPrChange w:id="237" w:author="David Solomon" w:date="2018-02-02T17:24:00Z">
                    <w:rPr>
                      <w:rFonts w:ascii="Menlo" w:hAnsi="Menlo" w:cs="Menlo"/>
                      <w:color w:val="000000"/>
                      <w:sz w:val="28"/>
                      <w:szCs w:val="28"/>
                    </w:rPr>
                  </w:rPrChange>
                </w:rPr>
                <w:t>169.46.99.30</w:t>
              </w:r>
            </w:ins>
          </w:p>
        </w:tc>
      </w:tr>
      <w:tr w:rsidR="00BC19F6" w:rsidRPr="007925AD" w14:paraId="1F1BE0D0" w14:textId="77777777" w:rsidTr="00BF2D8E">
        <w:trPr>
          <w:trHeight w:hRule="exact" w:val="416"/>
          <w:trPrChange w:id="238" w:author="David Solomon" w:date="2018-02-02T17:25:00Z">
            <w:trPr>
              <w:trHeight w:hRule="exact" w:val="416"/>
            </w:trPr>
          </w:trPrChange>
        </w:trPr>
        <w:tc>
          <w:tcPr>
            <w:tcW w:w="4689" w:type="dxa"/>
            <w:tcBorders>
              <w:bottom w:val="single" w:sz="8" w:space="0" w:color="4F81BD"/>
            </w:tcBorders>
            <w:tcPrChange w:id="239" w:author="David Solomon" w:date="2018-02-02T17:25:00Z">
              <w:tcPr>
                <w:tcW w:w="3333" w:type="dxa"/>
                <w:tcBorders>
                  <w:bottom w:val="single" w:sz="8" w:space="0" w:color="4F81BD"/>
                </w:tcBorders>
              </w:tcPr>
            </w:tcPrChange>
          </w:tcPr>
          <w:p w14:paraId="72C0E512" w14:textId="7789006B" w:rsidR="001577C9" w:rsidRPr="003E6844" w:rsidRDefault="00BF2D8E" w:rsidP="00865233">
            <w:pPr>
              <w:rPr>
                <w:rFonts w:cstheme="minorHAnsi"/>
                <w:b/>
              </w:rPr>
            </w:pPr>
            <w:ins w:id="240" w:author="David Solomon" w:date="2018-02-02T17:25:00Z">
              <w:r>
                <w:rPr>
                  <w:rFonts w:cstheme="minorHAnsi"/>
                  <w:b/>
                </w:rPr>
                <w:t>IBM Cloud Private</w:t>
              </w:r>
            </w:ins>
            <w:del w:id="241" w:author="David Solomon" w:date="2018-02-02T17:19:00Z">
              <w:r w:rsidR="00BC19F6" w:rsidRPr="00BC19F6" w:rsidDel="00BF2D8E">
                <w:rPr>
                  <w:rFonts w:cstheme="minorHAnsi"/>
                  <w:b/>
                </w:rPr>
                <w:delText>VirtualBox</w:delText>
              </w:r>
            </w:del>
          </w:p>
        </w:tc>
        <w:tc>
          <w:tcPr>
            <w:tcW w:w="5670" w:type="dxa"/>
            <w:tcBorders>
              <w:bottom w:val="single" w:sz="8" w:space="0" w:color="4F81BD"/>
            </w:tcBorders>
            <w:tcPrChange w:id="242" w:author="David Solomon" w:date="2018-02-02T17:25:00Z">
              <w:tcPr>
                <w:tcW w:w="7026" w:type="dxa"/>
                <w:tcBorders>
                  <w:bottom w:val="single" w:sz="8" w:space="0" w:color="4F81BD"/>
                </w:tcBorders>
              </w:tcPr>
            </w:tcPrChange>
          </w:tcPr>
          <w:p w14:paraId="6D20D1C2" w14:textId="31136050" w:rsidR="001577C9" w:rsidRPr="003E6844" w:rsidRDefault="00BF2D8E" w:rsidP="00865233">
            <w:pPr>
              <w:pStyle w:val="TableParagraph"/>
              <w:tabs>
                <w:tab w:val="left" w:pos="2630"/>
              </w:tabs>
              <w:spacing w:before="56"/>
              <w:ind w:left="98"/>
              <w:rPr>
                <w:rFonts w:asciiTheme="minorHAnsi" w:hAnsiTheme="minorHAnsi" w:cstheme="minorHAnsi"/>
                <w:color w:val="000000" w:themeColor="text1"/>
              </w:rPr>
            </w:pPr>
            <w:ins w:id="243" w:author="David Solomon" w:date="2018-02-02T17:25:00Z">
              <w:r>
                <w:rPr>
                  <w:rFonts w:asciiTheme="minorHAnsi" w:hAnsiTheme="minorHAnsi" w:cstheme="minorHAnsi"/>
                  <w:color w:val="000000" w:themeColor="text1"/>
                </w:rPr>
                <w:t>http://</w:t>
              </w:r>
            </w:ins>
            <w:del w:id="244" w:author="David Solomon" w:date="2018-02-02T17:19:00Z">
              <w:r w:rsidR="00BC19F6" w:rsidRPr="00BC19F6" w:rsidDel="00BF2D8E">
                <w:rPr>
                  <w:rFonts w:asciiTheme="minorHAnsi" w:hAnsiTheme="minorHAnsi" w:cstheme="minorHAnsi"/>
                  <w:color w:val="000000" w:themeColor="text1"/>
                </w:rPr>
                <w:delText>https://www.virtualbox.org/wiki/Download</w:delText>
              </w:r>
            </w:del>
            <w:ins w:id="245" w:author="David Solomon" w:date="2018-02-02T17:25:00Z">
              <w:r w:rsidRPr="00BF2D8E">
                <w:rPr>
                  <w:rFonts w:asciiTheme="minorHAnsi" w:hAnsiTheme="minorHAnsi" w:cstheme="minorHAnsi"/>
                  <w:color w:val="000000" w:themeColor="text1"/>
                </w:rPr>
                <w:t>169.46.33.190:8443</w:t>
              </w:r>
            </w:ins>
            <w:del w:id="246" w:author="David Solomon" w:date="2018-02-02T17:19:00Z">
              <w:r w:rsidR="00BC19F6" w:rsidRPr="00BC19F6" w:rsidDel="00BF2D8E">
                <w:rPr>
                  <w:rFonts w:asciiTheme="minorHAnsi" w:hAnsiTheme="minorHAnsi" w:cstheme="minorHAnsi"/>
                  <w:color w:val="000000" w:themeColor="text1"/>
                </w:rPr>
                <w:delText>s</w:delText>
              </w:r>
            </w:del>
          </w:p>
        </w:tc>
      </w:tr>
      <w:tr w:rsidR="00BC19F6" w:rsidRPr="007925AD" w:rsidDel="00891E8D" w14:paraId="55588059" w14:textId="460DCCCE" w:rsidTr="00BF2D8E">
        <w:trPr>
          <w:trHeight w:hRule="exact" w:val="443"/>
          <w:del w:id="247" w:author="David Solomon" w:date="2018-02-02T17:26:00Z"/>
          <w:trPrChange w:id="248" w:author="David Solomon" w:date="2018-02-02T17:25:00Z">
            <w:trPr>
              <w:trHeight w:hRule="exact" w:val="443"/>
            </w:trPr>
          </w:trPrChange>
        </w:trPr>
        <w:tc>
          <w:tcPr>
            <w:tcW w:w="4689" w:type="dxa"/>
            <w:shd w:val="clear" w:color="auto" w:fill="C9DCE9" w:themeFill="accent1" w:themeFillTint="33"/>
            <w:tcPrChange w:id="249" w:author="David Solomon" w:date="2018-02-02T17:25:00Z">
              <w:tcPr>
                <w:tcW w:w="3333" w:type="dxa"/>
                <w:shd w:val="clear" w:color="auto" w:fill="C9DCE9" w:themeFill="accent1" w:themeFillTint="33"/>
              </w:tcPr>
            </w:tcPrChange>
          </w:tcPr>
          <w:p w14:paraId="0B8C3D3E" w14:textId="33639FF1" w:rsidR="001577C9" w:rsidRPr="003E6844" w:rsidDel="00891E8D" w:rsidRDefault="00BC19F6" w:rsidP="00865233">
            <w:pPr>
              <w:rPr>
                <w:del w:id="250" w:author="David Solomon" w:date="2018-02-02T17:26:00Z"/>
                <w:rFonts w:cstheme="minorHAnsi"/>
                <w:b/>
              </w:rPr>
            </w:pPr>
            <w:del w:id="251" w:author="David Solomon" w:date="2018-02-02T17:19:00Z">
              <w:r w:rsidRPr="00BC19F6" w:rsidDel="00BF2D8E">
                <w:rPr>
                  <w:rFonts w:cstheme="minorHAnsi"/>
                  <w:b/>
                </w:rPr>
                <w:delText>Minikube</w:delText>
              </w:r>
            </w:del>
          </w:p>
        </w:tc>
        <w:tc>
          <w:tcPr>
            <w:tcW w:w="5670" w:type="dxa"/>
            <w:shd w:val="clear" w:color="auto" w:fill="C9DCE9" w:themeFill="accent1" w:themeFillTint="33"/>
            <w:tcPrChange w:id="252" w:author="David Solomon" w:date="2018-02-02T17:25:00Z">
              <w:tcPr>
                <w:tcW w:w="7026" w:type="dxa"/>
                <w:shd w:val="clear" w:color="auto" w:fill="C9DCE9" w:themeFill="accent1" w:themeFillTint="33"/>
              </w:tcPr>
            </w:tcPrChange>
          </w:tcPr>
          <w:p w14:paraId="1E163769" w14:textId="0FFBB2FA" w:rsidR="001577C9" w:rsidRPr="003E6844" w:rsidDel="00891E8D" w:rsidRDefault="00BC19F6" w:rsidP="00865233">
            <w:pPr>
              <w:pStyle w:val="TableParagraph"/>
              <w:tabs>
                <w:tab w:val="left" w:pos="2630"/>
              </w:tabs>
              <w:spacing w:before="56"/>
              <w:ind w:left="98"/>
              <w:rPr>
                <w:del w:id="253" w:author="David Solomon" w:date="2018-02-02T17:26:00Z"/>
                <w:rFonts w:asciiTheme="minorHAnsi" w:hAnsiTheme="minorHAnsi" w:cstheme="minorHAnsi"/>
                <w:color w:val="000000" w:themeColor="text1"/>
              </w:rPr>
            </w:pPr>
            <w:del w:id="254" w:author="David Solomon" w:date="2018-02-02T17:19:00Z">
              <w:r w:rsidRPr="00BC19F6" w:rsidDel="00BF2D8E">
                <w:rPr>
                  <w:rFonts w:asciiTheme="minorHAnsi" w:hAnsiTheme="minorHAnsi" w:cstheme="minorHAnsi"/>
                  <w:color w:val="000000" w:themeColor="text1"/>
                </w:rPr>
                <w:delText>https://kubernetes.io/docs/getting-started-guides/minikube/</w:delText>
              </w:r>
            </w:del>
          </w:p>
        </w:tc>
      </w:tr>
      <w:tr w:rsidR="00BC19F6" w:rsidRPr="007925AD" w:rsidDel="00891E8D" w14:paraId="25B36383" w14:textId="43226CCF" w:rsidTr="00BF2D8E">
        <w:trPr>
          <w:trHeight w:hRule="exact" w:val="425"/>
          <w:del w:id="255" w:author="David Solomon" w:date="2018-02-02T17:26:00Z"/>
          <w:trPrChange w:id="256" w:author="David Solomon" w:date="2018-02-02T17:25:00Z">
            <w:trPr>
              <w:trHeight w:hRule="exact" w:val="425"/>
            </w:trPr>
          </w:trPrChange>
        </w:trPr>
        <w:tc>
          <w:tcPr>
            <w:tcW w:w="4689" w:type="dxa"/>
            <w:tcBorders>
              <w:bottom w:val="single" w:sz="8" w:space="0" w:color="4F81BD"/>
            </w:tcBorders>
            <w:tcPrChange w:id="257" w:author="David Solomon" w:date="2018-02-02T17:25:00Z">
              <w:tcPr>
                <w:tcW w:w="3333" w:type="dxa"/>
                <w:tcBorders>
                  <w:bottom w:val="single" w:sz="8" w:space="0" w:color="4F81BD"/>
                </w:tcBorders>
              </w:tcPr>
            </w:tcPrChange>
          </w:tcPr>
          <w:p w14:paraId="3F40C1EE" w14:textId="1A76C637" w:rsidR="001577C9" w:rsidRPr="003E6844" w:rsidDel="00891E8D" w:rsidRDefault="00F4451C" w:rsidP="00865233">
            <w:pPr>
              <w:rPr>
                <w:del w:id="258" w:author="David Solomon" w:date="2018-02-02T17:26:00Z"/>
                <w:rFonts w:cstheme="minorHAnsi"/>
                <w:b/>
              </w:rPr>
            </w:pPr>
            <w:del w:id="259" w:author="David Solomon" w:date="2018-02-02T17:19:00Z">
              <w:r w:rsidRPr="00F4451C" w:rsidDel="00BF2D8E">
                <w:rPr>
                  <w:rFonts w:cstheme="minorHAnsi"/>
                  <w:b/>
                </w:rPr>
                <w:delText>Docker Hub</w:delText>
              </w:r>
            </w:del>
          </w:p>
        </w:tc>
        <w:tc>
          <w:tcPr>
            <w:tcW w:w="5670" w:type="dxa"/>
            <w:tcBorders>
              <w:bottom w:val="single" w:sz="8" w:space="0" w:color="4F81BD"/>
            </w:tcBorders>
            <w:tcPrChange w:id="260" w:author="David Solomon" w:date="2018-02-02T17:25:00Z">
              <w:tcPr>
                <w:tcW w:w="7026" w:type="dxa"/>
                <w:tcBorders>
                  <w:bottom w:val="single" w:sz="8" w:space="0" w:color="4F81BD"/>
                </w:tcBorders>
              </w:tcPr>
            </w:tcPrChange>
          </w:tcPr>
          <w:p w14:paraId="325C9B02" w14:textId="599EFB7A" w:rsidR="001577C9" w:rsidRPr="003E6844" w:rsidDel="00891E8D" w:rsidRDefault="00F4451C" w:rsidP="00865233">
            <w:pPr>
              <w:pStyle w:val="TableParagraph"/>
              <w:spacing w:before="38" w:line="288" w:lineRule="auto"/>
              <w:ind w:left="103" w:right="246"/>
              <w:rPr>
                <w:del w:id="261" w:author="David Solomon" w:date="2018-02-02T17:26:00Z"/>
                <w:rFonts w:asciiTheme="minorHAnsi" w:hAnsiTheme="minorHAnsi" w:cstheme="minorHAnsi"/>
                <w:color w:val="000000" w:themeColor="text1"/>
              </w:rPr>
            </w:pPr>
            <w:del w:id="262" w:author="David Solomon" w:date="2018-02-02T17:19:00Z">
              <w:r w:rsidRPr="00F4451C" w:rsidDel="00BF2D8E">
                <w:rPr>
                  <w:rFonts w:cstheme="minorHAnsi"/>
                </w:rPr>
                <w:delText>https://hub.docker.com/</w:delText>
              </w:r>
            </w:del>
          </w:p>
        </w:tc>
      </w:tr>
    </w:tbl>
    <w:p w14:paraId="2AB1A6B4" w14:textId="77777777" w:rsidR="001577C9" w:rsidRDefault="001577C9" w:rsidP="001577C9">
      <w:pPr>
        <w:pStyle w:val="BodyText"/>
        <w:rPr>
          <w:rFonts w:ascii="Times New Roman"/>
          <w:b/>
          <w:sz w:val="20"/>
        </w:rPr>
      </w:pPr>
    </w:p>
    <w:p w14:paraId="7C55213A" w14:textId="77777777" w:rsidR="004937CA" w:rsidRDefault="004937CA">
      <w:pPr>
        <w:rPr>
          <w:rFonts w:eastAsia="Arial" w:cstheme="minorHAnsi"/>
          <w:szCs w:val="22"/>
        </w:rPr>
      </w:pPr>
      <w:r>
        <w:rPr>
          <w:rFonts w:cstheme="minorHAnsi"/>
        </w:rPr>
        <w:br w:type="page"/>
      </w:r>
    </w:p>
    <w:p w14:paraId="68E8A61A" w14:textId="4BB25CE8" w:rsidR="001577C9" w:rsidDel="00BF2D8E" w:rsidRDefault="0033257D" w:rsidP="004937CA">
      <w:pPr>
        <w:pStyle w:val="Heading1"/>
        <w:rPr>
          <w:del w:id="263" w:author="David Solomon" w:date="2018-02-02T17:19:00Z"/>
        </w:rPr>
      </w:pPr>
      <w:del w:id="264" w:author="David Solomon" w:date="2018-02-02T17:19:00Z">
        <w:r w:rsidDel="00BF2D8E">
          <w:lastRenderedPageBreak/>
          <w:delText>Section</w:delText>
        </w:r>
        <w:r w:rsidR="004937CA" w:rsidDel="00BF2D8E">
          <w:delText xml:space="preserve"> 1: </w:delText>
        </w:r>
        <w:r w:rsidRPr="0033257D" w:rsidDel="00BF2D8E">
          <w:delText>Pre-requisites</w:delText>
        </w:r>
      </w:del>
    </w:p>
    <w:p w14:paraId="40393359" w14:textId="14A311FE" w:rsidR="004937CA" w:rsidDel="00BF2D8E" w:rsidRDefault="004937CA" w:rsidP="004937CA">
      <w:pPr>
        <w:rPr>
          <w:del w:id="265" w:author="David Solomon" w:date="2018-02-02T17:19:00Z"/>
        </w:rPr>
      </w:pPr>
    </w:p>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1613"/>
        <w:gridCol w:w="7096"/>
      </w:tblGrid>
      <w:tr w:rsidR="004937CA" w:rsidDel="00BF2D8E" w14:paraId="56FEAAFB" w14:textId="6218545B" w:rsidTr="009947D2">
        <w:trPr>
          <w:del w:id="266" w:author="David Solomon" w:date="2018-02-02T17:19:00Z"/>
        </w:trPr>
        <w:tc>
          <w:tcPr>
            <w:tcW w:w="1613" w:type="dxa"/>
            <w:tcBorders>
              <w:bottom w:val="single" w:sz="4" w:space="0" w:color="auto"/>
            </w:tcBorders>
            <w:shd w:val="clear" w:color="auto" w:fill="D9D9D9" w:themeFill="background1" w:themeFillShade="D9"/>
          </w:tcPr>
          <w:p w14:paraId="6D73B97E" w14:textId="4B52D0BC" w:rsidR="004937CA" w:rsidRPr="00C7412B" w:rsidDel="00BF2D8E" w:rsidRDefault="004937CA" w:rsidP="00865233">
            <w:pPr>
              <w:rPr>
                <w:del w:id="267" w:author="David Solomon" w:date="2018-02-02T17:19:00Z"/>
                <w:rFonts w:cstheme="minorHAnsi"/>
                <w:color w:val="4F81BD"/>
                <w:w w:val="105"/>
                <w:sz w:val="28"/>
                <w:szCs w:val="28"/>
              </w:rPr>
            </w:pPr>
            <w:del w:id="268" w:author="David Solomon" w:date="2018-02-02T17:19:00Z">
              <w:r w:rsidRPr="00C7412B" w:rsidDel="00BF2D8E">
                <w:rPr>
                  <w:rFonts w:cstheme="minorHAnsi"/>
                  <w:color w:val="000000" w:themeColor="text1"/>
                  <w:w w:val="105"/>
                  <w:sz w:val="28"/>
                  <w:szCs w:val="28"/>
                </w:rPr>
                <w:delText>Purpose:</w:delText>
              </w:r>
            </w:del>
          </w:p>
        </w:tc>
        <w:tc>
          <w:tcPr>
            <w:tcW w:w="7096" w:type="dxa"/>
          </w:tcPr>
          <w:p w14:paraId="08F3C7B4" w14:textId="1996057E" w:rsidR="004937CA" w:rsidDel="00BF2D8E" w:rsidRDefault="00B361EF" w:rsidP="00B361EF">
            <w:pPr>
              <w:rPr>
                <w:del w:id="269" w:author="David Solomon" w:date="2018-02-02T17:19:00Z"/>
                <w:rFonts w:cstheme="minorHAnsi"/>
                <w:color w:val="000000" w:themeColor="text1"/>
                <w:w w:val="105"/>
              </w:rPr>
            </w:pPr>
            <w:del w:id="270" w:author="David Solomon" w:date="2018-02-02T17:19:00Z">
              <w:r w:rsidDel="00BF2D8E">
                <w:rPr>
                  <w:rFonts w:cstheme="minorHAnsi"/>
                  <w:color w:val="000000" w:themeColor="text1"/>
                  <w:w w:val="105"/>
                </w:rPr>
                <w:delText xml:space="preserve">This section </w:delText>
              </w:r>
              <w:r w:rsidR="009947D2" w:rsidDel="00BF2D8E">
                <w:rPr>
                  <w:rFonts w:cstheme="minorHAnsi"/>
                  <w:color w:val="000000" w:themeColor="text1"/>
                  <w:w w:val="105"/>
                </w:rPr>
                <w:delText>introduces Docker editions, and installation types along with guidance on how to install Docker on its supported platforms.</w:delText>
              </w:r>
            </w:del>
          </w:p>
          <w:p w14:paraId="74DBBCD9" w14:textId="2B5D7FE0" w:rsidR="009947D2" w:rsidDel="00BF2D8E" w:rsidRDefault="009947D2" w:rsidP="00B361EF">
            <w:pPr>
              <w:rPr>
                <w:del w:id="271" w:author="David Solomon" w:date="2018-02-02T17:19:00Z"/>
                <w:rFonts w:cstheme="minorHAnsi"/>
                <w:color w:val="000000" w:themeColor="text1"/>
                <w:w w:val="105"/>
              </w:rPr>
            </w:pPr>
          </w:p>
          <w:p w14:paraId="098A9381" w14:textId="12080043" w:rsidR="00DA0F55" w:rsidRPr="00C7412B" w:rsidDel="00BF2D8E" w:rsidRDefault="009947D2" w:rsidP="00B361EF">
            <w:pPr>
              <w:rPr>
                <w:del w:id="272" w:author="David Solomon" w:date="2018-02-02T17:19:00Z"/>
                <w:rFonts w:cstheme="minorHAnsi"/>
                <w:color w:val="000000" w:themeColor="text1"/>
                <w:w w:val="105"/>
                <w:highlight w:val="red"/>
              </w:rPr>
            </w:pPr>
            <w:del w:id="273" w:author="David Solomon" w:date="2018-02-02T17:19:00Z">
              <w:r w:rsidDel="00BF2D8E">
                <w:rPr>
                  <w:rFonts w:cstheme="minorHAnsi"/>
                  <w:color w:val="000000" w:themeColor="text1"/>
                  <w:w w:val="105"/>
                </w:rPr>
                <w:delText>You will determine the version of Docker running on your laptop and then verify that Docker is running without issues.</w:delText>
              </w:r>
            </w:del>
          </w:p>
          <w:p w14:paraId="0B40FB8B" w14:textId="57FEB952" w:rsidR="00C7412B" w:rsidRPr="00C7412B" w:rsidDel="00BF2D8E" w:rsidRDefault="00C7412B" w:rsidP="00C7412B">
            <w:pPr>
              <w:ind w:left="360"/>
              <w:rPr>
                <w:del w:id="274" w:author="David Solomon" w:date="2018-02-02T17:19:00Z"/>
                <w:rFonts w:cstheme="minorHAnsi"/>
                <w:color w:val="000000" w:themeColor="text1"/>
                <w:w w:val="105"/>
              </w:rPr>
            </w:pPr>
          </w:p>
        </w:tc>
      </w:tr>
      <w:tr w:rsidR="004937CA" w:rsidDel="00BF2D8E" w14:paraId="73A23605" w14:textId="2299E330" w:rsidTr="009947D2">
        <w:trPr>
          <w:trHeight w:val="353"/>
          <w:del w:id="275" w:author="David Solomon" w:date="2018-02-02T17:19:00Z"/>
        </w:trPr>
        <w:tc>
          <w:tcPr>
            <w:tcW w:w="1613" w:type="dxa"/>
            <w:tcBorders>
              <w:right w:val="nil"/>
            </w:tcBorders>
          </w:tcPr>
          <w:p w14:paraId="02F254D3" w14:textId="5A691188" w:rsidR="004937CA" w:rsidRPr="00C7412B" w:rsidDel="00BF2D8E" w:rsidRDefault="004937CA" w:rsidP="00865233">
            <w:pPr>
              <w:rPr>
                <w:del w:id="276" w:author="David Solomon" w:date="2018-02-02T17:19:00Z"/>
                <w:rFonts w:cstheme="minorHAnsi"/>
                <w:b/>
                <w:bCs/>
                <w:color w:val="4F81BD"/>
                <w:w w:val="105"/>
                <w:sz w:val="28"/>
                <w:szCs w:val="28"/>
              </w:rPr>
            </w:pPr>
          </w:p>
        </w:tc>
        <w:tc>
          <w:tcPr>
            <w:tcW w:w="7096" w:type="dxa"/>
            <w:tcBorders>
              <w:left w:val="nil"/>
            </w:tcBorders>
          </w:tcPr>
          <w:p w14:paraId="25ACDCE0" w14:textId="0BD26C85" w:rsidR="004937CA" w:rsidRPr="00C7412B" w:rsidDel="00BF2D8E" w:rsidRDefault="004937CA" w:rsidP="00865233">
            <w:pPr>
              <w:rPr>
                <w:del w:id="277" w:author="David Solomon" w:date="2018-02-02T17:19:00Z"/>
                <w:rFonts w:cstheme="minorHAnsi"/>
                <w:b/>
                <w:bCs/>
                <w:color w:val="4F81BD"/>
                <w:w w:val="105"/>
                <w:sz w:val="28"/>
                <w:szCs w:val="28"/>
              </w:rPr>
            </w:pPr>
          </w:p>
        </w:tc>
      </w:tr>
      <w:tr w:rsidR="004937CA" w:rsidDel="00BF2D8E" w14:paraId="20858434" w14:textId="6C0CA1E5" w:rsidTr="009947D2">
        <w:trPr>
          <w:del w:id="278" w:author="David Solomon" w:date="2018-02-02T17:19:00Z"/>
        </w:trPr>
        <w:tc>
          <w:tcPr>
            <w:tcW w:w="1613" w:type="dxa"/>
            <w:tcBorders>
              <w:bottom w:val="single" w:sz="4" w:space="0" w:color="auto"/>
            </w:tcBorders>
            <w:shd w:val="clear" w:color="auto" w:fill="D9D9D9" w:themeFill="background1" w:themeFillShade="D9"/>
          </w:tcPr>
          <w:p w14:paraId="30FF5AF3" w14:textId="0EA55864" w:rsidR="004937CA" w:rsidRPr="00C7412B" w:rsidDel="00BF2D8E" w:rsidRDefault="004937CA" w:rsidP="00865233">
            <w:pPr>
              <w:rPr>
                <w:del w:id="279" w:author="David Solomon" w:date="2018-02-02T17:19:00Z"/>
                <w:rFonts w:cstheme="minorHAnsi"/>
                <w:color w:val="4F81BD"/>
                <w:w w:val="105"/>
                <w:sz w:val="28"/>
                <w:szCs w:val="28"/>
              </w:rPr>
            </w:pPr>
            <w:del w:id="280" w:author="David Solomon" w:date="2018-02-02T17:19:00Z">
              <w:r w:rsidRPr="00C7412B" w:rsidDel="00BF2D8E">
                <w:rPr>
                  <w:rFonts w:cstheme="minorHAnsi"/>
                  <w:color w:val="000000" w:themeColor="text1"/>
                  <w:w w:val="105"/>
                  <w:sz w:val="28"/>
                  <w:szCs w:val="28"/>
                </w:rPr>
                <w:delText>Tasks:</w:delText>
              </w:r>
            </w:del>
          </w:p>
        </w:tc>
        <w:tc>
          <w:tcPr>
            <w:tcW w:w="7096" w:type="dxa"/>
          </w:tcPr>
          <w:p w14:paraId="6C38DA05" w14:textId="0C6C2F48" w:rsidR="004937CA" w:rsidDel="00BF2D8E" w:rsidRDefault="00504E05" w:rsidP="00865233">
            <w:pPr>
              <w:rPr>
                <w:del w:id="281" w:author="David Solomon" w:date="2018-02-02T17:19:00Z"/>
                <w:rFonts w:cstheme="minorHAnsi"/>
                <w:color w:val="000000" w:themeColor="text1"/>
                <w:w w:val="105"/>
              </w:rPr>
            </w:pPr>
            <w:del w:id="282" w:author="David Solomon" w:date="2018-02-02T17:19:00Z">
              <w:r w:rsidDel="00BF2D8E">
                <w:rPr>
                  <w:rFonts w:cstheme="minorHAnsi"/>
                  <w:color w:val="000000" w:themeColor="text1"/>
                  <w:w w:val="105"/>
                </w:rPr>
                <w:delText>Docker software for</w:delText>
              </w:r>
              <w:r w:rsidR="004937CA" w:rsidRPr="00C7412B" w:rsidDel="00BF2D8E">
                <w:rPr>
                  <w:rFonts w:cstheme="minorHAnsi"/>
                  <w:color w:val="000000" w:themeColor="text1"/>
                  <w:w w:val="105"/>
                </w:rPr>
                <w:delText>:</w:delText>
              </w:r>
            </w:del>
          </w:p>
          <w:p w14:paraId="02E1D486" w14:textId="2D5E8C10" w:rsidR="006E49F5" w:rsidDel="00BF2D8E" w:rsidRDefault="006E49F5" w:rsidP="00865233">
            <w:pPr>
              <w:rPr>
                <w:del w:id="283" w:author="David Solomon" w:date="2018-02-02T17:19:00Z"/>
                <w:rFonts w:cstheme="minorHAnsi"/>
                <w:color w:val="000000" w:themeColor="text1"/>
                <w:w w:val="105"/>
              </w:rPr>
            </w:pPr>
          </w:p>
          <w:p w14:paraId="7CA0FBB1" w14:textId="1E5B8266" w:rsidR="00F22F3D" w:rsidDel="00BF2D8E" w:rsidRDefault="00F22F3D" w:rsidP="00A93869">
            <w:pPr>
              <w:pStyle w:val="ListParagraph"/>
              <w:numPr>
                <w:ilvl w:val="0"/>
                <w:numId w:val="13"/>
              </w:numPr>
              <w:rPr>
                <w:del w:id="284" w:author="David Solomon" w:date="2018-02-02T17:19:00Z"/>
                <w:rFonts w:cstheme="minorHAnsi"/>
                <w:color w:val="000000" w:themeColor="text1"/>
                <w:w w:val="105"/>
              </w:rPr>
            </w:pPr>
            <w:del w:id="285" w:author="David Solomon" w:date="2018-02-02T17:19:00Z">
              <w:r w:rsidRPr="00A93869" w:rsidDel="00BF2D8E">
                <w:rPr>
                  <w:rFonts w:cstheme="minorHAnsi"/>
                  <w:color w:val="000000" w:themeColor="text1"/>
                  <w:w w:val="105"/>
                </w:rPr>
                <w:delText>Discuss Docker Editions</w:delText>
              </w:r>
            </w:del>
          </w:p>
          <w:p w14:paraId="35852E67" w14:textId="37A63F73" w:rsidR="00A93869" w:rsidDel="00BF2D8E" w:rsidRDefault="00A93869" w:rsidP="00A93869">
            <w:pPr>
              <w:pStyle w:val="ListParagraph"/>
              <w:numPr>
                <w:ilvl w:val="0"/>
                <w:numId w:val="13"/>
              </w:numPr>
              <w:rPr>
                <w:del w:id="286" w:author="David Solomon" w:date="2018-02-02T17:19:00Z"/>
                <w:rFonts w:cstheme="minorHAnsi"/>
                <w:color w:val="000000" w:themeColor="text1"/>
                <w:w w:val="105"/>
              </w:rPr>
            </w:pPr>
            <w:del w:id="287" w:author="David Solomon" w:date="2018-02-02T17:19:00Z">
              <w:r w:rsidDel="00BF2D8E">
                <w:rPr>
                  <w:rFonts w:cstheme="minorHAnsi"/>
                  <w:color w:val="000000" w:themeColor="text1"/>
                  <w:w w:val="105"/>
                </w:rPr>
                <w:delText>Review supported platforms</w:delText>
              </w:r>
            </w:del>
          </w:p>
          <w:p w14:paraId="5151F49E" w14:textId="2197D463" w:rsidR="00A93869" w:rsidDel="00BF2D8E" w:rsidRDefault="00A93869" w:rsidP="00A93869">
            <w:pPr>
              <w:pStyle w:val="ListParagraph"/>
              <w:numPr>
                <w:ilvl w:val="0"/>
                <w:numId w:val="13"/>
              </w:numPr>
              <w:rPr>
                <w:del w:id="288" w:author="David Solomon" w:date="2018-02-02T17:19:00Z"/>
                <w:rFonts w:cstheme="minorHAnsi"/>
                <w:color w:val="000000" w:themeColor="text1"/>
                <w:w w:val="105"/>
              </w:rPr>
            </w:pPr>
            <w:del w:id="289" w:author="David Solomon" w:date="2018-02-02T17:19:00Z">
              <w:r w:rsidDel="00BF2D8E">
                <w:rPr>
                  <w:rFonts w:cstheme="minorHAnsi"/>
                  <w:color w:val="000000" w:themeColor="text1"/>
                  <w:w w:val="105"/>
                </w:rPr>
                <w:delText xml:space="preserve">Gather information about Docker </w:delText>
              </w:r>
              <w:r w:rsidR="00686211" w:rsidDel="00BF2D8E">
                <w:rPr>
                  <w:rFonts w:cstheme="minorHAnsi"/>
                  <w:color w:val="000000" w:themeColor="text1"/>
                  <w:w w:val="105"/>
                </w:rPr>
                <w:delText>installation</w:delText>
              </w:r>
            </w:del>
          </w:p>
          <w:p w14:paraId="42FF25AE" w14:textId="12AA2DE9" w:rsidR="003D655E" w:rsidDel="00BF2D8E" w:rsidRDefault="00686211" w:rsidP="00261E5E">
            <w:pPr>
              <w:pStyle w:val="ListParagraph"/>
              <w:numPr>
                <w:ilvl w:val="0"/>
                <w:numId w:val="13"/>
              </w:numPr>
              <w:rPr>
                <w:del w:id="290" w:author="David Solomon" w:date="2018-02-02T17:19:00Z"/>
                <w:rFonts w:cstheme="minorHAnsi"/>
                <w:color w:val="000000" w:themeColor="text1"/>
                <w:w w:val="105"/>
              </w:rPr>
            </w:pPr>
            <w:del w:id="291" w:author="David Solomon" w:date="2018-02-02T17:19:00Z">
              <w:r w:rsidDel="00BF2D8E">
                <w:rPr>
                  <w:rFonts w:cstheme="minorHAnsi"/>
                  <w:color w:val="000000" w:themeColor="text1"/>
                  <w:w w:val="105"/>
                </w:rPr>
                <w:delText xml:space="preserve">Verify </w:delText>
              </w:r>
              <w:r w:rsidR="00E851A0" w:rsidDel="00BF2D8E">
                <w:rPr>
                  <w:rFonts w:cstheme="minorHAnsi"/>
                  <w:color w:val="000000" w:themeColor="text1"/>
                  <w:w w:val="105"/>
                </w:rPr>
                <w:delText>Docker is running without issue</w:delText>
              </w:r>
            </w:del>
          </w:p>
          <w:p w14:paraId="36958113" w14:textId="25B0006A" w:rsidR="00261E5E" w:rsidRPr="00261E5E" w:rsidDel="00BF2D8E" w:rsidRDefault="00261E5E" w:rsidP="00261E5E">
            <w:pPr>
              <w:pStyle w:val="ListParagraph"/>
              <w:rPr>
                <w:del w:id="292" w:author="David Solomon" w:date="2018-02-02T17:19:00Z"/>
                <w:rFonts w:cstheme="minorHAnsi"/>
                <w:color w:val="000000" w:themeColor="text1"/>
                <w:w w:val="105"/>
              </w:rPr>
            </w:pPr>
          </w:p>
        </w:tc>
      </w:tr>
    </w:tbl>
    <w:p w14:paraId="36C73B16" w14:textId="1808D604" w:rsidR="00640557" w:rsidRDefault="00640557" w:rsidP="004937CA"/>
    <w:p w14:paraId="14328BFE" w14:textId="77777777" w:rsidR="00640557" w:rsidRDefault="00640557" w:rsidP="004937CA"/>
    <w:p w14:paraId="7231504F" w14:textId="1B664384" w:rsidR="00640557" w:rsidDel="00891E8D" w:rsidRDefault="00640557">
      <w:pPr>
        <w:rPr>
          <w:del w:id="293" w:author="David Solomon" w:date="2018-02-02T17:31:00Z"/>
          <w:highlight w:val="red"/>
        </w:rPr>
      </w:pPr>
      <w:del w:id="294" w:author="David Solomon" w:date="2018-02-02T17:31:00Z">
        <w:r w:rsidDel="00891E8D">
          <w:rPr>
            <w:highlight w:val="red"/>
          </w:rPr>
          <w:br w:type="page"/>
        </w:r>
      </w:del>
    </w:p>
    <w:p w14:paraId="68E2DA03" w14:textId="7C518D5B" w:rsidR="00640557" w:rsidDel="00BF2D8E" w:rsidRDefault="005D6371" w:rsidP="00640557">
      <w:pPr>
        <w:pStyle w:val="Heading2"/>
        <w:jc w:val="center"/>
        <w:rPr>
          <w:del w:id="295" w:author="David Solomon" w:date="2018-02-02T17:18:00Z"/>
        </w:rPr>
      </w:pPr>
      <w:del w:id="296" w:author="David Solomon" w:date="2018-02-02T17:18:00Z">
        <w:r w:rsidDel="00BF2D8E">
          <w:delText>Section 1</w:delText>
        </w:r>
        <w:r w:rsidR="00640557" w:rsidDel="00BF2D8E">
          <w:delText>: Lab Workflow Overview</w:delText>
        </w:r>
      </w:del>
    </w:p>
    <w:p w14:paraId="61D293E8" w14:textId="5FA8D00C" w:rsidR="00474C65" w:rsidDel="00BF2D8E" w:rsidRDefault="00474C65" w:rsidP="00474C65">
      <w:pPr>
        <w:rPr>
          <w:del w:id="297" w:author="David Solomon" w:date="2018-02-02T17:18:00Z"/>
        </w:rPr>
      </w:pPr>
    </w:p>
    <w:p w14:paraId="66811DEB" w14:textId="2ADFA19D" w:rsidR="00474C65" w:rsidDel="00BF2D8E" w:rsidRDefault="00474C65" w:rsidP="00474C65">
      <w:pPr>
        <w:rPr>
          <w:del w:id="298" w:author="David Solomon" w:date="2018-02-02T17:18:00Z"/>
        </w:rPr>
      </w:pPr>
      <w:del w:id="299" w:author="David Solomon" w:date="2018-02-02T17:18:00Z">
        <w:r w:rsidDel="00BF2D8E">
          <w:rPr>
            <w:noProof/>
          </w:rPr>
          <w:drawing>
            <wp:inline distT="0" distB="0" distL="0" distR="0" wp14:anchorId="59D16E41" wp14:editId="2BF68F66">
              <wp:extent cx="5126610" cy="2295144"/>
              <wp:effectExtent l="0" t="25400" r="17145" b="29210"/>
              <wp:docPr id="238" name="Diagram 238"/>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del>
    </w:p>
    <w:p w14:paraId="0265BD21" w14:textId="77777777" w:rsidR="00C17558" w:rsidRDefault="00C17558" w:rsidP="00474C65"/>
    <w:p w14:paraId="14155F07" w14:textId="6047D16F" w:rsidR="00C17558" w:rsidDel="00BF2D8E" w:rsidRDefault="00C17558">
      <w:pPr>
        <w:rPr>
          <w:del w:id="300" w:author="David Solomon" w:date="2018-02-02T17:18:00Z"/>
        </w:rPr>
      </w:pPr>
      <w:del w:id="301" w:author="David Solomon" w:date="2018-02-02T17:18:00Z">
        <w:r w:rsidDel="00BF2D8E">
          <w:br w:type="page"/>
        </w:r>
      </w:del>
    </w:p>
    <w:p w14:paraId="12EB4054" w14:textId="075BC897" w:rsidR="00C17558" w:rsidDel="00BF2D8E" w:rsidRDefault="005D6371" w:rsidP="00A31355">
      <w:pPr>
        <w:pStyle w:val="Heading2"/>
        <w:rPr>
          <w:del w:id="302" w:author="David Solomon" w:date="2018-02-02T17:19:00Z"/>
        </w:rPr>
      </w:pPr>
      <w:del w:id="303" w:author="David Solomon" w:date="2018-02-02T17:19:00Z">
        <w:r w:rsidDel="00BF2D8E">
          <w:delText>Section 1</w:delText>
        </w:r>
        <w:r w:rsidR="00A31355" w:rsidDel="00BF2D8E">
          <w:delText>: Lab Instructions</w:delText>
        </w:r>
      </w:del>
    </w:p>
    <w:p w14:paraId="660F8425" w14:textId="672AFE0D" w:rsidR="00A31355" w:rsidDel="00BF2D8E" w:rsidRDefault="00A31355" w:rsidP="00A31355">
      <w:pPr>
        <w:rPr>
          <w:del w:id="304" w:author="David Solomon" w:date="2018-02-02T17:19:00Z"/>
        </w:rPr>
      </w:pPr>
    </w:p>
    <w:tbl>
      <w:tblPr>
        <w:tblStyle w:val="TableGrid"/>
        <w:tblW w:w="5272" w:type="pct"/>
        <w:tblLook w:val="04A0" w:firstRow="1" w:lastRow="0" w:firstColumn="1" w:lastColumn="0" w:noHBand="0" w:noVBand="1"/>
      </w:tblPr>
      <w:tblGrid>
        <w:gridCol w:w="793"/>
        <w:gridCol w:w="9066"/>
      </w:tblGrid>
      <w:tr w:rsidR="00A31355" w:rsidRPr="00A31355" w:rsidDel="00BF2D8E" w14:paraId="1B62EDD3" w14:textId="3110C5ED" w:rsidTr="00865233">
        <w:trPr>
          <w:trHeight w:val="566"/>
          <w:tblHeader/>
          <w:del w:id="305" w:author="David Solomon" w:date="2018-02-02T17:19:00Z"/>
        </w:trPr>
        <w:tc>
          <w:tcPr>
            <w:tcW w:w="402" w:type="pct"/>
            <w:shd w:val="clear" w:color="auto" w:fill="D9D9D9" w:themeFill="background1" w:themeFillShade="D9"/>
          </w:tcPr>
          <w:p w14:paraId="7C4D7108" w14:textId="77613793" w:rsidR="00A31355" w:rsidRPr="00A31355" w:rsidDel="00BF2D8E" w:rsidRDefault="00A31355" w:rsidP="00865233">
            <w:pPr>
              <w:jc w:val="center"/>
              <w:rPr>
                <w:del w:id="306" w:author="David Solomon" w:date="2018-02-02T17:19:00Z"/>
                <w:rFonts w:cstheme="minorHAnsi"/>
                <w:sz w:val="28"/>
                <w:szCs w:val="28"/>
              </w:rPr>
            </w:pPr>
            <w:del w:id="307" w:author="David Solomon" w:date="2018-02-02T17:19:00Z">
              <w:r w:rsidRPr="00A31355" w:rsidDel="00BF2D8E">
                <w:rPr>
                  <w:rFonts w:cstheme="minorHAnsi"/>
                  <w:sz w:val="28"/>
                  <w:szCs w:val="28"/>
                </w:rPr>
                <w:delText>Step</w:delText>
              </w:r>
            </w:del>
          </w:p>
        </w:tc>
        <w:tc>
          <w:tcPr>
            <w:tcW w:w="4598" w:type="pct"/>
            <w:shd w:val="clear" w:color="auto" w:fill="D9D9D9" w:themeFill="background1" w:themeFillShade="D9"/>
          </w:tcPr>
          <w:p w14:paraId="41F627D5" w14:textId="679DF018" w:rsidR="00A31355" w:rsidRPr="00A31355" w:rsidDel="00BF2D8E" w:rsidRDefault="00A31355" w:rsidP="00A31355">
            <w:pPr>
              <w:tabs>
                <w:tab w:val="left" w:pos="3870"/>
                <w:tab w:val="left" w:pos="4050"/>
              </w:tabs>
              <w:jc w:val="center"/>
              <w:rPr>
                <w:del w:id="308" w:author="David Solomon" w:date="2018-02-02T17:19:00Z"/>
                <w:rFonts w:cstheme="minorHAnsi"/>
                <w:sz w:val="28"/>
                <w:szCs w:val="28"/>
              </w:rPr>
            </w:pPr>
            <w:del w:id="309" w:author="David Solomon" w:date="2018-02-02T17:19:00Z">
              <w:r w:rsidRPr="00A31355" w:rsidDel="00BF2D8E">
                <w:rPr>
                  <w:rFonts w:cstheme="minorHAnsi"/>
                  <w:sz w:val="28"/>
                  <w:szCs w:val="28"/>
                </w:rPr>
                <w:delText>Action</w:delText>
              </w:r>
            </w:del>
          </w:p>
        </w:tc>
      </w:tr>
      <w:tr w:rsidR="009947D2" w:rsidRPr="00A31355" w:rsidDel="00BF2D8E" w14:paraId="21DDA2C2" w14:textId="2495FE47" w:rsidTr="00865233">
        <w:trPr>
          <w:del w:id="310" w:author="David Solomon" w:date="2018-02-02T17:19:00Z"/>
        </w:trPr>
        <w:tc>
          <w:tcPr>
            <w:tcW w:w="402" w:type="pct"/>
          </w:tcPr>
          <w:p w14:paraId="10C1CDE4" w14:textId="096BFE8C" w:rsidR="009947D2" w:rsidRPr="00A31355" w:rsidDel="00BF2D8E" w:rsidRDefault="009947D2" w:rsidP="00865233">
            <w:pPr>
              <w:jc w:val="center"/>
              <w:rPr>
                <w:del w:id="311" w:author="David Solomon" w:date="2018-02-02T17:19:00Z"/>
                <w:rFonts w:cstheme="minorHAnsi"/>
              </w:rPr>
            </w:pPr>
            <w:del w:id="312" w:author="David Solomon" w:date="2018-02-02T17:19:00Z">
              <w:r w:rsidDel="00BF2D8E">
                <w:rPr>
                  <w:rFonts w:cstheme="minorHAnsi"/>
                </w:rPr>
                <w:delText>1</w:delText>
              </w:r>
            </w:del>
          </w:p>
        </w:tc>
        <w:tc>
          <w:tcPr>
            <w:tcW w:w="4598" w:type="pct"/>
          </w:tcPr>
          <w:p w14:paraId="5B335E08" w14:textId="1A40847C" w:rsidR="007F67D2" w:rsidRPr="0048586E" w:rsidDel="00BF2D8E" w:rsidRDefault="007F67D2" w:rsidP="007F67D2">
            <w:pPr>
              <w:rPr>
                <w:del w:id="313" w:author="David Solomon" w:date="2018-02-02T17:19:00Z"/>
                <w:rFonts w:cstheme="minorHAnsi"/>
                <w:b/>
                <w:u w:val="single"/>
              </w:rPr>
            </w:pPr>
            <w:del w:id="314" w:author="David Solomon" w:date="2018-02-02T17:19:00Z">
              <w:r w:rsidDel="00BF2D8E">
                <w:rPr>
                  <w:rFonts w:cstheme="minorHAnsi"/>
                  <w:b/>
                  <w:u w:val="single"/>
                </w:rPr>
                <w:delText>Docker Editions</w:delText>
              </w:r>
            </w:del>
          </w:p>
          <w:p w14:paraId="5CAB3358" w14:textId="38273D1F" w:rsidR="007F67D2" w:rsidRPr="0048586E" w:rsidDel="00BF2D8E" w:rsidRDefault="007F67D2" w:rsidP="007F67D2">
            <w:pPr>
              <w:pStyle w:val="TableParagraph"/>
              <w:spacing w:before="8"/>
              <w:rPr>
                <w:del w:id="315" w:author="David Solomon" w:date="2018-02-02T17:19:00Z"/>
                <w:rFonts w:asciiTheme="minorHAnsi" w:hAnsiTheme="minorHAnsi" w:cstheme="minorHAnsi"/>
                <w:b/>
                <w:szCs w:val="24"/>
              </w:rPr>
            </w:pPr>
          </w:p>
          <w:p w14:paraId="066AB6F8" w14:textId="1C7F4F36" w:rsidR="007F67D2" w:rsidDel="00BF2D8E" w:rsidRDefault="00AE4928" w:rsidP="00AE4928">
            <w:pPr>
              <w:pStyle w:val="ListParagraph"/>
              <w:numPr>
                <w:ilvl w:val="0"/>
                <w:numId w:val="15"/>
              </w:numPr>
              <w:rPr>
                <w:del w:id="316" w:author="David Solomon" w:date="2018-02-02T17:19:00Z"/>
                <w:rFonts w:cstheme="minorHAnsi"/>
              </w:rPr>
            </w:pPr>
            <w:del w:id="317" w:author="David Solomon" w:date="2018-02-02T17:19:00Z">
              <w:r w:rsidDel="00BF2D8E">
                <w:rPr>
                  <w:rFonts w:cstheme="minorHAnsi"/>
                </w:rPr>
                <w:delText xml:space="preserve">Community Edition (CE) </w:delText>
              </w:r>
            </w:del>
          </w:p>
          <w:p w14:paraId="10FADF3A" w14:textId="1B18D292" w:rsidR="00AE4928" w:rsidDel="00BF2D8E" w:rsidRDefault="000F6C7D" w:rsidP="00AE4928">
            <w:pPr>
              <w:pStyle w:val="ListParagraph"/>
              <w:rPr>
                <w:del w:id="318" w:author="David Solomon" w:date="2018-02-02T17:19:00Z"/>
                <w:rFonts w:cstheme="minorHAnsi"/>
              </w:rPr>
            </w:pPr>
            <w:del w:id="319" w:author="David Solomon" w:date="2018-02-02T17:19:00Z">
              <w:r w:rsidDel="00BF2D8E">
                <w:rPr>
                  <w:rFonts w:cstheme="minorHAnsi"/>
                </w:rPr>
                <w:delText>Free, quarterly release cadence</w:delText>
              </w:r>
              <w:r w:rsidR="00463B5D" w:rsidDel="00BF2D8E">
                <w:rPr>
                  <w:rFonts w:cstheme="minorHAnsi"/>
                </w:rPr>
                <w:delText>, no premium support (community).</w:delText>
              </w:r>
            </w:del>
          </w:p>
          <w:p w14:paraId="39CF157D" w14:textId="61461314" w:rsidR="00463B5D" w:rsidRPr="001436F0" w:rsidDel="00BF2D8E" w:rsidRDefault="001436F0" w:rsidP="00AE4928">
            <w:pPr>
              <w:pStyle w:val="ListParagraph"/>
              <w:rPr>
                <w:del w:id="320" w:author="David Solomon" w:date="2018-02-02T17:19:00Z"/>
                <w:rFonts w:cstheme="minorHAnsi"/>
                <w:b/>
              </w:rPr>
            </w:pPr>
            <w:del w:id="321" w:author="David Solomon" w:date="2018-02-02T17:19:00Z">
              <w:r w:rsidRPr="001436F0" w:rsidDel="00BF2D8E">
                <w:rPr>
                  <w:rFonts w:cstheme="minorHAnsi"/>
                  <w:b/>
                </w:rPr>
                <w:delText>This lab uses Docker CE</w:delText>
              </w:r>
            </w:del>
          </w:p>
          <w:p w14:paraId="147799E7" w14:textId="5856D5E8" w:rsidR="00AE4928" w:rsidDel="00BF2D8E" w:rsidRDefault="00AE4928" w:rsidP="00AE4928">
            <w:pPr>
              <w:pStyle w:val="ListParagraph"/>
              <w:numPr>
                <w:ilvl w:val="0"/>
                <w:numId w:val="15"/>
              </w:numPr>
              <w:rPr>
                <w:del w:id="322" w:author="David Solomon" w:date="2018-02-02T17:19:00Z"/>
                <w:rFonts w:cstheme="minorHAnsi"/>
              </w:rPr>
            </w:pPr>
            <w:del w:id="323" w:author="David Solomon" w:date="2018-02-02T17:19:00Z">
              <w:r w:rsidDel="00BF2D8E">
                <w:rPr>
                  <w:rFonts w:cstheme="minorHAnsi"/>
                </w:rPr>
                <w:delText>Enterprise Edition (EE)</w:delText>
              </w:r>
            </w:del>
          </w:p>
          <w:p w14:paraId="09AB951F" w14:textId="2FF43F22" w:rsidR="001436F0" w:rsidDel="00BF2D8E" w:rsidRDefault="001436F0" w:rsidP="001436F0">
            <w:pPr>
              <w:pStyle w:val="ListParagraph"/>
              <w:rPr>
                <w:del w:id="324" w:author="David Solomon" w:date="2018-02-02T17:19:00Z"/>
                <w:rFonts w:cstheme="minorHAnsi"/>
              </w:rPr>
            </w:pPr>
            <w:del w:id="325" w:author="David Solomon" w:date="2018-02-02T17:19:00Z">
              <w:r w:rsidDel="00BF2D8E">
                <w:rPr>
                  <w:rFonts w:cstheme="minorHAnsi"/>
                </w:rPr>
                <w:delText xml:space="preserve">Not free, quarterly </w:delText>
              </w:r>
              <w:r w:rsidR="004C3EAF" w:rsidDel="00BF2D8E">
                <w:rPr>
                  <w:rFonts w:cstheme="minorHAnsi"/>
                </w:rPr>
                <w:delText>release cadence, premium support available</w:delText>
              </w:r>
            </w:del>
          </w:p>
          <w:p w14:paraId="76D546B3" w14:textId="4826D231" w:rsidR="004C3EAF" w:rsidDel="00BF2D8E" w:rsidRDefault="004C3EAF" w:rsidP="001436F0">
            <w:pPr>
              <w:pStyle w:val="ListParagraph"/>
              <w:rPr>
                <w:del w:id="326" w:author="David Solomon" w:date="2018-02-02T17:19:00Z"/>
                <w:rFonts w:cstheme="minorHAnsi"/>
              </w:rPr>
            </w:pPr>
            <w:del w:id="327" w:author="David Solomon" w:date="2018-02-02T17:19:00Z">
              <w:r w:rsidDel="00BF2D8E">
                <w:rPr>
                  <w:rFonts w:cstheme="minorHAnsi"/>
                </w:rPr>
                <w:delText>Certified on specific platforms</w:delText>
              </w:r>
            </w:del>
          </w:p>
          <w:p w14:paraId="370FA47F" w14:textId="145A8FA6" w:rsidR="004C3EAF" w:rsidDel="00BF2D8E" w:rsidRDefault="004C3EAF" w:rsidP="001436F0">
            <w:pPr>
              <w:pStyle w:val="ListParagraph"/>
              <w:rPr>
                <w:del w:id="328" w:author="David Solomon" w:date="2018-02-02T17:19:00Z"/>
                <w:rFonts w:cstheme="minorHAnsi"/>
              </w:rPr>
            </w:pPr>
            <w:del w:id="329" w:author="David Solomon" w:date="2018-02-02T17:19:00Z">
              <w:r w:rsidDel="00BF2D8E">
                <w:rPr>
                  <w:rFonts w:cstheme="minorHAnsi"/>
                </w:rPr>
                <w:delText>Extra products</w:delText>
              </w:r>
            </w:del>
          </w:p>
          <w:p w14:paraId="0542CCF9" w14:textId="754D6BF0" w:rsidR="00AE4928" w:rsidDel="00BF2D8E" w:rsidRDefault="004C3EAF" w:rsidP="00AE4928">
            <w:pPr>
              <w:pStyle w:val="ListParagraph"/>
              <w:numPr>
                <w:ilvl w:val="0"/>
                <w:numId w:val="15"/>
              </w:numPr>
              <w:rPr>
                <w:del w:id="330" w:author="David Solomon" w:date="2018-02-02T17:19:00Z"/>
                <w:rFonts w:cstheme="minorHAnsi"/>
              </w:rPr>
            </w:pPr>
            <w:del w:id="331" w:author="David Solomon" w:date="2018-02-02T17:19:00Z">
              <w:r w:rsidDel="00BF2D8E">
                <w:rPr>
                  <w:rFonts w:cstheme="minorHAnsi"/>
                </w:rPr>
                <w:delText>General Availability (GA)</w:delText>
              </w:r>
              <w:r w:rsidR="00AE4928" w:rsidDel="00BF2D8E">
                <w:rPr>
                  <w:rFonts w:cstheme="minorHAnsi"/>
                </w:rPr>
                <w:delText xml:space="preserve"> vs Beta (Edge)</w:delText>
              </w:r>
            </w:del>
          </w:p>
          <w:p w14:paraId="6DC43A76" w14:textId="580CA400" w:rsidR="004C3EAF" w:rsidDel="00BF2D8E" w:rsidRDefault="004C3EAF" w:rsidP="004C3EAF">
            <w:pPr>
              <w:pStyle w:val="ListParagraph"/>
              <w:rPr>
                <w:del w:id="332" w:author="David Solomon" w:date="2018-02-02T17:19:00Z"/>
                <w:rFonts w:cstheme="minorHAnsi"/>
              </w:rPr>
            </w:pPr>
            <w:del w:id="333" w:author="David Solomon" w:date="2018-02-02T17:19:00Z">
              <w:r w:rsidRPr="004C3EAF" w:rsidDel="00BF2D8E">
                <w:rPr>
                  <w:rFonts w:cstheme="minorHAnsi"/>
                  <w:b/>
                </w:rPr>
                <w:delText>GA</w:delText>
              </w:r>
              <w:r w:rsidDel="00BF2D8E">
                <w:rPr>
                  <w:rFonts w:cstheme="minorHAnsi"/>
                </w:rPr>
                <w:delText xml:space="preserve"> is the stable production ready release of Docker; quarterly cadence for CE and EE</w:delText>
              </w:r>
            </w:del>
          </w:p>
          <w:p w14:paraId="7D2F68E2" w14:textId="5A44E54C" w:rsidR="004C3EAF" w:rsidRPr="00AE4928" w:rsidDel="00BF2D8E" w:rsidRDefault="004C3EAF" w:rsidP="004C3EAF">
            <w:pPr>
              <w:pStyle w:val="ListParagraph"/>
              <w:rPr>
                <w:del w:id="334" w:author="David Solomon" w:date="2018-02-02T17:19:00Z"/>
                <w:rFonts w:cstheme="minorHAnsi"/>
              </w:rPr>
            </w:pPr>
            <w:del w:id="335" w:author="David Solomon" w:date="2018-02-02T17:19:00Z">
              <w:r w:rsidRPr="004C3EAF" w:rsidDel="00BF2D8E">
                <w:rPr>
                  <w:rFonts w:cstheme="minorHAnsi"/>
                  <w:b/>
                </w:rPr>
                <w:delText>Edge</w:delText>
              </w:r>
              <w:r w:rsidDel="00BF2D8E">
                <w:rPr>
                  <w:rFonts w:cstheme="minorHAnsi"/>
                </w:rPr>
                <w:delText xml:space="preserve"> is the monthly beta release, gets new functionality first. Each edge release is supported for the month, once new edge release is released prior edge cannot get support.  Aggregate edge functionally changes roll up into EE GA release quarterly.</w:delText>
              </w:r>
            </w:del>
          </w:p>
          <w:p w14:paraId="76046683" w14:textId="201D7173" w:rsidR="009947D2" w:rsidRPr="0048586E" w:rsidDel="00BF2D8E" w:rsidRDefault="009947D2" w:rsidP="00865233">
            <w:pPr>
              <w:rPr>
                <w:del w:id="336" w:author="David Solomon" w:date="2018-02-02T17:19:00Z"/>
                <w:rFonts w:cstheme="minorHAnsi"/>
                <w:b/>
                <w:u w:val="single"/>
              </w:rPr>
            </w:pPr>
          </w:p>
        </w:tc>
      </w:tr>
      <w:tr w:rsidR="004C3EAF" w:rsidRPr="00A31355" w:rsidDel="00BF2D8E" w14:paraId="051A1900" w14:textId="7FF1634F" w:rsidTr="00865233">
        <w:trPr>
          <w:del w:id="337" w:author="David Solomon" w:date="2018-02-02T17:19:00Z"/>
        </w:trPr>
        <w:tc>
          <w:tcPr>
            <w:tcW w:w="402" w:type="pct"/>
          </w:tcPr>
          <w:p w14:paraId="6AA27963" w14:textId="65BFC3F4" w:rsidR="004C3EAF" w:rsidRPr="00A31355" w:rsidDel="00BF2D8E" w:rsidRDefault="004C3EAF" w:rsidP="00865233">
            <w:pPr>
              <w:jc w:val="center"/>
              <w:rPr>
                <w:del w:id="338" w:author="David Solomon" w:date="2018-02-02T17:19:00Z"/>
                <w:rFonts w:cstheme="minorHAnsi"/>
              </w:rPr>
            </w:pPr>
            <w:del w:id="339" w:author="David Solomon" w:date="2018-02-02T17:19:00Z">
              <w:r w:rsidDel="00BF2D8E">
                <w:rPr>
                  <w:rFonts w:cstheme="minorHAnsi"/>
                </w:rPr>
                <w:delText>2</w:delText>
              </w:r>
            </w:del>
          </w:p>
        </w:tc>
        <w:tc>
          <w:tcPr>
            <w:tcW w:w="4598" w:type="pct"/>
          </w:tcPr>
          <w:p w14:paraId="40B9258A" w14:textId="08CD6659" w:rsidR="004C3EAF" w:rsidDel="00BF2D8E" w:rsidRDefault="004C3EAF" w:rsidP="00865233">
            <w:pPr>
              <w:rPr>
                <w:del w:id="340" w:author="David Solomon" w:date="2018-02-02T17:19:00Z"/>
                <w:rFonts w:cstheme="minorHAnsi"/>
                <w:b/>
                <w:u w:val="single"/>
              </w:rPr>
            </w:pPr>
            <w:del w:id="341" w:author="David Solomon" w:date="2018-02-02T17:19:00Z">
              <w:r w:rsidDel="00BF2D8E">
                <w:rPr>
                  <w:rFonts w:cstheme="minorHAnsi"/>
                  <w:b/>
                  <w:u w:val="single"/>
                </w:rPr>
                <w:delText>Installation Types</w:delText>
              </w:r>
            </w:del>
          </w:p>
          <w:p w14:paraId="0F246298" w14:textId="4ADC1DBA" w:rsidR="004C3EAF" w:rsidDel="00BF2D8E" w:rsidRDefault="004C3EAF" w:rsidP="00865233">
            <w:pPr>
              <w:rPr>
                <w:del w:id="342" w:author="David Solomon" w:date="2018-02-02T17:19:00Z"/>
                <w:rFonts w:cstheme="minorHAnsi"/>
                <w:b/>
                <w:u w:val="single"/>
              </w:rPr>
            </w:pPr>
          </w:p>
          <w:p w14:paraId="31D8C03D" w14:textId="7062BEC3" w:rsidR="004C3EAF" w:rsidRPr="005D5EC7" w:rsidDel="00BF2D8E" w:rsidRDefault="00E77E7B" w:rsidP="004C3EAF">
            <w:pPr>
              <w:pStyle w:val="ListParagraph"/>
              <w:numPr>
                <w:ilvl w:val="0"/>
                <w:numId w:val="15"/>
              </w:numPr>
              <w:rPr>
                <w:del w:id="343" w:author="David Solomon" w:date="2018-02-02T17:19:00Z"/>
                <w:rFonts w:cstheme="minorHAnsi"/>
                <w:b/>
              </w:rPr>
            </w:pPr>
            <w:del w:id="344" w:author="David Solomon" w:date="2018-02-02T17:19:00Z">
              <w:r w:rsidRPr="005D5EC7" w:rsidDel="00BF2D8E">
                <w:rPr>
                  <w:rFonts w:cstheme="minorHAnsi"/>
                  <w:b/>
                </w:rPr>
                <w:delText>Direct</w:delText>
              </w:r>
            </w:del>
          </w:p>
          <w:p w14:paraId="1CB67B40" w14:textId="209A7DEC" w:rsidR="003B4D18" w:rsidRPr="003B4D18" w:rsidDel="00BF2D8E" w:rsidRDefault="003B4D18" w:rsidP="003B4D18">
            <w:pPr>
              <w:pStyle w:val="ListParagraph"/>
              <w:rPr>
                <w:del w:id="345" w:author="David Solomon" w:date="2018-02-02T17:19:00Z"/>
                <w:rFonts w:cstheme="minorHAnsi"/>
              </w:rPr>
            </w:pPr>
            <w:del w:id="346" w:author="David Solomon" w:date="2018-02-02T17:19:00Z">
              <w:r w:rsidDel="00BF2D8E">
                <w:rPr>
                  <w:rFonts w:cstheme="minorHAnsi"/>
                </w:rPr>
                <w:delText>Direct installation on a supported operating system. E.g. Linux, RaspPI, Mainframe, Windows Server 2016</w:delText>
              </w:r>
            </w:del>
          </w:p>
          <w:p w14:paraId="1E3F9C97" w14:textId="24F9AF84" w:rsidR="00E77E7B" w:rsidRPr="005D5EC7" w:rsidDel="00BF2D8E" w:rsidRDefault="00E77E7B" w:rsidP="004C3EAF">
            <w:pPr>
              <w:pStyle w:val="ListParagraph"/>
              <w:numPr>
                <w:ilvl w:val="0"/>
                <w:numId w:val="15"/>
              </w:numPr>
              <w:rPr>
                <w:del w:id="347" w:author="David Solomon" w:date="2018-02-02T17:19:00Z"/>
                <w:rFonts w:cstheme="minorHAnsi"/>
                <w:b/>
              </w:rPr>
            </w:pPr>
            <w:del w:id="348" w:author="David Solomon" w:date="2018-02-02T17:19:00Z">
              <w:r w:rsidRPr="005D5EC7" w:rsidDel="00BF2D8E">
                <w:rPr>
                  <w:rFonts w:cstheme="minorHAnsi"/>
                  <w:b/>
                </w:rPr>
                <w:delText>Mac/Windows</w:delText>
              </w:r>
              <w:r w:rsidR="00C71279" w:rsidRPr="005D5EC7" w:rsidDel="00BF2D8E">
                <w:rPr>
                  <w:rFonts w:cstheme="minorHAnsi"/>
                  <w:b/>
                </w:rPr>
                <w:delText xml:space="preserve"> 10</w:delText>
              </w:r>
            </w:del>
          </w:p>
          <w:p w14:paraId="5C9F1AAC" w14:textId="54014988" w:rsidR="00C71279" w:rsidRPr="003B4D18" w:rsidDel="00BF2D8E" w:rsidRDefault="00C71279" w:rsidP="00C71279">
            <w:pPr>
              <w:pStyle w:val="ListParagraph"/>
              <w:rPr>
                <w:del w:id="349" w:author="David Solomon" w:date="2018-02-02T17:19:00Z"/>
                <w:rFonts w:cstheme="minorHAnsi"/>
              </w:rPr>
            </w:pPr>
            <w:del w:id="350" w:author="David Solomon" w:date="2018-02-02T17:19:00Z">
              <w:r w:rsidDel="00BF2D8E">
                <w:rPr>
                  <w:rFonts w:cstheme="minorHAnsi"/>
                </w:rPr>
                <w:delText xml:space="preserve">Natively does not support “direct” installation of Docker.  Small VM </w:delText>
              </w:r>
              <w:r w:rsidR="000D4110" w:rsidDel="00BF2D8E">
                <w:rPr>
                  <w:rFonts w:cstheme="minorHAnsi"/>
                </w:rPr>
                <w:delText xml:space="preserve">(transparent) </w:delText>
              </w:r>
              <w:r w:rsidDel="00BF2D8E">
                <w:rPr>
                  <w:rFonts w:cstheme="minorHAnsi"/>
                </w:rPr>
                <w:delText>is spun up to run the containers in.</w:delText>
              </w:r>
            </w:del>
          </w:p>
          <w:p w14:paraId="527EB8B6" w14:textId="506ED227" w:rsidR="00E77E7B" w:rsidRPr="005D5EC7" w:rsidDel="00BF2D8E" w:rsidRDefault="00E77E7B" w:rsidP="004C3EAF">
            <w:pPr>
              <w:pStyle w:val="ListParagraph"/>
              <w:numPr>
                <w:ilvl w:val="0"/>
                <w:numId w:val="15"/>
              </w:numPr>
              <w:rPr>
                <w:del w:id="351" w:author="David Solomon" w:date="2018-02-02T17:19:00Z"/>
                <w:rFonts w:cstheme="minorHAnsi"/>
                <w:b/>
              </w:rPr>
            </w:pPr>
            <w:del w:id="352" w:author="David Solomon" w:date="2018-02-02T17:19:00Z">
              <w:r w:rsidRPr="005D5EC7" w:rsidDel="00BF2D8E">
                <w:rPr>
                  <w:rFonts w:cstheme="minorHAnsi"/>
                  <w:b/>
                </w:rPr>
                <w:delText>Cloud</w:delText>
              </w:r>
            </w:del>
          </w:p>
          <w:p w14:paraId="4F725182" w14:textId="468103A6" w:rsidR="000D4110" w:rsidDel="00BF2D8E" w:rsidRDefault="000D4110" w:rsidP="000D4110">
            <w:pPr>
              <w:pStyle w:val="ListParagraph"/>
              <w:rPr>
                <w:del w:id="353" w:author="David Solomon" w:date="2018-02-02T17:19:00Z"/>
                <w:rFonts w:cstheme="minorHAnsi"/>
              </w:rPr>
            </w:pPr>
            <w:del w:id="354" w:author="David Solomon" w:date="2018-02-02T17:19:00Z">
              <w:r w:rsidDel="00BF2D8E">
                <w:rPr>
                  <w:rFonts w:cstheme="minorHAnsi"/>
                </w:rPr>
                <w:delText>IBM Cloud, AWS, Azure, Google Cloud</w:delText>
              </w:r>
            </w:del>
          </w:p>
          <w:p w14:paraId="6BDCD80A" w14:textId="19A1AC53" w:rsidR="003B4D18" w:rsidDel="00BF2D8E" w:rsidRDefault="000D4110" w:rsidP="00434A9D">
            <w:pPr>
              <w:pStyle w:val="ListParagraph"/>
              <w:rPr>
                <w:del w:id="355" w:author="David Solomon" w:date="2018-02-02T17:19:00Z"/>
                <w:rFonts w:cstheme="minorHAnsi"/>
              </w:rPr>
            </w:pPr>
            <w:del w:id="356" w:author="David Solomon" w:date="2018-02-02T17:19:00Z">
              <w:r w:rsidDel="00BF2D8E">
                <w:rPr>
                  <w:rFonts w:cstheme="minorHAnsi"/>
                </w:rPr>
                <w:delText xml:space="preserve">Usually have proprietary features specific to </w:delText>
              </w:r>
              <w:r w:rsidR="00D923EC" w:rsidDel="00BF2D8E">
                <w:rPr>
                  <w:rFonts w:cstheme="minorHAnsi"/>
                </w:rPr>
                <w:delText>cloud</w:delText>
              </w:r>
            </w:del>
          </w:p>
          <w:p w14:paraId="7617AB78" w14:textId="6A5CA9F7" w:rsidR="00434A9D" w:rsidRPr="00434A9D" w:rsidDel="00BF2D8E" w:rsidRDefault="00434A9D" w:rsidP="00434A9D">
            <w:pPr>
              <w:pStyle w:val="ListParagraph"/>
              <w:rPr>
                <w:del w:id="357" w:author="David Solomon" w:date="2018-02-02T17:19:00Z"/>
                <w:rFonts w:cstheme="minorHAnsi"/>
              </w:rPr>
            </w:pPr>
          </w:p>
        </w:tc>
      </w:tr>
      <w:tr w:rsidR="00434A9D" w:rsidRPr="00A31355" w:rsidDel="00BF2D8E" w14:paraId="4355F8F5" w14:textId="19822673" w:rsidTr="00865233">
        <w:trPr>
          <w:del w:id="358" w:author="David Solomon" w:date="2018-02-02T17:19:00Z"/>
        </w:trPr>
        <w:tc>
          <w:tcPr>
            <w:tcW w:w="402" w:type="pct"/>
          </w:tcPr>
          <w:p w14:paraId="6070E237" w14:textId="6A7BD431" w:rsidR="00434A9D" w:rsidRPr="00C40F51" w:rsidDel="00BF2D8E" w:rsidRDefault="00434A9D" w:rsidP="00865233">
            <w:pPr>
              <w:jc w:val="center"/>
              <w:rPr>
                <w:del w:id="359" w:author="David Solomon" w:date="2018-02-02T17:19:00Z"/>
                <w:rFonts w:cstheme="minorHAnsi"/>
                <w:b/>
              </w:rPr>
            </w:pPr>
            <w:del w:id="360" w:author="David Solomon" w:date="2018-02-02T17:19:00Z">
              <w:r w:rsidRPr="00C40F51" w:rsidDel="00BF2D8E">
                <w:rPr>
                  <w:rFonts w:cstheme="minorHAnsi"/>
                  <w:b/>
                </w:rPr>
                <w:delText>3</w:delText>
              </w:r>
            </w:del>
          </w:p>
        </w:tc>
        <w:tc>
          <w:tcPr>
            <w:tcW w:w="4598" w:type="pct"/>
          </w:tcPr>
          <w:p w14:paraId="447F2BE1" w14:textId="302A7409" w:rsidR="00434A9D" w:rsidRPr="00C40F51" w:rsidDel="00BF2D8E" w:rsidRDefault="00C40F51" w:rsidP="00865233">
            <w:pPr>
              <w:rPr>
                <w:del w:id="361" w:author="David Solomon" w:date="2018-02-02T17:19:00Z"/>
                <w:rFonts w:cstheme="minorHAnsi"/>
                <w:b/>
                <w:u w:val="single"/>
              </w:rPr>
            </w:pPr>
            <w:del w:id="362" w:author="David Solomon" w:date="2018-02-02T17:19:00Z">
              <w:r w:rsidRPr="00C40F51" w:rsidDel="00BF2D8E">
                <w:rPr>
                  <w:rFonts w:cstheme="minorHAnsi"/>
                  <w:b/>
                  <w:u w:val="single"/>
                </w:rPr>
                <w:delText>Platform Installation</w:delText>
              </w:r>
              <w:r w:rsidR="00AD1B51" w:rsidDel="00BF2D8E">
                <w:rPr>
                  <w:rFonts w:cstheme="minorHAnsi"/>
                  <w:b/>
                  <w:u w:val="single"/>
                </w:rPr>
                <w:delText>s</w:delText>
              </w:r>
            </w:del>
          </w:p>
          <w:p w14:paraId="7CEC2E45" w14:textId="67B2547C" w:rsidR="00C40F51" w:rsidRPr="00C40F51" w:rsidDel="00BF2D8E" w:rsidRDefault="00C40F51" w:rsidP="00865233">
            <w:pPr>
              <w:rPr>
                <w:del w:id="363" w:author="David Solomon" w:date="2018-02-02T17:19:00Z"/>
                <w:rFonts w:cstheme="minorHAnsi"/>
                <w:b/>
                <w:u w:val="single"/>
              </w:rPr>
            </w:pPr>
          </w:p>
          <w:p w14:paraId="48F50334" w14:textId="3F60035F" w:rsidR="00C40F51" w:rsidRPr="00082074" w:rsidDel="00BF2D8E" w:rsidRDefault="00C40F51" w:rsidP="00C40F51">
            <w:pPr>
              <w:pStyle w:val="ListParagraph"/>
              <w:numPr>
                <w:ilvl w:val="0"/>
                <w:numId w:val="15"/>
              </w:numPr>
              <w:rPr>
                <w:del w:id="364" w:author="David Solomon" w:date="2018-02-02T17:19:00Z"/>
                <w:b/>
              </w:rPr>
            </w:pPr>
            <w:del w:id="365" w:author="David Solomon" w:date="2018-02-02T17:19:00Z">
              <w:r w:rsidRPr="00082074" w:rsidDel="00BF2D8E">
                <w:rPr>
                  <w:b/>
                </w:rPr>
                <w:delText>Mac</w:delText>
              </w:r>
            </w:del>
          </w:p>
          <w:p w14:paraId="6401D6A8" w14:textId="40493814" w:rsidR="00C40F51" w:rsidRPr="00082074" w:rsidDel="00BF2D8E" w:rsidRDefault="00C40F51" w:rsidP="00C40F51">
            <w:pPr>
              <w:shd w:val="clear" w:color="auto" w:fill="FFFFFF"/>
              <w:spacing w:after="300"/>
              <w:ind w:left="720"/>
              <w:rPr>
                <w:del w:id="366" w:author="David Solomon" w:date="2018-02-02T17:19:00Z"/>
                <w:rFonts w:ascii="Arial" w:hAnsi="Arial" w:cs="Arial"/>
                <w:color w:val="29303B"/>
                <w:sz w:val="22"/>
                <w:szCs w:val="22"/>
              </w:rPr>
            </w:pPr>
            <w:del w:id="367" w:author="David Solomon" w:date="2018-02-02T17:19:00Z">
              <w:r w:rsidRPr="00082074" w:rsidDel="00BF2D8E">
                <w:rPr>
                  <w:rFonts w:ascii="Arial" w:hAnsi="Arial" w:cs="Arial"/>
                  <w:color w:val="29303B"/>
                  <w:sz w:val="22"/>
                  <w:szCs w:val="22"/>
                </w:rPr>
                <w:delText>Install </w:delText>
              </w:r>
              <w:r w:rsidR="000477E3" w:rsidDel="00BF2D8E">
                <w:fldChar w:fldCharType="begin"/>
              </w:r>
              <w:r w:rsidR="000477E3" w:rsidDel="00BF2D8E">
                <w:delInstrText xml:space="preserve"> HYPERLINK "https://www.docker.com/docker-mac" \t "_blank" </w:delInstrText>
              </w:r>
              <w:r w:rsidR="000477E3" w:rsidDel="00BF2D8E">
                <w:fldChar w:fldCharType="separate"/>
              </w:r>
              <w:r w:rsidRPr="00082074" w:rsidDel="00BF2D8E">
                <w:rPr>
                  <w:rFonts w:ascii="Arial" w:hAnsi="Arial" w:cs="Arial"/>
                  <w:color w:val="007791"/>
                  <w:sz w:val="22"/>
                  <w:szCs w:val="22"/>
                  <w:u w:val="single"/>
                </w:rPr>
                <w:delText>Docker for Mac</w:delText>
              </w:r>
              <w:r w:rsidR="000477E3" w:rsidDel="00BF2D8E">
                <w:rPr>
                  <w:rFonts w:ascii="Arial" w:hAnsi="Arial" w:cs="Arial"/>
                  <w:color w:val="007791"/>
                  <w:sz w:val="22"/>
                  <w:szCs w:val="22"/>
                  <w:u w:val="single"/>
                </w:rPr>
                <w:fldChar w:fldCharType="end"/>
              </w:r>
              <w:r w:rsidRPr="00082074" w:rsidDel="00BF2D8E">
                <w:rPr>
                  <w:rFonts w:ascii="Arial" w:hAnsi="Arial" w:cs="Arial"/>
                  <w:color w:val="29303B"/>
                  <w:sz w:val="22"/>
                  <w:szCs w:val="22"/>
                </w:rPr>
                <w:delText xml:space="preserve">. For older Mac’s with less than OSX Yosemite </w:delText>
              </w:r>
              <w:r w:rsidR="00D77E56" w:rsidRPr="00082074" w:rsidDel="00BF2D8E">
                <w:rPr>
                  <w:rFonts w:ascii="Arial" w:hAnsi="Arial" w:cs="Arial"/>
                  <w:color w:val="29303B"/>
                  <w:sz w:val="22"/>
                  <w:szCs w:val="22"/>
                </w:rPr>
                <w:delText>10.10.3 install</w:delText>
              </w:r>
              <w:r w:rsidRPr="00082074" w:rsidDel="00BF2D8E">
                <w:rPr>
                  <w:rFonts w:ascii="Arial" w:hAnsi="Arial" w:cs="Arial"/>
                  <w:color w:val="007791"/>
                  <w:sz w:val="22"/>
                  <w:szCs w:val="22"/>
                  <w:u w:val="single"/>
                </w:rPr>
                <w:delText xml:space="preserve"> the Docker Too</w:delText>
              </w:r>
              <w:r w:rsidR="00082074" w:rsidDel="00BF2D8E">
                <w:rPr>
                  <w:rFonts w:ascii="Arial" w:hAnsi="Arial" w:cs="Arial"/>
                  <w:color w:val="007791"/>
                  <w:sz w:val="22"/>
                  <w:szCs w:val="22"/>
                  <w:u w:val="single"/>
                </w:rPr>
                <w:delText>lbox</w:delText>
              </w:r>
            </w:del>
          </w:p>
          <w:p w14:paraId="6F649DC1" w14:textId="1AACA12C" w:rsidR="00C40F51" w:rsidRPr="00082074" w:rsidDel="00BF2D8E" w:rsidRDefault="00C40F51" w:rsidP="00C40F51">
            <w:pPr>
              <w:pStyle w:val="ListParagraph"/>
              <w:numPr>
                <w:ilvl w:val="0"/>
                <w:numId w:val="15"/>
              </w:numPr>
              <w:shd w:val="clear" w:color="auto" w:fill="FFFFFF"/>
              <w:spacing w:after="300"/>
              <w:rPr>
                <w:del w:id="368" w:author="David Solomon" w:date="2018-02-02T17:19:00Z"/>
                <w:b/>
                <w:color w:val="29303B"/>
              </w:rPr>
            </w:pPr>
            <w:del w:id="369" w:author="David Solomon" w:date="2018-02-02T17:19:00Z">
              <w:r w:rsidRPr="00082074" w:rsidDel="00BF2D8E">
                <w:rPr>
                  <w:b/>
                </w:rPr>
                <w:delText>Windows 10 Pro/Enterprise</w:delText>
              </w:r>
            </w:del>
          </w:p>
          <w:p w14:paraId="619001B5" w14:textId="52EE185A" w:rsidR="00C40F51" w:rsidRPr="00082074" w:rsidDel="00BF2D8E" w:rsidRDefault="00C40F51" w:rsidP="00C40F51">
            <w:pPr>
              <w:pStyle w:val="ListParagraph"/>
              <w:shd w:val="clear" w:color="auto" w:fill="FFFFFF"/>
              <w:spacing w:after="300"/>
              <w:rPr>
                <w:del w:id="370" w:author="David Solomon" w:date="2018-02-02T17:19:00Z"/>
                <w:color w:val="29303B"/>
              </w:rPr>
            </w:pPr>
            <w:del w:id="371" w:author="David Solomon" w:date="2018-02-02T17:19:00Z">
              <w:r w:rsidRPr="00082074" w:rsidDel="00BF2D8E">
                <w:rPr>
                  <w:color w:val="29303B"/>
                  <w:sz w:val="24"/>
                  <w:szCs w:val="24"/>
                </w:rPr>
                <w:delText>Install</w:delText>
              </w:r>
              <w:r w:rsidRPr="00082074" w:rsidDel="00BF2D8E">
                <w:rPr>
                  <w:color w:val="29303B"/>
                </w:rPr>
                <w:delText> </w:delText>
              </w:r>
              <w:r w:rsidR="000477E3" w:rsidDel="00BF2D8E">
                <w:fldChar w:fldCharType="begin"/>
              </w:r>
              <w:r w:rsidR="000477E3" w:rsidDel="00BF2D8E">
                <w:delInstrText xml:space="preserve"> HYPERLINK "https://www.docker.com/docker-windows" \t "_blank" </w:delInstrText>
              </w:r>
              <w:r w:rsidR="000477E3" w:rsidDel="00BF2D8E">
                <w:fldChar w:fldCharType="separate"/>
              </w:r>
              <w:r w:rsidRPr="00082074" w:rsidDel="00BF2D8E">
                <w:rPr>
                  <w:color w:val="007791"/>
                  <w:u w:val="single"/>
                </w:rPr>
                <w:delText>"Docker for Windows" from the Docker Store</w:delText>
              </w:r>
              <w:r w:rsidR="000477E3" w:rsidDel="00BF2D8E">
                <w:rPr>
                  <w:color w:val="007791"/>
                  <w:u w:val="single"/>
                </w:rPr>
                <w:fldChar w:fldCharType="end"/>
              </w:r>
            </w:del>
          </w:p>
          <w:p w14:paraId="677D9D6B" w14:textId="13291C19" w:rsidR="00C40F51" w:rsidRPr="00082074" w:rsidDel="00BF2D8E" w:rsidRDefault="00C40F51" w:rsidP="00C40F51">
            <w:pPr>
              <w:pStyle w:val="ListParagraph"/>
              <w:shd w:val="clear" w:color="auto" w:fill="FFFFFF"/>
              <w:spacing w:after="300"/>
              <w:rPr>
                <w:del w:id="372" w:author="David Solomon" w:date="2018-02-02T17:19:00Z"/>
                <w:color w:val="29303B"/>
              </w:rPr>
            </w:pPr>
          </w:p>
          <w:p w14:paraId="4167FC63" w14:textId="2B27B809" w:rsidR="00C40F51" w:rsidRPr="00082074" w:rsidDel="00BF2D8E" w:rsidRDefault="00C40F51" w:rsidP="00C40F51">
            <w:pPr>
              <w:pStyle w:val="ListParagraph"/>
              <w:numPr>
                <w:ilvl w:val="0"/>
                <w:numId w:val="15"/>
              </w:numPr>
              <w:rPr>
                <w:del w:id="373" w:author="David Solomon" w:date="2018-02-02T17:19:00Z"/>
                <w:b/>
              </w:rPr>
            </w:pPr>
            <w:del w:id="374" w:author="David Solomon" w:date="2018-02-02T17:19:00Z">
              <w:r w:rsidRPr="00082074" w:rsidDel="00BF2D8E">
                <w:rPr>
                  <w:b/>
                </w:rPr>
                <w:delText>Windows 7, 8, 10 Home</w:delText>
              </w:r>
            </w:del>
          </w:p>
          <w:p w14:paraId="02CB88F0" w14:textId="7D6FF9FD" w:rsidR="00C40F51" w:rsidRPr="00082074" w:rsidDel="00BF2D8E" w:rsidRDefault="00C40F51" w:rsidP="00C40F51">
            <w:pPr>
              <w:pStyle w:val="ListParagraph"/>
              <w:rPr>
                <w:del w:id="375" w:author="David Solomon" w:date="2018-02-02T17:19:00Z"/>
                <w:color w:val="29303B"/>
              </w:rPr>
            </w:pPr>
            <w:del w:id="376" w:author="David Solomon" w:date="2018-02-02T17:19:00Z">
              <w:r w:rsidRPr="00082074" w:rsidDel="00BF2D8E">
                <w:rPr>
                  <w:color w:val="29303B"/>
                </w:rPr>
                <w:delText>Install </w:delText>
              </w:r>
              <w:r w:rsidR="000477E3" w:rsidDel="00BF2D8E">
                <w:fldChar w:fldCharType="begin"/>
              </w:r>
              <w:r w:rsidR="000477E3" w:rsidDel="00BF2D8E">
                <w:delInstrText xml:space="preserve"> HYPERLINK "https://docs.docker.com/toolbox/overview/" </w:delInstrText>
              </w:r>
              <w:r w:rsidR="000477E3" w:rsidDel="00BF2D8E">
                <w:fldChar w:fldCharType="separate"/>
              </w:r>
              <w:r w:rsidRPr="00082074" w:rsidDel="00BF2D8E">
                <w:rPr>
                  <w:color w:val="007791"/>
                  <w:u w:val="single"/>
                </w:rPr>
                <w:delText>Docker Toolbox</w:delText>
              </w:r>
              <w:r w:rsidR="000477E3" w:rsidDel="00BF2D8E">
                <w:rPr>
                  <w:color w:val="007791"/>
                  <w:u w:val="single"/>
                </w:rPr>
                <w:fldChar w:fldCharType="end"/>
              </w:r>
              <w:r w:rsidRPr="00082074" w:rsidDel="00BF2D8E">
                <w:rPr>
                  <w:color w:val="29303B"/>
                </w:rPr>
                <w:delText>.  Lack of Hyper-V necessitates this type of installation</w:delText>
              </w:r>
            </w:del>
          </w:p>
          <w:p w14:paraId="6FABF733" w14:textId="4BD6579F" w:rsidR="005E1908" w:rsidRPr="00C40F51" w:rsidDel="00BF2D8E" w:rsidRDefault="005E1908" w:rsidP="00C40F51">
            <w:pPr>
              <w:pStyle w:val="ListParagraph"/>
              <w:rPr>
                <w:del w:id="377" w:author="David Solomon" w:date="2018-02-02T17:19:00Z"/>
                <w:rFonts w:asciiTheme="minorHAnsi" w:hAnsiTheme="minorHAnsi" w:cstheme="minorHAnsi"/>
              </w:rPr>
            </w:pPr>
          </w:p>
          <w:p w14:paraId="65A34333" w14:textId="78EC3A36" w:rsidR="00C40F51" w:rsidRPr="00C40F51" w:rsidDel="00BF2D8E" w:rsidRDefault="00C40F51" w:rsidP="00865233">
            <w:pPr>
              <w:rPr>
                <w:del w:id="378" w:author="David Solomon" w:date="2018-02-02T17:19:00Z"/>
                <w:rFonts w:cstheme="minorHAnsi"/>
                <w:b/>
                <w:u w:val="single"/>
              </w:rPr>
            </w:pPr>
          </w:p>
        </w:tc>
      </w:tr>
      <w:tr w:rsidR="00A31355" w:rsidRPr="00A31355" w:rsidDel="00BF2D8E" w14:paraId="61CE5E1C" w14:textId="17FB35E8" w:rsidTr="00865233">
        <w:trPr>
          <w:del w:id="379" w:author="David Solomon" w:date="2018-02-02T17:19:00Z"/>
        </w:trPr>
        <w:tc>
          <w:tcPr>
            <w:tcW w:w="402" w:type="pct"/>
          </w:tcPr>
          <w:p w14:paraId="3D4A6A28" w14:textId="613A8F6B" w:rsidR="00A31355" w:rsidRPr="00A31355" w:rsidDel="00BF2D8E" w:rsidRDefault="0079323F" w:rsidP="00865233">
            <w:pPr>
              <w:jc w:val="center"/>
              <w:rPr>
                <w:del w:id="380" w:author="David Solomon" w:date="2018-02-02T17:19:00Z"/>
                <w:rFonts w:cstheme="minorHAnsi"/>
              </w:rPr>
            </w:pPr>
            <w:del w:id="381" w:author="David Solomon" w:date="2018-02-02T17:19:00Z">
              <w:r w:rsidDel="00BF2D8E">
                <w:rPr>
                  <w:rFonts w:cstheme="minorHAnsi"/>
                </w:rPr>
                <w:delText>4</w:delText>
              </w:r>
            </w:del>
          </w:p>
        </w:tc>
        <w:tc>
          <w:tcPr>
            <w:tcW w:w="4598" w:type="pct"/>
          </w:tcPr>
          <w:p w14:paraId="6AD74457" w14:textId="01FEB5F3" w:rsidR="00A31355" w:rsidRPr="0048586E" w:rsidDel="00BF2D8E" w:rsidRDefault="0048586E" w:rsidP="00865233">
            <w:pPr>
              <w:rPr>
                <w:del w:id="382" w:author="David Solomon" w:date="2018-02-02T17:19:00Z"/>
                <w:rFonts w:cstheme="minorHAnsi"/>
                <w:b/>
                <w:u w:val="single"/>
              </w:rPr>
            </w:pPr>
            <w:del w:id="383" w:author="David Solomon" w:date="2018-02-02T17:19:00Z">
              <w:r w:rsidRPr="0048586E" w:rsidDel="00BF2D8E">
                <w:rPr>
                  <w:rFonts w:cstheme="minorHAnsi"/>
                  <w:b/>
                  <w:u w:val="single"/>
                </w:rPr>
                <w:delText>Determine Docker Version</w:delText>
              </w:r>
            </w:del>
          </w:p>
          <w:p w14:paraId="5F65A634" w14:textId="2396D05E" w:rsidR="00A31355" w:rsidRPr="0048586E" w:rsidDel="00BF2D8E" w:rsidRDefault="00A31355" w:rsidP="00865233">
            <w:pPr>
              <w:pStyle w:val="TableParagraph"/>
              <w:spacing w:before="8"/>
              <w:rPr>
                <w:del w:id="384" w:author="David Solomon" w:date="2018-02-02T17:19:00Z"/>
                <w:rFonts w:asciiTheme="minorHAnsi" w:hAnsiTheme="minorHAnsi" w:cstheme="minorHAnsi"/>
                <w:b/>
                <w:szCs w:val="24"/>
              </w:rPr>
            </w:pPr>
          </w:p>
          <w:p w14:paraId="59A6089C" w14:textId="27C09D3A" w:rsidR="00A31355" w:rsidRPr="0048586E" w:rsidDel="00BF2D8E" w:rsidRDefault="0048586E" w:rsidP="00A31355">
            <w:pPr>
              <w:pStyle w:val="ListParagraph"/>
              <w:numPr>
                <w:ilvl w:val="0"/>
                <w:numId w:val="3"/>
              </w:numPr>
              <w:rPr>
                <w:del w:id="385" w:author="David Solomon" w:date="2018-02-02T17:19:00Z"/>
                <w:rFonts w:asciiTheme="minorHAnsi" w:hAnsiTheme="minorHAnsi" w:cstheme="minorHAnsi"/>
                <w:sz w:val="24"/>
                <w:szCs w:val="24"/>
              </w:rPr>
            </w:pPr>
            <w:del w:id="386" w:author="David Solomon" w:date="2018-02-02T17:19:00Z">
              <w:r w:rsidRPr="0048586E" w:rsidDel="00BF2D8E">
                <w:rPr>
                  <w:rFonts w:asciiTheme="minorHAnsi" w:hAnsiTheme="minorHAnsi" w:cstheme="minorHAnsi"/>
                  <w:sz w:val="24"/>
                  <w:szCs w:val="24"/>
                </w:rPr>
                <w:delText>Open terminal (MAC)</w:delText>
              </w:r>
              <w:r w:rsidR="00635BB7" w:rsidDel="00BF2D8E">
                <w:rPr>
                  <w:rFonts w:asciiTheme="minorHAnsi" w:hAnsiTheme="minorHAnsi" w:cstheme="minorHAnsi"/>
                  <w:sz w:val="24"/>
                  <w:szCs w:val="24"/>
                </w:rPr>
                <w:delText xml:space="preserve">, </w:delText>
              </w:r>
              <w:r w:rsidRPr="0048586E" w:rsidDel="00BF2D8E">
                <w:rPr>
                  <w:rFonts w:asciiTheme="minorHAnsi" w:hAnsiTheme="minorHAnsi" w:cstheme="minorHAnsi"/>
                  <w:sz w:val="24"/>
                  <w:szCs w:val="24"/>
                </w:rPr>
                <w:delText>Shell (Windows)</w:delText>
              </w:r>
              <w:r w:rsidR="00635BB7" w:rsidDel="00BF2D8E">
                <w:rPr>
                  <w:rFonts w:asciiTheme="minorHAnsi" w:hAnsiTheme="minorHAnsi" w:cstheme="minorHAnsi"/>
                  <w:sz w:val="24"/>
                  <w:szCs w:val="24"/>
                </w:rPr>
                <w:delText>, or Quickstart Terminal (Docker Toolbox)</w:delText>
              </w:r>
              <w:r w:rsidR="007E39AE" w:rsidDel="00BF2D8E">
                <w:rPr>
                  <w:rFonts w:asciiTheme="minorHAnsi" w:hAnsiTheme="minorHAnsi" w:cstheme="minorHAnsi"/>
                  <w:sz w:val="24"/>
                  <w:szCs w:val="24"/>
                </w:rPr>
                <w:delText xml:space="preserve"> then type:</w:delText>
              </w:r>
            </w:del>
          </w:p>
          <w:p w14:paraId="51A51BD7" w14:textId="2D089857" w:rsidR="00A31355" w:rsidRPr="0048586E" w:rsidDel="00BF2D8E" w:rsidRDefault="0048586E" w:rsidP="0048586E">
            <w:pPr>
              <w:pStyle w:val="ListParagraph"/>
              <w:ind w:left="823"/>
              <w:rPr>
                <w:del w:id="387" w:author="David Solomon" w:date="2018-02-02T17:19:00Z"/>
                <w:rFonts w:asciiTheme="minorHAnsi" w:hAnsiTheme="minorHAnsi" w:cstheme="minorHAnsi"/>
                <w:sz w:val="24"/>
                <w:szCs w:val="24"/>
              </w:rPr>
            </w:pPr>
            <w:del w:id="388" w:author="David Solomon" w:date="2018-02-02T17:19:00Z">
              <w:r w:rsidDel="00BF2D8E">
                <w:rPr>
                  <w:rFonts w:asciiTheme="minorHAnsi" w:hAnsiTheme="minorHAnsi" w:cstheme="minorHAnsi"/>
                  <w:sz w:val="24"/>
                  <w:szCs w:val="24"/>
                </w:rPr>
                <w:delText>~$ docker version</w:delText>
              </w:r>
            </w:del>
          </w:p>
          <w:p w14:paraId="4629F8C6" w14:textId="3DC91CA5" w:rsidR="00A31355" w:rsidDel="00BF2D8E" w:rsidRDefault="00A31355" w:rsidP="007E39AE">
            <w:pPr>
              <w:pStyle w:val="ListParagraph"/>
              <w:ind w:left="823"/>
              <w:rPr>
                <w:del w:id="389" w:author="David Solomon" w:date="2018-02-02T17:19:00Z"/>
                <w:rFonts w:asciiTheme="minorHAnsi" w:hAnsiTheme="minorHAnsi" w:cstheme="minorHAnsi"/>
                <w:sz w:val="24"/>
                <w:szCs w:val="24"/>
              </w:rPr>
            </w:pPr>
          </w:p>
          <w:p w14:paraId="5F730A40" w14:textId="664958D9" w:rsidR="007E39AE" w:rsidDel="00BF2D8E" w:rsidRDefault="007E39AE" w:rsidP="009A1B6A">
            <w:pPr>
              <w:pStyle w:val="ListParagraph"/>
              <w:ind w:left="-92"/>
              <w:jc w:val="center"/>
              <w:rPr>
                <w:del w:id="390" w:author="David Solomon" w:date="2018-02-02T17:19:00Z"/>
                <w:rFonts w:asciiTheme="minorHAnsi" w:hAnsiTheme="minorHAnsi" w:cstheme="minorHAnsi"/>
                <w:sz w:val="24"/>
                <w:szCs w:val="24"/>
              </w:rPr>
            </w:pPr>
            <w:del w:id="391" w:author="David Solomon" w:date="2018-02-02T17:19:00Z">
              <w:r w:rsidRPr="007E39AE" w:rsidDel="00BF2D8E">
                <w:rPr>
                  <w:rFonts w:cstheme="minorHAnsi"/>
                  <w:noProof/>
                </w:rPr>
                <w:drawing>
                  <wp:inline distT="0" distB="0" distL="0" distR="0" wp14:anchorId="226102EA" wp14:editId="72228BE5">
                    <wp:extent cx="4442565" cy="3596362"/>
                    <wp:effectExtent l="0" t="0" r="254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1326" cy="3635835"/>
                            </a:xfrm>
                            <a:prstGeom prst="rect">
                              <a:avLst/>
                            </a:prstGeom>
                          </pic:spPr>
                        </pic:pic>
                      </a:graphicData>
                    </a:graphic>
                  </wp:inline>
                </w:drawing>
              </w:r>
            </w:del>
          </w:p>
          <w:p w14:paraId="1F54119C" w14:textId="26E26A87" w:rsidR="004B7126" w:rsidDel="00BF2D8E" w:rsidRDefault="004B7126" w:rsidP="009A1B6A">
            <w:pPr>
              <w:pStyle w:val="ListParagraph"/>
              <w:ind w:left="-92"/>
              <w:jc w:val="center"/>
              <w:rPr>
                <w:del w:id="392" w:author="David Solomon" w:date="2018-02-02T17:19:00Z"/>
                <w:rFonts w:asciiTheme="minorHAnsi" w:hAnsiTheme="minorHAnsi" w:cstheme="minorHAnsi"/>
                <w:sz w:val="24"/>
                <w:szCs w:val="24"/>
              </w:rPr>
            </w:pPr>
          </w:p>
          <w:p w14:paraId="7F631B10" w14:textId="24BF32F3" w:rsidR="007E39AE" w:rsidRPr="0048586E" w:rsidDel="00BF2D8E" w:rsidRDefault="007E39AE" w:rsidP="00A31355">
            <w:pPr>
              <w:pStyle w:val="ListParagraph"/>
              <w:numPr>
                <w:ilvl w:val="0"/>
                <w:numId w:val="3"/>
              </w:numPr>
              <w:rPr>
                <w:del w:id="393" w:author="David Solomon" w:date="2018-02-02T17:19:00Z"/>
                <w:rFonts w:asciiTheme="minorHAnsi" w:hAnsiTheme="minorHAnsi" w:cstheme="minorHAnsi"/>
                <w:sz w:val="24"/>
                <w:szCs w:val="24"/>
              </w:rPr>
            </w:pPr>
            <w:del w:id="394" w:author="David Solomon" w:date="2018-02-02T17:19:00Z">
              <w:r w:rsidDel="00BF2D8E">
                <w:rPr>
                  <w:rFonts w:asciiTheme="minorHAnsi" w:hAnsiTheme="minorHAnsi" w:cstheme="minorHAnsi"/>
                  <w:sz w:val="24"/>
                  <w:szCs w:val="24"/>
                </w:rPr>
                <w:delText>You output should be similar.</w:delText>
              </w:r>
            </w:del>
          </w:p>
          <w:p w14:paraId="53398C76" w14:textId="561252B1" w:rsidR="00A31355" w:rsidRPr="0048586E" w:rsidDel="00BF2D8E" w:rsidRDefault="00A31355" w:rsidP="00A31355">
            <w:pPr>
              <w:pStyle w:val="TableParagraph"/>
              <w:tabs>
                <w:tab w:val="left" w:pos="824"/>
              </w:tabs>
              <w:spacing w:before="15"/>
              <w:ind w:left="823"/>
              <w:rPr>
                <w:del w:id="395" w:author="David Solomon" w:date="2018-02-02T17:19:00Z"/>
                <w:rFonts w:asciiTheme="minorHAnsi" w:hAnsiTheme="minorHAnsi" w:cstheme="minorHAnsi"/>
              </w:rPr>
            </w:pPr>
          </w:p>
        </w:tc>
      </w:tr>
      <w:tr w:rsidR="00A31355" w:rsidRPr="00A31355" w:rsidDel="00BF2D8E" w14:paraId="23CEE270" w14:textId="4001F1BD" w:rsidTr="00865233">
        <w:trPr>
          <w:trHeight w:val="20"/>
          <w:del w:id="396" w:author="David Solomon" w:date="2018-02-02T17:19:00Z"/>
        </w:trPr>
        <w:tc>
          <w:tcPr>
            <w:tcW w:w="402" w:type="pct"/>
          </w:tcPr>
          <w:p w14:paraId="44FD50CE" w14:textId="5E3027F9" w:rsidR="00A31355" w:rsidRPr="00A31355" w:rsidDel="00BF2D8E" w:rsidRDefault="0079323F" w:rsidP="00865233">
            <w:pPr>
              <w:jc w:val="center"/>
              <w:rPr>
                <w:del w:id="397" w:author="David Solomon" w:date="2018-02-02T17:19:00Z"/>
                <w:rFonts w:cstheme="minorHAnsi"/>
              </w:rPr>
            </w:pPr>
            <w:del w:id="398" w:author="David Solomon" w:date="2018-02-02T17:19:00Z">
              <w:r w:rsidDel="00BF2D8E">
                <w:rPr>
                  <w:rFonts w:cstheme="minorHAnsi"/>
                </w:rPr>
                <w:delText>5</w:delText>
              </w:r>
            </w:del>
          </w:p>
        </w:tc>
        <w:tc>
          <w:tcPr>
            <w:tcW w:w="4598" w:type="pct"/>
          </w:tcPr>
          <w:p w14:paraId="4511D99C" w14:textId="097A4706" w:rsidR="00A31355" w:rsidRPr="008A1799" w:rsidDel="00BF2D8E" w:rsidRDefault="008A1799" w:rsidP="00A31355">
            <w:pPr>
              <w:rPr>
                <w:del w:id="399" w:author="David Solomon" w:date="2018-02-02T17:19:00Z"/>
                <w:rFonts w:cstheme="minorHAnsi"/>
                <w:b/>
                <w:u w:val="single"/>
              </w:rPr>
            </w:pPr>
            <w:del w:id="400" w:author="David Solomon" w:date="2018-02-02T17:19:00Z">
              <w:r w:rsidRPr="008A1799" w:rsidDel="00BF2D8E">
                <w:rPr>
                  <w:rFonts w:cstheme="minorHAnsi"/>
                  <w:b/>
                  <w:u w:val="single"/>
                </w:rPr>
                <w:delText>Verify Docker Installation</w:delText>
              </w:r>
            </w:del>
          </w:p>
          <w:p w14:paraId="58D6094A" w14:textId="330370A5" w:rsidR="00A31355" w:rsidRPr="008A1799" w:rsidDel="00BF2D8E" w:rsidRDefault="00A31355" w:rsidP="00A31355">
            <w:pPr>
              <w:rPr>
                <w:del w:id="401" w:author="David Solomon" w:date="2018-02-02T17:19:00Z"/>
                <w:rFonts w:cstheme="minorHAnsi"/>
                <w:b/>
                <w:u w:val="single"/>
              </w:rPr>
            </w:pPr>
          </w:p>
          <w:p w14:paraId="262F50FF" w14:textId="3228CB4A" w:rsidR="00A31355" w:rsidRPr="008A1799" w:rsidDel="00BF2D8E" w:rsidRDefault="008A1799" w:rsidP="00A31355">
            <w:pPr>
              <w:pStyle w:val="ListParagraph"/>
              <w:numPr>
                <w:ilvl w:val="0"/>
                <w:numId w:val="8"/>
              </w:numPr>
              <w:rPr>
                <w:del w:id="402" w:author="David Solomon" w:date="2018-02-02T17:19:00Z"/>
                <w:rFonts w:asciiTheme="minorHAnsi" w:hAnsiTheme="minorHAnsi" w:cstheme="minorHAnsi"/>
                <w:sz w:val="24"/>
                <w:szCs w:val="24"/>
              </w:rPr>
            </w:pPr>
            <w:del w:id="403" w:author="David Solomon" w:date="2018-02-02T17:19:00Z">
              <w:r w:rsidRPr="008A1799" w:rsidDel="00BF2D8E">
                <w:rPr>
                  <w:rFonts w:asciiTheme="minorHAnsi" w:hAnsiTheme="minorHAnsi" w:cstheme="minorHAnsi"/>
                  <w:sz w:val="24"/>
                  <w:szCs w:val="24"/>
                </w:rPr>
                <w:delText>Run test Docker container</w:delText>
              </w:r>
            </w:del>
          </w:p>
          <w:p w14:paraId="00431CCF" w14:textId="711FAEE4" w:rsidR="00A31355" w:rsidDel="00BF2D8E" w:rsidRDefault="008A1799" w:rsidP="008A1799">
            <w:pPr>
              <w:pStyle w:val="ListParagraph"/>
              <w:ind w:left="823"/>
              <w:rPr>
                <w:del w:id="404" w:author="David Solomon" w:date="2018-02-02T17:19:00Z"/>
                <w:rFonts w:asciiTheme="minorHAnsi" w:hAnsiTheme="minorHAnsi" w:cstheme="minorHAnsi"/>
                <w:sz w:val="24"/>
                <w:szCs w:val="24"/>
              </w:rPr>
            </w:pPr>
            <w:del w:id="405" w:author="David Solomon" w:date="2018-02-02T17:19:00Z">
              <w:r w:rsidDel="00BF2D8E">
                <w:rPr>
                  <w:rFonts w:asciiTheme="minorHAnsi" w:hAnsiTheme="minorHAnsi" w:cstheme="minorHAnsi"/>
                  <w:sz w:val="24"/>
                  <w:szCs w:val="24"/>
                </w:rPr>
                <w:delText>~$ docker container run hello-world</w:delText>
              </w:r>
            </w:del>
          </w:p>
          <w:p w14:paraId="449361C8" w14:textId="67855590" w:rsidR="00B205CA" w:rsidDel="00BF2D8E" w:rsidRDefault="00B205CA" w:rsidP="008A1799">
            <w:pPr>
              <w:pStyle w:val="ListParagraph"/>
              <w:ind w:left="823"/>
              <w:rPr>
                <w:del w:id="406" w:author="David Solomon" w:date="2018-02-02T17:19:00Z"/>
                <w:rFonts w:asciiTheme="minorHAnsi" w:hAnsiTheme="minorHAnsi" w:cstheme="minorHAnsi"/>
                <w:sz w:val="24"/>
                <w:szCs w:val="24"/>
              </w:rPr>
            </w:pPr>
          </w:p>
          <w:p w14:paraId="651B139D" w14:textId="01307585" w:rsidR="00B205CA" w:rsidDel="00BF2D8E" w:rsidRDefault="00B205CA" w:rsidP="008A1799">
            <w:pPr>
              <w:pStyle w:val="ListParagraph"/>
              <w:ind w:left="823"/>
              <w:rPr>
                <w:del w:id="407" w:author="David Solomon" w:date="2018-02-02T17:19:00Z"/>
                <w:rFonts w:asciiTheme="minorHAnsi" w:hAnsiTheme="minorHAnsi" w:cstheme="minorHAnsi"/>
                <w:sz w:val="24"/>
                <w:szCs w:val="24"/>
              </w:rPr>
            </w:pPr>
          </w:p>
          <w:p w14:paraId="5ACC65B2" w14:textId="3B191AA0" w:rsidR="00B205CA" w:rsidDel="00BF2D8E" w:rsidRDefault="00B205CA" w:rsidP="008A1799">
            <w:pPr>
              <w:pStyle w:val="ListParagraph"/>
              <w:ind w:left="823"/>
              <w:rPr>
                <w:del w:id="408" w:author="David Solomon" w:date="2018-02-02T17:19:00Z"/>
                <w:rFonts w:asciiTheme="minorHAnsi" w:hAnsiTheme="minorHAnsi" w:cstheme="minorHAnsi"/>
                <w:sz w:val="24"/>
                <w:szCs w:val="24"/>
              </w:rPr>
            </w:pPr>
          </w:p>
          <w:p w14:paraId="6E663A93" w14:textId="4D1F4584" w:rsidR="00B205CA" w:rsidDel="00BF2D8E" w:rsidRDefault="00B205CA" w:rsidP="008A1799">
            <w:pPr>
              <w:pStyle w:val="ListParagraph"/>
              <w:ind w:left="823"/>
              <w:rPr>
                <w:del w:id="409" w:author="David Solomon" w:date="2018-02-02T17:19:00Z"/>
                <w:rFonts w:asciiTheme="minorHAnsi" w:hAnsiTheme="minorHAnsi" w:cstheme="minorHAnsi"/>
                <w:sz w:val="24"/>
                <w:szCs w:val="24"/>
              </w:rPr>
            </w:pPr>
          </w:p>
          <w:p w14:paraId="62E1FC3B" w14:textId="43BAB2A4" w:rsidR="00B205CA" w:rsidDel="00BF2D8E" w:rsidRDefault="00B205CA" w:rsidP="008A1799">
            <w:pPr>
              <w:pStyle w:val="ListParagraph"/>
              <w:ind w:left="823"/>
              <w:rPr>
                <w:del w:id="410" w:author="David Solomon" w:date="2018-02-02T17:19:00Z"/>
                <w:rFonts w:asciiTheme="minorHAnsi" w:hAnsiTheme="minorHAnsi" w:cstheme="minorHAnsi"/>
                <w:sz w:val="24"/>
                <w:szCs w:val="24"/>
              </w:rPr>
            </w:pPr>
          </w:p>
          <w:p w14:paraId="129653C1" w14:textId="6C6427AD" w:rsidR="00B205CA" w:rsidDel="00BF2D8E" w:rsidRDefault="00B205CA" w:rsidP="008A1799">
            <w:pPr>
              <w:pStyle w:val="ListParagraph"/>
              <w:ind w:left="823"/>
              <w:rPr>
                <w:del w:id="411" w:author="David Solomon" w:date="2018-02-02T17:19:00Z"/>
                <w:rFonts w:asciiTheme="minorHAnsi" w:hAnsiTheme="minorHAnsi" w:cstheme="minorHAnsi"/>
                <w:sz w:val="24"/>
                <w:szCs w:val="24"/>
              </w:rPr>
            </w:pPr>
          </w:p>
          <w:p w14:paraId="2C17D14E" w14:textId="5952F97A" w:rsidR="00B205CA" w:rsidDel="00BF2D8E" w:rsidRDefault="00B205CA" w:rsidP="008A1799">
            <w:pPr>
              <w:pStyle w:val="ListParagraph"/>
              <w:ind w:left="823"/>
              <w:rPr>
                <w:del w:id="412" w:author="David Solomon" w:date="2018-02-02T17:19:00Z"/>
                <w:rFonts w:asciiTheme="minorHAnsi" w:hAnsiTheme="minorHAnsi" w:cstheme="minorHAnsi"/>
                <w:sz w:val="24"/>
                <w:szCs w:val="24"/>
              </w:rPr>
            </w:pPr>
          </w:p>
          <w:p w14:paraId="28C56E09" w14:textId="5F39B13C" w:rsidR="00B205CA" w:rsidDel="00BF2D8E" w:rsidRDefault="00B205CA" w:rsidP="008A1799">
            <w:pPr>
              <w:pStyle w:val="ListParagraph"/>
              <w:ind w:left="823"/>
              <w:rPr>
                <w:del w:id="413" w:author="David Solomon" w:date="2018-02-02T17:19:00Z"/>
                <w:rFonts w:asciiTheme="minorHAnsi" w:hAnsiTheme="minorHAnsi" w:cstheme="minorHAnsi"/>
                <w:sz w:val="24"/>
                <w:szCs w:val="24"/>
              </w:rPr>
            </w:pPr>
          </w:p>
          <w:p w14:paraId="391B1ACC" w14:textId="43512490" w:rsidR="00B205CA" w:rsidRPr="008A1799" w:rsidDel="00BF2D8E" w:rsidRDefault="00B205CA" w:rsidP="008A1799">
            <w:pPr>
              <w:pStyle w:val="ListParagraph"/>
              <w:ind w:left="823"/>
              <w:rPr>
                <w:del w:id="414" w:author="David Solomon" w:date="2018-02-02T17:19:00Z"/>
                <w:rFonts w:asciiTheme="minorHAnsi" w:hAnsiTheme="minorHAnsi" w:cstheme="minorHAnsi"/>
                <w:sz w:val="24"/>
                <w:szCs w:val="24"/>
              </w:rPr>
            </w:pPr>
          </w:p>
          <w:p w14:paraId="29B4E055" w14:textId="1AF47305" w:rsidR="00A31355" w:rsidDel="00BF2D8E" w:rsidRDefault="00A31355" w:rsidP="00053A09">
            <w:pPr>
              <w:pStyle w:val="ListParagraph"/>
              <w:ind w:left="823"/>
              <w:rPr>
                <w:del w:id="415" w:author="David Solomon" w:date="2018-02-02T17:19:00Z"/>
                <w:rFonts w:asciiTheme="minorHAnsi" w:hAnsiTheme="minorHAnsi" w:cstheme="minorHAnsi"/>
                <w:sz w:val="24"/>
                <w:szCs w:val="24"/>
              </w:rPr>
            </w:pPr>
          </w:p>
          <w:p w14:paraId="1DEB8B90" w14:textId="0B56CEDB" w:rsidR="00053A09" w:rsidRPr="008A1799" w:rsidDel="00BF2D8E" w:rsidRDefault="00053A09" w:rsidP="009A1B6A">
            <w:pPr>
              <w:pStyle w:val="ListParagraph"/>
              <w:ind w:left="-92"/>
              <w:jc w:val="center"/>
              <w:rPr>
                <w:del w:id="416" w:author="David Solomon" w:date="2018-02-02T17:19:00Z"/>
                <w:rFonts w:asciiTheme="minorHAnsi" w:hAnsiTheme="minorHAnsi" w:cstheme="minorHAnsi"/>
                <w:sz w:val="24"/>
                <w:szCs w:val="24"/>
              </w:rPr>
            </w:pPr>
            <w:del w:id="417" w:author="David Solomon" w:date="2018-02-02T17:19:00Z">
              <w:r w:rsidRPr="00053A09" w:rsidDel="00BF2D8E">
                <w:rPr>
                  <w:rFonts w:cstheme="minorHAnsi"/>
                  <w:noProof/>
                </w:rPr>
                <w:drawing>
                  <wp:inline distT="0" distB="0" distL="0" distR="0" wp14:anchorId="55846BF4" wp14:editId="2F05EF74">
                    <wp:extent cx="3890366" cy="26825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7163" cy="2728583"/>
                            </a:xfrm>
                            <a:prstGeom prst="rect">
                              <a:avLst/>
                            </a:prstGeom>
                          </pic:spPr>
                        </pic:pic>
                      </a:graphicData>
                    </a:graphic>
                  </wp:inline>
                </w:drawing>
              </w:r>
            </w:del>
          </w:p>
          <w:p w14:paraId="56A153F1" w14:textId="1C4A7124" w:rsidR="00A31355" w:rsidDel="00BF2D8E" w:rsidRDefault="00A31355" w:rsidP="00A31355">
            <w:pPr>
              <w:rPr>
                <w:del w:id="418" w:author="David Solomon" w:date="2018-02-02T17:19:00Z"/>
                <w:rFonts w:cstheme="minorHAnsi"/>
                <w:b/>
                <w:u w:val="single"/>
              </w:rPr>
            </w:pPr>
          </w:p>
          <w:p w14:paraId="7919C35B" w14:textId="3C1B7698" w:rsidR="0015174B" w:rsidRPr="00BF415A" w:rsidDel="00BF2D8E" w:rsidRDefault="00BF415A" w:rsidP="00A31355">
            <w:pPr>
              <w:rPr>
                <w:del w:id="419" w:author="David Solomon" w:date="2018-02-02T17:19:00Z"/>
                <w:rFonts w:cstheme="minorHAnsi"/>
              </w:rPr>
            </w:pPr>
            <w:del w:id="420" w:author="David Solomon" w:date="2018-02-02T17:19:00Z">
              <w:r w:rsidRPr="00BF415A" w:rsidDel="00BF2D8E">
                <w:rPr>
                  <w:rFonts w:cstheme="minorHAnsi"/>
                </w:rPr>
                <w:delText>Output verifies that Docker is running and you are able to pull images from Docker Hub, and then start a container from the image.</w:delText>
              </w:r>
            </w:del>
          </w:p>
          <w:p w14:paraId="1B0EDA06" w14:textId="04A16DE7" w:rsidR="00BF415A" w:rsidRPr="00A31355" w:rsidDel="00BF2D8E" w:rsidRDefault="00BF415A" w:rsidP="00A31355">
            <w:pPr>
              <w:rPr>
                <w:del w:id="421" w:author="David Solomon" w:date="2018-02-02T17:19:00Z"/>
                <w:rFonts w:cstheme="minorHAnsi"/>
                <w:b/>
                <w:u w:val="single"/>
              </w:rPr>
            </w:pPr>
          </w:p>
        </w:tc>
      </w:tr>
    </w:tbl>
    <w:p w14:paraId="0C3771C3" w14:textId="77777777" w:rsidR="00A31355" w:rsidRDefault="00A31355" w:rsidP="00A31355"/>
    <w:p w14:paraId="4614005C" w14:textId="77777777" w:rsidR="00D20FAD" w:rsidRDefault="00D20FAD" w:rsidP="00A31355"/>
    <w:p w14:paraId="085E9DF2" w14:textId="77777777" w:rsidR="00D20FAD" w:rsidRDefault="00D20FAD" w:rsidP="00A31355"/>
    <w:p w14:paraId="30DDFC32" w14:textId="17866F3D" w:rsidR="00D20FAD" w:rsidDel="00891E8D" w:rsidRDefault="00D20FAD">
      <w:pPr>
        <w:rPr>
          <w:del w:id="422" w:author="David Solomon" w:date="2018-02-02T17:31:00Z"/>
        </w:rPr>
      </w:pPr>
      <w:del w:id="423" w:author="David Solomon" w:date="2018-02-02T17:31:00Z">
        <w:r w:rsidDel="00891E8D">
          <w:br w:type="page"/>
        </w:r>
      </w:del>
    </w:p>
    <w:p w14:paraId="4F20D53E" w14:textId="6742A29B" w:rsidR="00D20FAD" w:rsidDel="00891E8D" w:rsidRDefault="005D6371" w:rsidP="00D20FAD">
      <w:pPr>
        <w:pStyle w:val="Heading2"/>
        <w:rPr>
          <w:del w:id="424" w:author="David Solomon" w:date="2018-02-02T17:26:00Z"/>
        </w:rPr>
      </w:pPr>
      <w:del w:id="425" w:author="David Solomon" w:date="2018-02-02T17:26:00Z">
        <w:r w:rsidDel="00891E8D">
          <w:delText>Section 1</w:delText>
        </w:r>
        <w:r w:rsidR="00D20FAD" w:rsidDel="00891E8D">
          <w:delText>: Lab Summary</w:delText>
        </w:r>
      </w:del>
    </w:p>
    <w:p w14:paraId="39A18583" w14:textId="02650920" w:rsidR="00D20FAD" w:rsidDel="00891E8D" w:rsidRDefault="00D20FAD" w:rsidP="00D20FAD">
      <w:pPr>
        <w:rPr>
          <w:del w:id="426" w:author="David Solomon" w:date="2018-02-02T17:26:00Z"/>
        </w:rPr>
      </w:pPr>
    </w:p>
    <w:p w14:paraId="0A876A25" w14:textId="6DED5ADB" w:rsidR="003D3DE1" w:rsidDel="00891E8D" w:rsidRDefault="003D3DE1" w:rsidP="003D3DE1">
      <w:pPr>
        <w:rPr>
          <w:del w:id="427" w:author="David Solomon" w:date="2018-02-02T17:26:00Z"/>
        </w:rPr>
      </w:pPr>
      <w:del w:id="428" w:author="David Solomon" w:date="2018-02-02T17:26:00Z">
        <w:r w:rsidDel="00891E8D">
          <w:delText xml:space="preserve">In this lab, you learned about Docker Editions, installation types, and various platforms supported </w:delText>
        </w:r>
        <w:r w:rsidR="00DD2AB5" w:rsidDel="00891E8D">
          <w:delText>by Docker.  You also ran Docker commands to determine the version of Docker, and to verify that the installation was successful.</w:delText>
        </w:r>
      </w:del>
    </w:p>
    <w:p w14:paraId="7F580BCF" w14:textId="45C36916" w:rsidR="0015174B" w:rsidDel="00891E8D" w:rsidRDefault="0015174B" w:rsidP="00D20FAD">
      <w:pPr>
        <w:rPr>
          <w:del w:id="429" w:author="David Solomon" w:date="2018-02-02T17:26:00Z"/>
        </w:rPr>
      </w:pPr>
    </w:p>
    <w:p w14:paraId="7CC8A023" w14:textId="74A34FA0" w:rsidR="00DD2AB5" w:rsidDel="00891E8D" w:rsidRDefault="00DD2AB5" w:rsidP="00D20FAD">
      <w:pPr>
        <w:rPr>
          <w:del w:id="430" w:author="David Solomon" w:date="2018-02-02T17:26:00Z"/>
        </w:rPr>
      </w:pPr>
    </w:p>
    <w:p w14:paraId="6FCA0AB1" w14:textId="383296C6" w:rsidR="0015174B" w:rsidRPr="00241DF9" w:rsidDel="00891E8D" w:rsidRDefault="0015174B" w:rsidP="00D20FAD">
      <w:pPr>
        <w:rPr>
          <w:del w:id="431" w:author="David Solomon" w:date="2018-02-02T17:26:00Z"/>
          <w:b/>
        </w:rPr>
      </w:pPr>
      <w:del w:id="432" w:author="David Solomon" w:date="2018-02-02T17:26:00Z">
        <w:r w:rsidRPr="00241DF9" w:rsidDel="00891E8D">
          <w:rPr>
            <w:b/>
          </w:rPr>
          <w:delText>Other useful Docker commands:</w:delText>
        </w:r>
      </w:del>
    </w:p>
    <w:p w14:paraId="35092A4D" w14:textId="07CF0845" w:rsidR="0015174B" w:rsidDel="00891E8D" w:rsidRDefault="0015174B" w:rsidP="00D20FAD">
      <w:pPr>
        <w:rPr>
          <w:del w:id="433" w:author="David Solomon" w:date="2018-02-02T17:26:00Z"/>
        </w:rPr>
      </w:pPr>
    </w:p>
    <w:p w14:paraId="50C86468" w14:textId="2BAD1FAC" w:rsidR="0015174B" w:rsidDel="00891E8D" w:rsidRDefault="00241DF9" w:rsidP="00D20FAD">
      <w:pPr>
        <w:rPr>
          <w:del w:id="434" w:author="David Solomon" w:date="2018-02-02T17:26:00Z"/>
        </w:rPr>
      </w:pPr>
      <w:del w:id="435" w:author="David Solomon" w:date="2018-02-02T17:26:00Z">
        <w:r w:rsidDel="00891E8D">
          <w:delText>~$ d</w:delText>
        </w:r>
        <w:r w:rsidR="0015174B" w:rsidDel="00891E8D">
          <w:delText>ocker Info</w:delText>
        </w:r>
        <w:r w:rsidDel="00891E8D">
          <w:delText xml:space="preserve"> - display Docker system-wide information</w:delText>
        </w:r>
      </w:del>
    </w:p>
    <w:p w14:paraId="76816113" w14:textId="2BA4CCC6" w:rsidR="00241DF9" w:rsidDel="00891E8D" w:rsidRDefault="00241DF9" w:rsidP="00D20FAD">
      <w:pPr>
        <w:rPr>
          <w:del w:id="436" w:author="David Solomon" w:date="2018-02-02T17:26:00Z"/>
        </w:rPr>
      </w:pPr>
      <w:del w:id="437" w:author="David Solomon" w:date="2018-02-02T17:26:00Z">
        <w:r w:rsidDel="00891E8D">
          <w:delText>~$ docker help – display help topics available</w:delText>
        </w:r>
      </w:del>
    </w:p>
    <w:p w14:paraId="74C51ED2" w14:textId="6C507FC0" w:rsidR="00D20FAD" w:rsidDel="00891E8D" w:rsidRDefault="00D20FAD" w:rsidP="00D20FAD">
      <w:pPr>
        <w:rPr>
          <w:del w:id="438" w:author="David Solomon" w:date="2018-02-02T17:26:00Z"/>
        </w:rPr>
      </w:pPr>
    </w:p>
    <w:p w14:paraId="493C495D" w14:textId="6741CEF3" w:rsidR="00D20FAD" w:rsidDel="00891E8D" w:rsidRDefault="00D20FAD">
      <w:pPr>
        <w:rPr>
          <w:del w:id="439" w:author="David Solomon" w:date="2018-02-02T17:26:00Z"/>
          <w:highlight w:val="red"/>
        </w:rPr>
      </w:pPr>
      <w:del w:id="440" w:author="David Solomon" w:date="2018-02-02T17:26:00Z">
        <w:r w:rsidDel="00891E8D">
          <w:rPr>
            <w:highlight w:val="red"/>
          </w:rPr>
          <w:br w:type="page"/>
        </w:r>
      </w:del>
    </w:p>
    <w:p w14:paraId="28D754EB" w14:textId="3EFED699" w:rsidR="002B07C9" w:rsidRDefault="00F479B7">
      <w:pPr>
        <w:pStyle w:val="Heading1"/>
        <w:jc w:val="center"/>
        <w:pPrChange w:id="441" w:author="David Solomon" w:date="2018-02-02T17:26:00Z">
          <w:pPr>
            <w:pStyle w:val="Heading1"/>
          </w:pPr>
        </w:pPrChange>
      </w:pPr>
      <w:bookmarkStart w:id="442" w:name="_Toc505356143"/>
      <w:r>
        <w:t>Section</w:t>
      </w:r>
      <w:r w:rsidR="002B07C9">
        <w:t xml:space="preserve"> </w:t>
      </w:r>
      <w:ins w:id="443" w:author="David Solomon" w:date="2018-02-02T08:01:00Z">
        <w:r w:rsidR="00716D79">
          <w:t>1</w:t>
        </w:r>
      </w:ins>
      <w:del w:id="444" w:author="David Solomon" w:date="2018-02-02T08:01:00Z">
        <w:r w:rsidR="002B07C9" w:rsidDel="00716D79">
          <w:delText>2</w:delText>
        </w:r>
      </w:del>
      <w:r w:rsidR="002B07C9">
        <w:t xml:space="preserve">: </w:t>
      </w:r>
      <w:r w:rsidR="009B6F89">
        <w:t>Container Basics</w:t>
      </w:r>
      <w:bookmarkEnd w:id="442"/>
    </w:p>
    <w:p w14:paraId="67E196EE" w14:textId="77777777" w:rsidR="002B07C9" w:rsidRDefault="002B07C9" w:rsidP="002B07C9"/>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2B07C9" w14:paraId="686D9F20" w14:textId="77777777" w:rsidTr="00865233">
        <w:tc>
          <w:tcPr>
            <w:tcW w:w="2254" w:type="dxa"/>
            <w:tcBorders>
              <w:bottom w:val="single" w:sz="4" w:space="0" w:color="auto"/>
            </w:tcBorders>
            <w:shd w:val="clear" w:color="auto" w:fill="D9D9D9" w:themeFill="background1" w:themeFillShade="D9"/>
          </w:tcPr>
          <w:p w14:paraId="54682750" w14:textId="77777777" w:rsidR="002B07C9" w:rsidRPr="00C7412B" w:rsidRDefault="002B07C9" w:rsidP="00865233">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6AE0C2B2" w14:textId="517B753C" w:rsidR="00CD6E5E" w:rsidRDefault="00CD6E5E" w:rsidP="00446EC8">
            <w:pPr>
              <w:rPr>
                <w:ins w:id="445" w:author="David Solomon" w:date="2018-01-27T15:20:00Z"/>
                <w:rFonts w:cstheme="minorHAnsi"/>
                <w:color w:val="000000" w:themeColor="text1"/>
                <w:w w:val="105"/>
              </w:rPr>
            </w:pPr>
            <w:ins w:id="446" w:author="David Solomon" w:date="2018-01-27T15:18:00Z">
              <w:r>
                <w:rPr>
                  <w:rFonts w:cstheme="minorHAnsi"/>
                  <w:color w:val="000000" w:themeColor="text1"/>
                  <w:w w:val="105"/>
                </w:rPr>
                <w:t xml:space="preserve">Throughout this lab, we will be using a sample application, a variation of the </w:t>
              </w:r>
            </w:ins>
            <w:ins w:id="447" w:author="David Solomon" w:date="2018-01-27T15:19:00Z">
              <w:r>
                <w:rPr>
                  <w:rFonts w:cstheme="minorHAnsi"/>
                  <w:color w:val="000000" w:themeColor="text1"/>
                  <w:w w:val="105"/>
                </w:rPr>
                <w:t xml:space="preserve">mobile </w:t>
              </w:r>
            </w:ins>
            <w:ins w:id="448" w:author="David Solomon" w:date="2018-01-27T15:18:00Z">
              <w:r>
                <w:rPr>
                  <w:rFonts w:cstheme="minorHAnsi"/>
                  <w:color w:val="000000" w:themeColor="text1"/>
                  <w:w w:val="105"/>
                </w:rPr>
                <w:t>game 2048.  You will see how we</w:t>
              </w:r>
            </w:ins>
            <w:ins w:id="449" w:author="David Solomon" w:date="2018-01-27T15:19:00Z">
              <w:r>
                <w:rPr>
                  <w:rFonts w:cstheme="minorHAnsi"/>
                  <w:color w:val="000000" w:themeColor="text1"/>
                  <w:w w:val="105"/>
                </w:rPr>
                <w:t xml:space="preserve"> create a Docker image from </w:t>
              </w:r>
            </w:ins>
            <w:ins w:id="450" w:author="David Solomon" w:date="2018-01-27T15:18:00Z">
              <w:r>
                <w:rPr>
                  <w:rFonts w:cstheme="minorHAnsi"/>
                  <w:color w:val="000000" w:themeColor="text1"/>
                  <w:w w:val="105"/>
                </w:rPr>
                <w:t xml:space="preserve">this application </w:t>
              </w:r>
            </w:ins>
            <w:ins w:id="451" w:author="David Solomon" w:date="2018-01-27T15:20:00Z">
              <w:r>
                <w:rPr>
                  <w:rFonts w:cstheme="minorHAnsi"/>
                  <w:color w:val="000000" w:themeColor="text1"/>
                  <w:w w:val="105"/>
                </w:rPr>
                <w:t xml:space="preserve">and run it as a container.  </w:t>
              </w:r>
            </w:ins>
          </w:p>
          <w:p w14:paraId="77DD47EF" w14:textId="7F1D816C" w:rsidR="00CD6E5E" w:rsidRDefault="00CD6E5E" w:rsidP="00446EC8">
            <w:pPr>
              <w:rPr>
                <w:ins w:id="452" w:author="David Solomon" w:date="2018-01-27T15:20:00Z"/>
                <w:rFonts w:cstheme="minorHAnsi"/>
                <w:color w:val="000000" w:themeColor="text1"/>
                <w:w w:val="105"/>
              </w:rPr>
            </w:pPr>
          </w:p>
          <w:p w14:paraId="29FB1821" w14:textId="77BAA639" w:rsidR="00CD6E5E" w:rsidRDefault="00CD6E5E" w:rsidP="00446EC8">
            <w:pPr>
              <w:rPr>
                <w:ins w:id="453" w:author="David Solomon" w:date="2018-01-27T15:18:00Z"/>
                <w:rFonts w:cstheme="minorHAnsi"/>
                <w:color w:val="000000" w:themeColor="text1"/>
                <w:w w:val="105"/>
              </w:rPr>
            </w:pPr>
            <w:ins w:id="454" w:author="David Solomon" w:date="2018-01-27T15:20:00Z">
              <w:r>
                <w:rPr>
                  <w:rFonts w:cstheme="minorHAnsi"/>
                  <w:color w:val="000000" w:themeColor="text1"/>
                  <w:w w:val="105"/>
                </w:rPr>
                <w:t>In later sections of this lab, you will learn how to deploy this containe</w:t>
              </w:r>
              <w:r w:rsidR="00701499">
                <w:rPr>
                  <w:rFonts w:cstheme="minorHAnsi"/>
                  <w:color w:val="000000" w:themeColor="text1"/>
                  <w:w w:val="105"/>
                </w:rPr>
                <w:t>r into a Kubernetes</w:t>
              </w:r>
            </w:ins>
            <w:ins w:id="455" w:author="David Solomon" w:date="2018-02-02T07:40:00Z">
              <w:r w:rsidR="00701499">
                <w:rPr>
                  <w:rFonts w:cstheme="minorHAnsi"/>
                  <w:color w:val="000000" w:themeColor="text1"/>
                  <w:w w:val="105"/>
                </w:rPr>
                <w:t xml:space="preserve"> cluster on IBM Cloud Private.</w:t>
              </w:r>
            </w:ins>
          </w:p>
          <w:p w14:paraId="71EC1A53" w14:textId="77777777" w:rsidR="00CD6E5E" w:rsidRDefault="00CD6E5E" w:rsidP="00446EC8">
            <w:pPr>
              <w:rPr>
                <w:ins w:id="456" w:author="David Solomon" w:date="2018-01-27T15:18:00Z"/>
                <w:rFonts w:cstheme="minorHAnsi"/>
                <w:color w:val="000000" w:themeColor="text1"/>
                <w:w w:val="105"/>
              </w:rPr>
            </w:pPr>
          </w:p>
          <w:p w14:paraId="4BA1FF83" w14:textId="77777777" w:rsidR="008078EB" w:rsidRDefault="00446EC8" w:rsidP="00446EC8">
            <w:pPr>
              <w:rPr>
                <w:ins w:id="457" w:author="David Solomon" w:date="2018-02-02T07:41:00Z"/>
                <w:rFonts w:cstheme="minorHAnsi"/>
                <w:color w:val="000000" w:themeColor="text1"/>
                <w:w w:val="105"/>
              </w:rPr>
            </w:pPr>
            <w:r>
              <w:rPr>
                <w:rFonts w:cstheme="minorHAnsi"/>
                <w:color w:val="000000" w:themeColor="text1"/>
                <w:w w:val="105"/>
              </w:rPr>
              <w:t xml:space="preserve">This </w:t>
            </w:r>
            <w:del w:id="458" w:author="David Solomon" w:date="2018-01-27T15:21:00Z">
              <w:r w:rsidDel="00CD6E5E">
                <w:rPr>
                  <w:rFonts w:cstheme="minorHAnsi"/>
                  <w:color w:val="000000" w:themeColor="text1"/>
                  <w:w w:val="105"/>
                </w:rPr>
                <w:delText xml:space="preserve">lab </w:delText>
              </w:r>
            </w:del>
            <w:ins w:id="459" w:author="David Solomon" w:date="2018-01-27T15:21:00Z">
              <w:r w:rsidR="00CD6E5E">
                <w:rPr>
                  <w:rFonts w:cstheme="minorHAnsi"/>
                  <w:color w:val="000000" w:themeColor="text1"/>
                  <w:w w:val="105"/>
                </w:rPr>
                <w:t xml:space="preserve">section </w:t>
              </w:r>
            </w:ins>
            <w:r w:rsidR="00613B9A">
              <w:rPr>
                <w:rFonts w:cstheme="minorHAnsi"/>
                <w:color w:val="000000" w:themeColor="text1"/>
                <w:w w:val="105"/>
              </w:rPr>
              <w:t xml:space="preserve">introduces container basics.  You will learn how to </w:t>
            </w:r>
            <w:ins w:id="460" w:author="David Solomon" w:date="2018-01-27T15:22:00Z">
              <w:r w:rsidR="00CD6E5E">
                <w:rPr>
                  <w:rFonts w:cstheme="minorHAnsi"/>
                  <w:color w:val="000000" w:themeColor="text1"/>
                  <w:w w:val="105"/>
                </w:rPr>
                <w:t xml:space="preserve">create, </w:t>
              </w:r>
            </w:ins>
            <w:r w:rsidR="00613B9A">
              <w:rPr>
                <w:rFonts w:cstheme="minorHAnsi"/>
                <w:color w:val="000000" w:themeColor="text1"/>
                <w:w w:val="105"/>
              </w:rPr>
              <w:t xml:space="preserve">run, inspect and manage </w:t>
            </w:r>
            <w:del w:id="461" w:author="David Solomon" w:date="2018-01-27T15:22:00Z">
              <w:r w:rsidR="00613B9A" w:rsidDel="00CD6E5E">
                <w:rPr>
                  <w:rFonts w:cstheme="minorHAnsi"/>
                  <w:color w:val="000000" w:themeColor="text1"/>
                  <w:w w:val="105"/>
                </w:rPr>
                <w:delText xml:space="preserve">multiple </w:delText>
              </w:r>
            </w:del>
            <w:r w:rsidR="00613B9A">
              <w:rPr>
                <w:rFonts w:cstheme="minorHAnsi"/>
                <w:color w:val="000000" w:themeColor="text1"/>
                <w:w w:val="105"/>
              </w:rPr>
              <w:t>containers</w:t>
            </w:r>
            <w:r w:rsidR="00AC6F20">
              <w:rPr>
                <w:rFonts w:cstheme="minorHAnsi"/>
                <w:color w:val="000000" w:themeColor="text1"/>
                <w:w w:val="105"/>
              </w:rPr>
              <w:t xml:space="preserve">.  Also, you will </w:t>
            </w:r>
            <w:r w:rsidR="00533CEA">
              <w:rPr>
                <w:rFonts w:cstheme="minorHAnsi"/>
                <w:color w:val="000000" w:themeColor="text1"/>
                <w:w w:val="105"/>
              </w:rPr>
              <w:t xml:space="preserve">work through establishing </w:t>
            </w:r>
            <w:del w:id="462" w:author="David Solomon" w:date="2018-01-27T15:22:00Z">
              <w:r w:rsidR="00533CEA" w:rsidDel="00CD6E5E">
                <w:rPr>
                  <w:rFonts w:cstheme="minorHAnsi"/>
                  <w:color w:val="000000" w:themeColor="text1"/>
                  <w:w w:val="105"/>
                </w:rPr>
                <w:delText xml:space="preserve">console </w:delText>
              </w:r>
            </w:del>
            <w:ins w:id="463" w:author="David Solomon" w:date="2018-01-27T15:22:00Z">
              <w:r w:rsidR="00CD6E5E">
                <w:rPr>
                  <w:rFonts w:cstheme="minorHAnsi"/>
                  <w:color w:val="000000" w:themeColor="text1"/>
                  <w:w w:val="105"/>
                </w:rPr>
                <w:t xml:space="preserve">console </w:t>
              </w:r>
            </w:ins>
            <w:r w:rsidR="00533CEA">
              <w:rPr>
                <w:rFonts w:cstheme="minorHAnsi"/>
                <w:color w:val="000000" w:themeColor="text1"/>
                <w:w w:val="105"/>
              </w:rPr>
              <w:t>access within the container.</w:t>
            </w:r>
          </w:p>
          <w:p w14:paraId="06F8F89C" w14:textId="77777777" w:rsidR="00701499" w:rsidRDefault="00701499" w:rsidP="00446EC8">
            <w:pPr>
              <w:rPr>
                <w:ins w:id="464" w:author="David Solomon" w:date="2018-02-02T07:41:00Z"/>
                <w:rFonts w:cstheme="minorHAnsi"/>
                <w:color w:val="000000" w:themeColor="text1"/>
                <w:w w:val="105"/>
              </w:rPr>
            </w:pPr>
          </w:p>
          <w:p w14:paraId="32EDD0BD" w14:textId="7840E5AA" w:rsidR="00701499" w:rsidRPr="008078EB" w:rsidRDefault="00701499" w:rsidP="00446EC8">
            <w:pPr>
              <w:rPr>
                <w:rFonts w:cstheme="minorHAnsi"/>
                <w:color w:val="000000" w:themeColor="text1"/>
                <w:w w:val="105"/>
              </w:rPr>
            </w:pPr>
            <w:ins w:id="465" w:author="David Solomon" w:date="2018-02-02T07:41:00Z">
              <w:r>
                <w:rPr>
                  <w:rFonts w:cstheme="minorHAnsi"/>
                  <w:color w:val="000000" w:themeColor="text1"/>
                  <w:w w:val="105"/>
                </w:rPr>
                <w:t xml:space="preserve">Your lab instructor will assign you a </w:t>
              </w:r>
            </w:ins>
            <w:ins w:id="466" w:author="David Solomon" w:date="2018-02-02T11:51:00Z">
              <w:r w:rsidR="00F60419">
                <w:rPr>
                  <w:rFonts w:cstheme="minorHAnsi"/>
                  <w:color w:val="000000" w:themeColor="text1"/>
                  <w:w w:val="105"/>
                </w:rPr>
                <w:t>unique username</w:t>
              </w:r>
            </w:ins>
            <w:ins w:id="467" w:author="David Solomon" w:date="2018-02-02T07:41:00Z">
              <w:r>
                <w:rPr>
                  <w:rFonts w:cstheme="minorHAnsi"/>
                  <w:color w:val="000000" w:themeColor="text1"/>
                  <w:w w:val="105"/>
                </w:rPr>
                <w:t xml:space="preserve">.  When you see </w:t>
              </w:r>
              <w:r w:rsidRPr="00701499">
                <w:rPr>
                  <w:rFonts w:cstheme="minorHAnsi"/>
                  <w:b/>
                  <w:i/>
                  <w:color w:val="000000" w:themeColor="text1"/>
                  <w:w w:val="105"/>
                  <w:rPrChange w:id="468" w:author="David Solomon" w:date="2018-02-02T07:42:00Z">
                    <w:rPr>
                      <w:rFonts w:cstheme="minorHAnsi"/>
                      <w:color w:val="000000" w:themeColor="text1"/>
                      <w:w w:val="105"/>
                    </w:rPr>
                  </w:rPrChange>
                </w:rPr>
                <w:t xml:space="preserve">&lt;your </w:t>
              </w:r>
            </w:ins>
            <w:ins w:id="469" w:author="David Solomon" w:date="2018-02-02T11:52:00Z">
              <w:r w:rsidR="00F60419">
                <w:rPr>
                  <w:rFonts w:cstheme="minorHAnsi"/>
                  <w:b/>
                  <w:i/>
                  <w:color w:val="000000" w:themeColor="text1"/>
                  <w:w w:val="105"/>
                </w:rPr>
                <w:t>username</w:t>
              </w:r>
            </w:ins>
            <w:ins w:id="470" w:author="David Solomon" w:date="2018-02-02T07:41:00Z">
              <w:r w:rsidRPr="00701499">
                <w:rPr>
                  <w:rFonts w:cstheme="minorHAnsi"/>
                  <w:b/>
                  <w:i/>
                  <w:color w:val="000000" w:themeColor="text1"/>
                  <w:w w:val="105"/>
                  <w:rPrChange w:id="471" w:author="David Solomon" w:date="2018-02-02T07:42:00Z">
                    <w:rPr>
                      <w:rFonts w:cstheme="minorHAnsi"/>
                      <w:color w:val="000000" w:themeColor="text1"/>
                      <w:w w:val="105"/>
                    </w:rPr>
                  </w:rPrChange>
                </w:rPr>
                <w:t>&gt;</w:t>
              </w:r>
              <w:r>
                <w:rPr>
                  <w:rFonts w:cstheme="minorHAnsi"/>
                  <w:color w:val="000000" w:themeColor="text1"/>
                  <w:w w:val="105"/>
                </w:rPr>
                <w:t xml:space="preserve"> in the instructions, please substitute with your assigned </w:t>
              </w:r>
            </w:ins>
            <w:ins w:id="472" w:author="David Solomon" w:date="2018-02-02T11:52:00Z">
              <w:r w:rsidR="00F60419">
                <w:rPr>
                  <w:rFonts w:cstheme="minorHAnsi"/>
                  <w:color w:val="000000" w:themeColor="text1"/>
                  <w:w w:val="105"/>
                </w:rPr>
                <w:t>username</w:t>
              </w:r>
            </w:ins>
            <w:ins w:id="473" w:author="David Solomon" w:date="2018-02-02T07:41:00Z">
              <w:r>
                <w:rPr>
                  <w:rFonts w:cstheme="minorHAnsi"/>
                  <w:color w:val="000000" w:themeColor="text1"/>
                  <w:w w:val="105"/>
                </w:rPr>
                <w:t>.</w:t>
              </w:r>
            </w:ins>
          </w:p>
        </w:tc>
      </w:tr>
      <w:tr w:rsidR="002B07C9" w14:paraId="6C3B1A9D" w14:textId="77777777" w:rsidTr="00865233">
        <w:trPr>
          <w:trHeight w:val="353"/>
        </w:trPr>
        <w:tc>
          <w:tcPr>
            <w:tcW w:w="2254" w:type="dxa"/>
            <w:tcBorders>
              <w:right w:val="nil"/>
            </w:tcBorders>
          </w:tcPr>
          <w:p w14:paraId="507E7EDE" w14:textId="77777777" w:rsidR="002B07C9" w:rsidRPr="00C7412B" w:rsidRDefault="002B07C9" w:rsidP="00865233">
            <w:pPr>
              <w:rPr>
                <w:rFonts w:cstheme="minorHAnsi"/>
                <w:b/>
                <w:bCs/>
                <w:color w:val="4F81BD"/>
                <w:w w:val="105"/>
                <w:sz w:val="28"/>
                <w:szCs w:val="28"/>
              </w:rPr>
            </w:pPr>
          </w:p>
        </w:tc>
        <w:tc>
          <w:tcPr>
            <w:tcW w:w="7096" w:type="dxa"/>
            <w:tcBorders>
              <w:left w:val="nil"/>
            </w:tcBorders>
          </w:tcPr>
          <w:p w14:paraId="1FD5E83C" w14:textId="77777777" w:rsidR="002B07C9" w:rsidRPr="00C7412B" w:rsidRDefault="002B07C9" w:rsidP="00865233">
            <w:pPr>
              <w:rPr>
                <w:rFonts w:cstheme="minorHAnsi"/>
                <w:b/>
                <w:bCs/>
                <w:color w:val="4F81BD"/>
                <w:w w:val="105"/>
                <w:sz w:val="28"/>
                <w:szCs w:val="28"/>
              </w:rPr>
            </w:pPr>
          </w:p>
        </w:tc>
      </w:tr>
      <w:tr w:rsidR="002B07C9" w14:paraId="3A4F24BF" w14:textId="77777777" w:rsidTr="00865233">
        <w:tc>
          <w:tcPr>
            <w:tcW w:w="2254" w:type="dxa"/>
            <w:tcBorders>
              <w:bottom w:val="single" w:sz="4" w:space="0" w:color="auto"/>
            </w:tcBorders>
            <w:shd w:val="clear" w:color="auto" w:fill="D9D9D9" w:themeFill="background1" w:themeFillShade="D9"/>
          </w:tcPr>
          <w:p w14:paraId="3278EA8D" w14:textId="77777777" w:rsidR="002B07C9" w:rsidRPr="00C7412B" w:rsidRDefault="002B07C9" w:rsidP="00865233">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63CB0441" w14:textId="77777777" w:rsidR="002B07C9" w:rsidRPr="00C7412B" w:rsidRDefault="002B07C9" w:rsidP="00865233">
            <w:pPr>
              <w:rPr>
                <w:rFonts w:cstheme="minorHAnsi"/>
                <w:color w:val="000000" w:themeColor="text1"/>
                <w:w w:val="105"/>
              </w:rPr>
            </w:pPr>
            <w:r w:rsidRPr="00C7412B">
              <w:rPr>
                <w:rFonts w:cstheme="minorHAnsi"/>
                <w:color w:val="000000" w:themeColor="text1"/>
                <w:w w:val="105"/>
              </w:rPr>
              <w:t>Tasks you will complete in this lab exercise include:</w:t>
            </w:r>
          </w:p>
          <w:p w14:paraId="7E6F1411" w14:textId="77777777" w:rsidR="002B07C9" w:rsidRPr="00C7412B" w:rsidRDefault="002B07C9" w:rsidP="00865233">
            <w:pPr>
              <w:rPr>
                <w:rFonts w:cstheme="minorHAnsi"/>
                <w:color w:val="000000" w:themeColor="text1"/>
                <w:w w:val="105"/>
              </w:rPr>
            </w:pPr>
          </w:p>
          <w:p w14:paraId="1D7BB24A" w14:textId="0D3B381E" w:rsidR="00716D79" w:rsidRDefault="00716D79" w:rsidP="00E754D5">
            <w:pPr>
              <w:pStyle w:val="ListParagraph"/>
              <w:numPr>
                <w:ilvl w:val="0"/>
                <w:numId w:val="1"/>
              </w:numPr>
              <w:rPr>
                <w:ins w:id="474" w:author="David Solomon" w:date="2018-02-02T08:02:00Z"/>
                <w:rFonts w:asciiTheme="minorHAnsi" w:hAnsiTheme="minorHAnsi" w:cstheme="minorHAnsi"/>
                <w:color w:val="000000" w:themeColor="text1"/>
                <w:w w:val="105"/>
                <w:sz w:val="24"/>
                <w:szCs w:val="24"/>
              </w:rPr>
            </w:pPr>
            <w:ins w:id="475" w:author="David Solomon" w:date="2018-02-02T08:02:00Z">
              <w:r>
                <w:rPr>
                  <w:rFonts w:asciiTheme="minorHAnsi" w:hAnsiTheme="minorHAnsi" w:cstheme="minorHAnsi"/>
                  <w:color w:val="000000" w:themeColor="text1"/>
                  <w:w w:val="105"/>
                  <w:sz w:val="24"/>
                  <w:szCs w:val="24"/>
                </w:rPr>
                <w:t>Connect to the Docker environment</w:t>
              </w:r>
            </w:ins>
          </w:p>
          <w:p w14:paraId="588B1C6B" w14:textId="084D6DD8" w:rsidR="00CD6E5E" w:rsidRDefault="00CD6E5E" w:rsidP="00E754D5">
            <w:pPr>
              <w:pStyle w:val="ListParagraph"/>
              <w:numPr>
                <w:ilvl w:val="0"/>
                <w:numId w:val="1"/>
              </w:numPr>
              <w:rPr>
                <w:ins w:id="476" w:author="David Solomon" w:date="2018-01-27T15:22:00Z"/>
                <w:rFonts w:asciiTheme="minorHAnsi" w:hAnsiTheme="minorHAnsi" w:cstheme="minorHAnsi"/>
                <w:color w:val="000000" w:themeColor="text1"/>
                <w:w w:val="105"/>
                <w:sz w:val="24"/>
                <w:szCs w:val="24"/>
              </w:rPr>
            </w:pPr>
            <w:ins w:id="477" w:author="David Solomon" w:date="2018-01-27T15:22:00Z">
              <w:r>
                <w:rPr>
                  <w:rFonts w:asciiTheme="minorHAnsi" w:hAnsiTheme="minorHAnsi" w:cstheme="minorHAnsi"/>
                  <w:color w:val="000000" w:themeColor="text1"/>
                  <w:w w:val="105"/>
                  <w:sz w:val="24"/>
                  <w:szCs w:val="24"/>
                </w:rPr>
                <w:t>Creating a Docker Image for an Application</w:t>
              </w:r>
            </w:ins>
          </w:p>
          <w:p w14:paraId="64C23759" w14:textId="074E0E66" w:rsidR="00E754D5" w:rsidRPr="00E92649" w:rsidRDefault="00E754D5" w:rsidP="00E754D5">
            <w:pPr>
              <w:pStyle w:val="ListParagraph"/>
              <w:numPr>
                <w:ilvl w:val="0"/>
                <w:numId w:val="1"/>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Running containers</w:t>
            </w:r>
          </w:p>
          <w:p w14:paraId="09D23045" w14:textId="6C6677F9" w:rsidR="00E754D5" w:rsidRPr="00E92649" w:rsidRDefault="00FD771E" w:rsidP="00E754D5">
            <w:pPr>
              <w:pStyle w:val="ListParagraph"/>
              <w:numPr>
                <w:ilvl w:val="0"/>
                <w:numId w:val="1"/>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Inspecting c</w:t>
            </w:r>
            <w:r w:rsidR="00E754D5" w:rsidRPr="00E92649">
              <w:rPr>
                <w:rFonts w:asciiTheme="minorHAnsi" w:hAnsiTheme="minorHAnsi" w:cstheme="minorHAnsi"/>
                <w:color w:val="000000" w:themeColor="text1"/>
                <w:w w:val="105"/>
                <w:sz w:val="24"/>
                <w:szCs w:val="24"/>
              </w:rPr>
              <w:t>ontainers</w:t>
            </w:r>
          </w:p>
          <w:p w14:paraId="5F927FDC" w14:textId="621B7533" w:rsidR="00E754D5" w:rsidRPr="00E92649" w:rsidRDefault="00FD771E" w:rsidP="00E754D5">
            <w:pPr>
              <w:pStyle w:val="ListParagraph"/>
              <w:numPr>
                <w:ilvl w:val="0"/>
                <w:numId w:val="1"/>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Container process m</w:t>
            </w:r>
            <w:r w:rsidR="00E754D5" w:rsidRPr="00E92649">
              <w:rPr>
                <w:rFonts w:asciiTheme="minorHAnsi" w:hAnsiTheme="minorHAnsi" w:cstheme="minorHAnsi"/>
                <w:color w:val="000000" w:themeColor="text1"/>
                <w:w w:val="105"/>
                <w:sz w:val="24"/>
                <w:szCs w:val="24"/>
              </w:rPr>
              <w:t>onitoring</w:t>
            </w:r>
          </w:p>
          <w:p w14:paraId="12400EFD" w14:textId="77777777" w:rsidR="00E754D5" w:rsidRPr="00E754D5" w:rsidRDefault="00E754D5" w:rsidP="00E754D5">
            <w:pPr>
              <w:pStyle w:val="ListParagraph"/>
              <w:numPr>
                <w:ilvl w:val="0"/>
                <w:numId w:val="1"/>
              </w:numPr>
              <w:rPr>
                <w:rFonts w:asciiTheme="minorHAnsi" w:hAnsiTheme="minorHAnsi" w:cstheme="minorHAnsi"/>
                <w:color w:val="000000" w:themeColor="text1"/>
                <w:w w:val="105"/>
                <w:sz w:val="24"/>
                <w:szCs w:val="24"/>
              </w:rPr>
            </w:pPr>
            <w:r w:rsidRPr="00E754D5">
              <w:rPr>
                <w:rFonts w:asciiTheme="minorHAnsi" w:hAnsiTheme="minorHAnsi" w:cstheme="minorHAnsi"/>
                <w:color w:val="000000" w:themeColor="text1"/>
                <w:w w:val="105"/>
                <w:sz w:val="24"/>
                <w:szCs w:val="24"/>
              </w:rPr>
              <w:t>Container shell access</w:t>
            </w:r>
          </w:p>
          <w:p w14:paraId="3CA71DEA" w14:textId="77777777" w:rsidR="002B07C9" w:rsidRPr="00E754D5" w:rsidRDefault="002B07C9" w:rsidP="00E754D5">
            <w:pPr>
              <w:ind w:left="360"/>
              <w:rPr>
                <w:rFonts w:cstheme="minorHAnsi"/>
                <w:color w:val="000000" w:themeColor="text1"/>
                <w:w w:val="105"/>
                <w:highlight w:val="red"/>
              </w:rPr>
            </w:pPr>
          </w:p>
          <w:p w14:paraId="72336FA6" w14:textId="77777777" w:rsidR="002B07C9" w:rsidRPr="00C7412B" w:rsidRDefault="002B07C9" w:rsidP="00865233">
            <w:pPr>
              <w:pStyle w:val="ListParagraph"/>
              <w:ind w:left="1440"/>
              <w:rPr>
                <w:rFonts w:asciiTheme="minorHAnsi" w:hAnsiTheme="minorHAnsi" w:cstheme="minorHAnsi"/>
                <w:color w:val="4F81BD"/>
                <w:w w:val="105"/>
                <w:sz w:val="24"/>
                <w:szCs w:val="24"/>
              </w:rPr>
            </w:pPr>
          </w:p>
        </w:tc>
      </w:tr>
    </w:tbl>
    <w:p w14:paraId="09418D87" w14:textId="77777777" w:rsidR="002B07C9" w:rsidRDefault="002B07C9" w:rsidP="002B07C9"/>
    <w:p w14:paraId="38EFE8FA" w14:textId="77777777" w:rsidR="002B07C9" w:rsidRDefault="002B07C9" w:rsidP="002B07C9"/>
    <w:p w14:paraId="66C98E8B" w14:textId="77777777" w:rsidR="002B07C9" w:rsidRDefault="002B07C9" w:rsidP="002B07C9"/>
    <w:p w14:paraId="5D6E4E86" w14:textId="77777777" w:rsidR="002B07C9" w:rsidRDefault="002B07C9" w:rsidP="002B07C9">
      <w:pPr>
        <w:rPr>
          <w:highlight w:val="red"/>
        </w:rPr>
      </w:pPr>
      <w:r>
        <w:rPr>
          <w:highlight w:val="red"/>
        </w:rPr>
        <w:br w:type="page"/>
      </w:r>
    </w:p>
    <w:p w14:paraId="6BC75753" w14:textId="27C4ABC8" w:rsidR="002B07C9" w:rsidRDefault="00F479B7" w:rsidP="002B07C9">
      <w:pPr>
        <w:pStyle w:val="Heading2"/>
        <w:jc w:val="center"/>
      </w:pPr>
      <w:bookmarkStart w:id="478" w:name="_Toc505356144"/>
      <w:r>
        <w:lastRenderedPageBreak/>
        <w:t>Section</w:t>
      </w:r>
      <w:r w:rsidR="002B07C9">
        <w:t xml:space="preserve"> </w:t>
      </w:r>
      <w:ins w:id="479" w:author="David Solomon" w:date="2018-02-02T08:01:00Z">
        <w:r w:rsidR="00716D79">
          <w:t>1</w:t>
        </w:r>
      </w:ins>
      <w:del w:id="480" w:author="David Solomon" w:date="2018-02-02T08:01:00Z">
        <w:r w:rsidR="002B07C9" w:rsidDel="00716D79">
          <w:delText>2</w:delText>
        </w:r>
      </w:del>
      <w:r w:rsidR="002B07C9">
        <w:t>: Lab Workflow Overview</w:t>
      </w:r>
      <w:bookmarkEnd w:id="478"/>
    </w:p>
    <w:p w14:paraId="596DF387" w14:textId="77777777" w:rsidR="002B07C9" w:rsidRDefault="002B07C9" w:rsidP="002B07C9"/>
    <w:p w14:paraId="6A245CEE" w14:textId="77777777" w:rsidR="002B07C9" w:rsidRDefault="002B07C9" w:rsidP="002B07C9">
      <w:r>
        <w:rPr>
          <w:noProof/>
        </w:rPr>
        <w:drawing>
          <wp:inline distT="0" distB="0" distL="0" distR="0" wp14:anchorId="06B7FAE6" wp14:editId="444E547E">
            <wp:extent cx="5943600" cy="2295144"/>
            <wp:effectExtent l="0" t="25400" r="12700" b="29210"/>
            <wp:docPr id="4" name="Diagram 4"/>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00DFCF7" w14:textId="77777777" w:rsidR="002B07C9" w:rsidRDefault="002B07C9" w:rsidP="002B07C9"/>
    <w:p w14:paraId="03AE55CB" w14:textId="77777777" w:rsidR="002B07C9" w:rsidRDefault="002B07C9" w:rsidP="002B07C9">
      <w:r>
        <w:br w:type="page"/>
      </w:r>
    </w:p>
    <w:p w14:paraId="521DF9DA" w14:textId="62AD3730" w:rsidR="002B07C9" w:rsidRDefault="00F479B7" w:rsidP="002B07C9">
      <w:pPr>
        <w:pStyle w:val="Heading2"/>
        <w:rPr>
          <w:ins w:id="481" w:author="David Solomon" w:date="2018-01-27T15:17:00Z"/>
        </w:rPr>
      </w:pPr>
      <w:bookmarkStart w:id="482" w:name="_Toc505356145"/>
      <w:r>
        <w:lastRenderedPageBreak/>
        <w:t>Section</w:t>
      </w:r>
      <w:r w:rsidR="002B07C9">
        <w:t xml:space="preserve"> </w:t>
      </w:r>
      <w:ins w:id="483" w:author="David Solomon" w:date="2018-02-02T17:26:00Z">
        <w:r w:rsidR="00891E8D">
          <w:t>1</w:t>
        </w:r>
      </w:ins>
      <w:del w:id="484" w:author="David Solomon" w:date="2018-02-02T17:26:00Z">
        <w:r w:rsidR="002B07C9" w:rsidDel="00891E8D">
          <w:delText>2</w:delText>
        </w:r>
      </w:del>
      <w:r w:rsidR="002B07C9">
        <w:t>: Lab Instructions</w:t>
      </w:r>
      <w:bookmarkEnd w:id="482"/>
    </w:p>
    <w:p w14:paraId="0F8AD410" w14:textId="77777777" w:rsidR="00CD6E5E" w:rsidRPr="00CD6E5E" w:rsidRDefault="00CD6E5E">
      <w:pPr>
        <w:pPrChange w:id="485" w:author="David Solomon" w:date="2018-01-27T15:17:00Z">
          <w:pPr>
            <w:pStyle w:val="Heading2"/>
          </w:pPr>
        </w:pPrChange>
      </w:pPr>
    </w:p>
    <w:p w14:paraId="6307075F" w14:textId="77777777" w:rsidR="002B07C9" w:rsidRDefault="002B07C9" w:rsidP="002B07C9"/>
    <w:tbl>
      <w:tblPr>
        <w:tblStyle w:val="TableGrid"/>
        <w:tblW w:w="5588" w:type="pct"/>
        <w:tblLook w:val="04A0" w:firstRow="1" w:lastRow="0" w:firstColumn="1" w:lastColumn="0" w:noHBand="0" w:noVBand="1"/>
      </w:tblPr>
      <w:tblGrid>
        <w:gridCol w:w="792"/>
        <w:gridCol w:w="9658"/>
      </w:tblGrid>
      <w:tr w:rsidR="002B07C9" w:rsidRPr="00A31355" w14:paraId="0521E9DF" w14:textId="77777777" w:rsidTr="004A6E79">
        <w:trPr>
          <w:trHeight w:val="566"/>
          <w:tblHeader/>
        </w:trPr>
        <w:tc>
          <w:tcPr>
            <w:tcW w:w="379" w:type="pct"/>
            <w:shd w:val="clear" w:color="auto" w:fill="D9D9D9" w:themeFill="background1" w:themeFillShade="D9"/>
          </w:tcPr>
          <w:p w14:paraId="1FB2A5EC" w14:textId="77777777" w:rsidR="002B07C9" w:rsidRPr="00A31355" w:rsidRDefault="002B07C9" w:rsidP="00865233">
            <w:pPr>
              <w:jc w:val="center"/>
              <w:rPr>
                <w:rFonts w:cstheme="minorHAnsi"/>
                <w:sz w:val="28"/>
                <w:szCs w:val="28"/>
              </w:rPr>
            </w:pPr>
            <w:r w:rsidRPr="00A31355">
              <w:rPr>
                <w:rFonts w:cstheme="minorHAnsi"/>
                <w:sz w:val="28"/>
                <w:szCs w:val="28"/>
              </w:rPr>
              <w:t>Step</w:t>
            </w:r>
          </w:p>
        </w:tc>
        <w:tc>
          <w:tcPr>
            <w:tcW w:w="4621" w:type="pct"/>
            <w:shd w:val="clear" w:color="auto" w:fill="D9D9D9" w:themeFill="background1" w:themeFillShade="D9"/>
          </w:tcPr>
          <w:p w14:paraId="2394237B" w14:textId="77777777" w:rsidR="002B07C9" w:rsidRPr="00A31355" w:rsidRDefault="002B07C9" w:rsidP="00865233">
            <w:pPr>
              <w:tabs>
                <w:tab w:val="left" w:pos="3870"/>
                <w:tab w:val="left" w:pos="4050"/>
              </w:tabs>
              <w:jc w:val="center"/>
              <w:rPr>
                <w:rFonts w:cstheme="minorHAnsi"/>
                <w:sz w:val="28"/>
                <w:szCs w:val="28"/>
              </w:rPr>
            </w:pPr>
            <w:r w:rsidRPr="00A31355">
              <w:rPr>
                <w:rFonts w:cstheme="minorHAnsi"/>
                <w:sz w:val="28"/>
                <w:szCs w:val="28"/>
              </w:rPr>
              <w:t>Action</w:t>
            </w:r>
          </w:p>
        </w:tc>
      </w:tr>
      <w:tr w:rsidR="00701499" w:rsidRPr="00A31355" w14:paraId="73C3DD0D" w14:textId="77777777" w:rsidTr="004A6E79">
        <w:trPr>
          <w:ins w:id="486" w:author="David Solomon" w:date="2018-02-02T07:43:00Z"/>
        </w:trPr>
        <w:tc>
          <w:tcPr>
            <w:tcW w:w="379" w:type="pct"/>
          </w:tcPr>
          <w:p w14:paraId="7B410868" w14:textId="3C043CC0" w:rsidR="00701499" w:rsidRDefault="00701499" w:rsidP="00865233">
            <w:pPr>
              <w:jc w:val="center"/>
              <w:rPr>
                <w:ins w:id="487" w:author="David Solomon" w:date="2018-02-02T07:43:00Z"/>
                <w:rFonts w:cstheme="minorHAnsi"/>
              </w:rPr>
            </w:pPr>
            <w:ins w:id="488" w:author="David Solomon" w:date="2018-02-02T07:43:00Z">
              <w:r>
                <w:rPr>
                  <w:rFonts w:cstheme="minorHAnsi"/>
                </w:rPr>
                <w:t>1</w:t>
              </w:r>
            </w:ins>
          </w:p>
        </w:tc>
        <w:tc>
          <w:tcPr>
            <w:tcW w:w="4621" w:type="pct"/>
          </w:tcPr>
          <w:p w14:paraId="196E365E" w14:textId="77777777" w:rsidR="00701499" w:rsidRDefault="00701499" w:rsidP="00865233">
            <w:pPr>
              <w:rPr>
                <w:ins w:id="489" w:author="David Solomon" w:date="2018-02-02T07:43:00Z"/>
                <w:rFonts w:cstheme="minorHAnsi"/>
                <w:b/>
                <w:u w:val="single"/>
              </w:rPr>
            </w:pPr>
            <w:ins w:id="490" w:author="David Solomon" w:date="2018-02-02T07:43:00Z">
              <w:r>
                <w:rPr>
                  <w:rFonts w:cstheme="minorHAnsi"/>
                  <w:b/>
                  <w:u w:val="single"/>
                </w:rPr>
                <w:t>Login to the Docker Environment</w:t>
              </w:r>
            </w:ins>
          </w:p>
          <w:p w14:paraId="0E80A6C4" w14:textId="77777777" w:rsidR="00701499" w:rsidRDefault="00701499" w:rsidP="00865233">
            <w:pPr>
              <w:rPr>
                <w:ins w:id="491" w:author="David Solomon" w:date="2018-02-02T07:43:00Z"/>
                <w:rFonts w:cstheme="minorHAnsi"/>
                <w:b/>
                <w:u w:val="single"/>
              </w:rPr>
            </w:pPr>
          </w:p>
          <w:p w14:paraId="008D9FF1" w14:textId="5247C70B" w:rsidR="00701499" w:rsidRDefault="00701499">
            <w:pPr>
              <w:pStyle w:val="ListParagraph"/>
              <w:numPr>
                <w:ilvl w:val="0"/>
                <w:numId w:val="46"/>
              </w:numPr>
              <w:rPr>
                <w:ins w:id="492" w:author="David Solomon" w:date="2018-02-02T07:49:00Z"/>
                <w:rFonts w:cstheme="minorHAnsi"/>
              </w:rPr>
              <w:pPrChange w:id="493" w:author="David Solomon" w:date="2018-02-02T07:43:00Z">
                <w:pPr/>
              </w:pPrChange>
            </w:pPr>
            <w:ins w:id="494" w:author="David Solomon" w:date="2018-02-02T07:45:00Z">
              <w:r>
                <w:rPr>
                  <w:rFonts w:cstheme="minorHAnsi"/>
                </w:rPr>
                <w:t xml:space="preserve">Our Docker environment is </w:t>
              </w:r>
            </w:ins>
            <w:ins w:id="495" w:author="David Solomon" w:date="2018-02-02T07:50:00Z">
              <w:r w:rsidR="005E222E">
                <w:rPr>
                  <w:rFonts w:cstheme="minorHAnsi"/>
                </w:rPr>
                <w:t xml:space="preserve">on a cloud hosted </w:t>
              </w:r>
            </w:ins>
            <w:ins w:id="496" w:author="David Solomon" w:date="2018-02-02T07:45:00Z">
              <w:r>
                <w:rPr>
                  <w:rFonts w:cstheme="minorHAnsi"/>
                </w:rPr>
                <w:t xml:space="preserve">Linux server.  In order to access this server, you will need to </w:t>
              </w:r>
            </w:ins>
            <w:ins w:id="497" w:author="David Solomon" w:date="2018-02-02T07:46:00Z">
              <w:r>
                <w:rPr>
                  <w:rFonts w:cstheme="minorHAnsi"/>
                </w:rPr>
                <w:t xml:space="preserve">open an </w:t>
              </w:r>
              <w:proofErr w:type="spellStart"/>
              <w:r w:rsidRPr="00701499">
                <w:rPr>
                  <w:rFonts w:cstheme="minorHAnsi"/>
                  <w:b/>
                  <w:rPrChange w:id="498" w:author="David Solomon" w:date="2018-02-02T07:46:00Z">
                    <w:rPr>
                      <w:rFonts w:cstheme="minorHAnsi"/>
                    </w:rPr>
                  </w:rPrChange>
                </w:rPr>
                <w:t>ssh</w:t>
              </w:r>
              <w:proofErr w:type="spellEnd"/>
              <w:r w:rsidR="00D70A3A">
                <w:rPr>
                  <w:rFonts w:cstheme="minorHAnsi"/>
                </w:rPr>
                <w:t xml:space="preserve"> </w:t>
              </w:r>
              <w:r>
                <w:rPr>
                  <w:rFonts w:cstheme="minorHAnsi"/>
                </w:rPr>
                <w:t xml:space="preserve">session using either </w:t>
              </w:r>
            </w:ins>
            <w:ins w:id="499" w:author="David Solomon" w:date="2018-02-02T07:43:00Z">
              <w:r>
                <w:rPr>
                  <w:rFonts w:cstheme="minorHAnsi"/>
                </w:rPr>
                <w:t>Putty (on Windows) or a terminal window (Mac or Linux)</w:t>
              </w:r>
            </w:ins>
            <w:ins w:id="500" w:author="David Solomon" w:date="2018-02-02T07:47:00Z">
              <w:r w:rsidR="00D70A3A">
                <w:rPr>
                  <w:rFonts w:cstheme="minorHAnsi"/>
                </w:rPr>
                <w:t xml:space="preserve"> to the following address</w:t>
              </w:r>
            </w:ins>
            <w:ins w:id="501" w:author="David Solomon" w:date="2018-02-02T07:54:00Z">
              <w:r w:rsidR="00D70A3A">
                <w:rPr>
                  <w:rFonts w:cstheme="minorHAnsi"/>
                </w:rPr>
                <w:t xml:space="preserve">, </w:t>
              </w:r>
            </w:ins>
            <w:ins w:id="502" w:author="David Solomon" w:date="2018-02-02T07:47:00Z">
              <w:r>
                <w:rPr>
                  <w:rFonts w:cstheme="minorHAnsi"/>
                </w:rPr>
                <w:t>port number</w:t>
              </w:r>
            </w:ins>
            <w:ins w:id="503" w:author="David Solomon" w:date="2018-02-02T07:54:00Z">
              <w:r w:rsidR="00D70A3A">
                <w:rPr>
                  <w:rFonts w:cstheme="minorHAnsi"/>
                </w:rPr>
                <w:t>, and user</w:t>
              </w:r>
            </w:ins>
            <w:ins w:id="504" w:author="David Solomon" w:date="2018-02-02T07:47:00Z">
              <w:r>
                <w:rPr>
                  <w:rFonts w:cstheme="minorHAnsi"/>
                </w:rPr>
                <w:t>:</w:t>
              </w:r>
            </w:ins>
          </w:p>
          <w:p w14:paraId="07730F26" w14:textId="6418E863" w:rsidR="00701499" w:rsidRDefault="00701499">
            <w:pPr>
              <w:pStyle w:val="ListParagraph"/>
              <w:rPr>
                <w:ins w:id="505" w:author="David Solomon" w:date="2018-02-02T07:49:00Z"/>
                <w:rFonts w:cstheme="minorHAnsi"/>
              </w:rPr>
              <w:pPrChange w:id="506" w:author="David Solomon" w:date="2018-02-02T07:49:00Z">
                <w:pPr/>
              </w:pPrChange>
            </w:pPr>
          </w:p>
          <w:p w14:paraId="52D8A62C" w14:textId="77777777" w:rsidR="00701499" w:rsidRPr="00A81EC1" w:rsidRDefault="00701499" w:rsidP="00701499">
            <w:pPr>
              <w:ind w:left="1440"/>
              <w:rPr>
                <w:ins w:id="507" w:author="David Solomon" w:date="2018-02-02T07:49:00Z"/>
                <w:rFonts w:cstheme="minorHAnsi"/>
                <w:color w:val="000000"/>
              </w:rPr>
            </w:pPr>
            <w:ins w:id="508" w:author="David Solomon" w:date="2018-02-02T07:49:00Z">
              <w:r w:rsidRPr="00A81EC1">
                <w:rPr>
                  <w:rFonts w:cstheme="minorHAnsi"/>
                </w:rPr>
                <w:t xml:space="preserve">Server IP Address- </w:t>
              </w:r>
              <w:r w:rsidRPr="00A81EC1">
                <w:rPr>
                  <w:rFonts w:cstheme="minorHAnsi"/>
                  <w:color w:val="000000"/>
                </w:rPr>
                <w:t>169.46.99.30</w:t>
              </w:r>
            </w:ins>
          </w:p>
          <w:p w14:paraId="70E25DC7" w14:textId="0D76005E" w:rsidR="00701499" w:rsidRDefault="00701499">
            <w:pPr>
              <w:ind w:left="1440"/>
              <w:rPr>
                <w:ins w:id="509" w:author="David Solomon" w:date="2018-02-02T07:54:00Z"/>
                <w:rFonts w:cstheme="minorHAnsi"/>
                <w:color w:val="000000"/>
              </w:rPr>
              <w:pPrChange w:id="510" w:author="David Solomon" w:date="2018-02-02T07:50:00Z">
                <w:pPr/>
              </w:pPrChange>
            </w:pPr>
            <w:ins w:id="511" w:author="David Solomon" w:date="2018-02-02T07:49:00Z">
              <w:r w:rsidRPr="00A81EC1">
                <w:rPr>
                  <w:rFonts w:cstheme="minorHAnsi"/>
                  <w:color w:val="000000"/>
                </w:rPr>
                <w:t>Port= 2222</w:t>
              </w:r>
            </w:ins>
          </w:p>
          <w:p w14:paraId="02F8BEFD" w14:textId="5F1F86C1" w:rsidR="00D70A3A" w:rsidRDefault="00D70A3A">
            <w:pPr>
              <w:ind w:left="1440"/>
              <w:rPr>
                <w:ins w:id="512" w:author="David Solomon" w:date="2018-02-02T07:55:00Z"/>
                <w:rFonts w:cstheme="minorHAnsi"/>
                <w:color w:val="000000"/>
              </w:rPr>
              <w:pPrChange w:id="513" w:author="David Solomon" w:date="2018-02-02T07:50:00Z">
                <w:pPr/>
              </w:pPrChange>
            </w:pPr>
            <w:ins w:id="514" w:author="David Solomon" w:date="2018-02-02T07:54:00Z">
              <w:r>
                <w:rPr>
                  <w:rFonts w:cstheme="minorHAnsi"/>
                  <w:color w:val="000000"/>
                </w:rPr>
                <w:t xml:space="preserve">Username= </w:t>
              </w:r>
            </w:ins>
            <w:ins w:id="515" w:author="David Solomon" w:date="2018-02-02T11:52:00Z">
              <w:r w:rsidR="00185157">
                <w:rPr>
                  <w:rFonts w:cstheme="minorHAnsi"/>
                  <w:color w:val="000000"/>
                </w:rPr>
                <w:t>&lt;your username&gt;</w:t>
              </w:r>
            </w:ins>
            <w:ins w:id="516" w:author="David Solomon" w:date="2018-02-02T07:55:00Z">
              <w:r>
                <w:rPr>
                  <w:rFonts w:cstheme="minorHAnsi"/>
                  <w:i/>
                  <w:color w:val="000000"/>
                </w:rPr>
                <w:t xml:space="preserve"> </w:t>
              </w:r>
              <w:r>
                <w:rPr>
                  <w:rFonts w:cstheme="minorHAnsi"/>
                  <w:color w:val="000000"/>
                </w:rPr>
                <w:t>(e.g., user01 (if your number is 01))</w:t>
              </w:r>
            </w:ins>
          </w:p>
          <w:p w14:paraId="4ACCE9B6" w14:textId="4A793E50" w:rsidR="00D70A3A" w:rsidRPr="00891E8D" w:rsidRDefault="00D70A3A">
            <w:pPr>
              <w:ind w:left="1440"/>
              <w:rPr>
                <w:ins w:id="517" w:author="David Solomon" w:date="2018-02-02T07:50:00Z"/>
                <w:rFonts w:cstheme="minorHAnsi"/>
                <w:color w:val="000000"/>
              </w:rPr>
              <w:pPrChange w:id="518" w:author="David Solomon" w:date="2018-02-02T07:50:00Z">
                <w:pPr/>
              </w:pPrChange>
            </w:pPr>
            <w:ins w:id="519" w:author="David Solomon" w:date="2018-02-02T07:56:00Z">
              <w:r>
                <w:rPr>
                  <w:rFonts w:cstheme="minorHAnsi"/>
                  <w:color w:val="000000"/>
                </w:rPr>
                <w:t>P</w:t>
              </w:r>
            </w:ins>
            <w:ins w:id="520" w:author="David Solomon" w:date="2018-02-02T07:55:00Z">
              <w:r>
                <w:rPr>
                  <w:rFonts w:cstheme="minorHAnsi"/>
                  <w:color w:val="000000"/>
                </w:rPr>
                <w:t>assword</w:t>
              </w:r>
            </w:ins>
            <w:ins w:id="521" w:author="David Solomon" w:date="2018-02-02T07:56:00Z">
              <w:r>
                <w:rPr>
                  <w:rFonts w:cstheme="minorHAnsi"/>
                  <w:color w:val="000000"/>
                </w:rPr>
                <w:t>= passw0rd</w:t>
              </w:r>
            </w:ins>
          </w:p>
          <w:p w14:paraId="72EB0F8B" w14:textId="77777777" w:rsidR="00701499" w:rsidRPr="00701499" w:rsidRDefault="00701499">
            <w:pPr>
              <w:ind w:left="1440"/>
              <w:rPr>
                <w:ins w:id="522" w:author="David Solomon" w:date="2018-02-02T07:49:00Z"/>
                <w:rFonts w:cstheme="minorHAnsi"/>
                <w:color w:val="000000"/>
                <w:rPrChange w:id="523" w:author="David Solomon" w:date="2018-02-02T07:50:00Z">
                  <w:rPr>
                    <w:ins w:id="524" w:author="David Solomon" w:date="2018-02-02T07:49:00Z"/>
                  </w:rPr>
                </w:rPrChange>
              </w:rPr>
              <w:pPrChange w:id="525" w:author="David Solomon" w:date="2018-02-02T07:50:00Z">
                <w:pPr/>
              </w:pPrChange>
            </w:pPr>
          </w:p>
          <w:p w14:paraId="435D4AA6" w14:textId="49F83A1A" w:rsidR="00D70A3A" w:rsidRDefault="00D70A3A">
            <w:pPr>
              <w:pStyle w:val="ListParagraph"/>
              <w:numPr>
                <w:ilvl w:val="0"/>
                <w:numId w:val="46"/>
              </w:numPr>
              <w:rPr>
                <w:ins w:id="526" w:author="David Solomon" w:date="2018-02-02T07:59:00Z"/>
                <w:rFonts w:cstheme="minorHAnsi"/>
              </w:rPr>
              <w:pPrChange w:id="527" w:author="David Solomon" w:date="2018-02-02T07:59:00Z">
                <w:pPr/>
              </w:pPrChange>
            </w:pPr>
            <w:ins w:id="528" w:author="David Solomon" w:date="2018-02-02T07:57:00Z">
              <w:r>
                <w:rPr>
                  <w:rFonts w:cstheme="minorHAnsi"/>
                </w:rPr>
                <w:t>Once logged in, confirm that you can access Docker by running the following</w:t>
              </w:r>
            </w:ins>
            <w:ins w:id="529" w:author="David Solomon" w:date="2018-02-02T08:00:00Z">
              <w:r>
                <w:rPr>
                  <w:rFonts w:cstheme="minorHAnsi"/>
                </w:rPr>
                <w:t xml:space="preserve"> command</w:t>
              </w:r>
            </w:ins>
            <w:ins w:id="530" w:author="David Solomon" w:date="2018-02-02T07:59:00Z">
              <w:r>
                <w:rPr>
                  <w:rFonts w:cstheme="minorHAnsi"/>
                </w:rPr>
                <w:t>:</w:t>
              </w:r>
            </w:ins>
          </w:p>
          <w:p w14:paraId="02E206AB" w14:textId="52D9E105" w:rsidR="00D70A3A" w:rsidRDefault="00D70A3A" w:rsidP="00891E8D">
            <w:pPr>
              <w:rPr>
                <w:ins w:id="531" w:author="David Solomon" w:date="2018-02-02T08:00:00Z"/>
                <w:rFonts w:cstheme="minorHAnsi"/>
              </w:rPr>
            </w:pPr>
          </w:p>
          <w:p w14:paraId="1A6805E5" w14:textId="77777777" w:rsidR="00716D79" w:rsidRDefault="00716D79">
            <w:pPr>
              <w:pStyle w:val="ListParagraph"/>
              <w:ind w:left="1440"/>
              <w:rPr>
                <w:ins w:id="532" w:author="David Solomon" w:date="2018-02-02T08:00:00Z"/>
                <w:rFonts w:asciiTheme="minorHAnsi" w:hAnsiTheme="minorHAnsi" w:cstheme="minorHAnsi"/>
                <w:sz w:val="24"/>
                <w:szCs w:val="24"/>
              </w:rPr>
              <w:pPrChange w:id="533" w:author="David Solomon" w:date="2018-02-02T08:00:00Z">
                <w:pPr>
                  <w:pStyle w:val="ListParagraph"/>
                  <w:ind w:left="823"/>
                </w:pPr>
              </w:pPrChange>
            </w:pPr>
            <w:ins w:id="534" w:author="David Solomon" w:date="2018-02-02T08:00:00Z">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run hello-world</w:t>
              </w:r>
            </w:ins>
          </w:p>
          <w:p w14:paraId="0B9A5409" w14:textId="77777777" w:rsidR="00D70A3A" w:rsidRDefault="00D70A3A">
            <w:pPr>
              <w:ind w:left="1440"/>
              <w:rPr>
                <w:ins w:id="535" w:author="David Solomon" w:date="2018-02-02T07:59:00Z"/>
                <w:rFonts w:cstheme="minorHAnsi"/>
              </w:rPr>
              <w:pPrChange w:id="536" w:author="David Solomon" w:date="2018-02-02T08:00:00Z">
                <w:pPr/>
              </w:pPrChange>
            </w:pPr>
          </w:p>
          <w:p w14:paraId="2817174E" w14:textId="6CF85459" w:rsidR="00D70A3A" w:rsidRPr="00891E8D" w:rsidRDefault="00716D79">
            <w:pPr>
              <w:ind w:left="720"/>
              <w:rPr>
                <w:ins w:id="537" w:author="David Solomon" w:date="2018-02-02T07:49:00Z"/>
                <w:rFonts w:cstheme="minorHAnsi"/>
              </w:rPr>
              <w:pPrChange w:id="538" w:author="David Solomon" w:date="2018-02-02T08:00:00Z">
                <w:pPr/>
              </w:pPrChange>
            </w:pPr>
            <w:ins w:id="539" w:author="David Solomon" w:date="2018-02-02T08:00:00Z">
              <w:r>
                <w:rPr>
                  <w:rFonts w:cstheme="minorHAnsi"/>
                </w:rPr>
                <w:t>Verify that the output is similar to the following:</w:t>
              </w:r>
            </w:ins>
          </w:p>
          <w:p w14:paraId="640593AE" w14:textId="3DEC78EA" w:rsidR="00701499" w:rsidRDefault="00701499" w:rsidP="00891E8D">
            <w:pPr>
              <w:rPr>
                <w:ins w:id="540" w:author="David Solomon" w:date="2018-02-02T07:49:00Z"/>
                <w:rFonts w:cstheme="minorHAnsi"/>
              </w:rPr>
            </w:pPr>
          </w:p>
          <w:p w14:paraId="33E77F40" w14:textId="3A9F3D40" w:rsidR="00701499" w:rsidRPr="00891E8D" w:rsidRDefault="00716D79">
            <w:pPr>
              <w:ind w:left="1440"/>
              <w:rPr>
                <w:ins w:id="541" w:author="David Solomon" w:date="2018-02-02T07:47:00Z"/>
                <w:rFonts w:cstheme="minorHAnsi"/>
              </w:rPr>
              <w:pPrChange w:id="542" w:author="David Solomon" w:date="2018-02-02T08:01:00Z">
                <w:pPr/>
              </w:pPrChange>
            </w:pPr>
            <w:ins w:id="543" w:author="David Solomon" w:date="2018-02-02T08:01:00Z">
              <w:r w:rsidRPr="00053A09">
                <w:rPr>
                  <w:rFonts w:cstheme="minorHAnsi"/>
                  <w:noProof/>
                </w:rPr>
                <w:drawing>
                  <wp:inline distT="0" distB="0" distL="0" distR="0" wp14:anchorId="09FD8E1B" wp14:editId="5E4453FF">
                    <wp:extent cx="3348415" cy="2183709"/>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2860" cy="2245302"/>
                            </a:xfrm>
                            <a:prstGeom prst="rect">
                              <a:avLst/>
                            </a:prstGeom>
                          </pic:spPr>
                        </pic:pic>
                      </a:graphicData>
                    </a:graphic>
                  </wp:inline>
                </w:drawing>
              </w:r>
            </w:ins>
          </w:p>
          <w:p w14:paraId="08EC7EA9" w14:textId="66DC556D" w:rsidR="00701499" w:rsidRPr="00561A2B" w:rsidRDefault="00701499" w:rsidP="00891E8D">
            <w:pPr>
              <w:rPr>
                <w:ins w:id="544" w:author="David Solomon" w:date="2018-02-02T07:43:00Z"/>
                <w:rFonts w:cstheme="minorHAnsi"/>
              </w:rPr>
            </w:pPr>
          </w:p>
        </w:tc>
      </w:tr>
      <w:tr w:rsidR="00CD6E5E" w:rsidRPr="00A31355" w14:paraId="48866C36" w14:textId="77777777" w:rsidTr="004A6E79">
        <w:trPr>
          <w:ins w:id="545" w:author="David Solomon" w:date="2018-01-27T15:16:00Z"/>
        </w:trPr>
        <w:tc>
          <w:tcPr>
            <w:tcW w:w="379" w:type="pct"/>
          </w:tcPr>
          <w:p w14:paraId="6E4DB929" w14:textId="2D04AF45" w:rsidR="00CD6E5E" w:rsidRPr="00A31355" w:rsidRDefault="00716D79" w:rsidP="00865233">
            <w:pPr>
              <w:jc w:val="center"/>
              <w:rPr>
                <w:ins w:id="546" w:author="David Solomon" w:date="2018-01-27T15:16:00Z"/>
                <w:rFonts w:cstheme="minorHAnsi"/>
              </w:rPr>
            </w:pPr>
            <w:ins w:id="547" w:author="David Solomon" w:date="2018-02-02T08:01:00Z">
              <w:r>
                <w:rPr>
                  <w:rFonts w:cstheme="minorHAnsi"/>
                </w:rPr>
                <w:t>2</w:t>
              </w:r>
            </w:ins>
          </w:p>
        </w:tc>
        <w:tc>
          <w:tcPr>
            <w:tcW w:w="4621" w:type="pct"/>
          </w:tcPr>
          <w:p w14:paraId="00A7E87F" w14:textId="77777777" w:rsidR="00CD6E5E" w:rsidRDefault="00CD6E5E" w:rsidP="00865233">
            <w:pPr>
              <w:rPr>
                <w:ins w:id="548" w:author="David Solomon" w:date="2018-01-27T15:17:00Z"/>
                <w:rFonts w:cstheme="minorHAnsi"/>
                <w:b/>
                <w:u w:val="single"/>
              </w:rPr>
            </w:pPr>
            <w:ins w:id="549" w:author="David Solomon" w:date="2018-01-27T15:17:00Z">
              <w:r>
                <w:rPr>
                  <w:rFonts w:cstheme="minorHAnsi"/>
                  <w:b/>
                  <w:u w:val="single"/>
                </w:rPr>
                <w:t>Build a Docker Image for an Application</w:t>
              </w:r>
            </w:ins>
          </w:p>
          <w:p w14:paraId="3D56B209" w14:textId="41C3C3E0" w:rsidR="00CD6E5E" w:rsidRDefault="00CD6E5E" w:rsidP="00865233">
            <w:pPr>
              <w:rPr>
                <w:ins w:id="550" w:author="David Solomon" w:date="2018-01-27T15:22:00Z"/>
                <w:rFonts w:cstheme="minorHAnsi"/>
                <w:b/>
                <w:u w:val="single"/>
              </w:rPr>
            </w:pPr>
          </w:p>
          <w:p w14:paraId="7443F39E" w14:textId="77777777" w:rsidR="00D6575B" w:rsidRDefault="00716D79">
            <w:pPr>
              <w:pStyle w:val="ListParagraph"/>
              <w:numPr>
                <w:ilvl w:val="0"/>
                <w:numId w:val="40"/>
              </w:numPr>
              <w:rPr>
                <w:ins w:id="551" w:author="David Solomon" w:date="2018-02-02T08:35:00Z"/>
                <w:rFonts w:cstheme="minorHAnsi"/>
              </w:rPr>
              <w:pPrChange w:id="552" w:author="David Solomon" w:date="2018-02-02T08:06:00Z">
                <w:pPr/>
              </w:pPrChange>
            </w:pPr>
            <w:ins w:id="553" w:author="David Solomon" w:date="2018-02-02T08:04:00Z">
              <w:r>
                <w:rPr>
                  <w:rFonts w:cstheme="minorHAnsi"/>
                </w:rPr>
                <w:t>Before we can work with a container, we will need to first build an image for our 2048 application.</w:t>
              </w:r>
            </w:ins>
            <w:ins w:id="554" w:author="David Solomon" w:date="2018-02-02T08:06:00Z">
              <w:r>
                <w:rPr>
                  <w:rFonts w:cstheme="minorHAnsi"/>
                </w:rPr>
                <w:t xml:space="preserve">  </w:t>
              </w:r>
            </w:ins>
            <w:ins w:id="555" w:author="David Solomon" w:date="2018-02-02T08:35:00Z">
              <w:r w:rsidR="00D6575B">
                <w:rPr>
                  <w:rFonts w:cstheme="minorHAnsi"/>
                </w:rPr>
                <w:t>First, we will make of copy of the application code to your home directory:</w:t>
              </w:r>
            </w:ins>
          </w:p>
          <w:p w14:paraId="43C7A35F" w14:textId="77777777" w:rsidR="00D6575B" w:rsidRDefault="00D6575B" w:rsidP="00891E8D">
            <w:pPr>
              <w:rPr>
                <w:ins w:id="556" w:author="David Solomon" w:date="2018-02-02T08:36:00Z"/>
                <w:rFonts w:cstheme="minorHAnsi"/>
              </w:rPr>
            </w:pPr>
          </w:p>
          <w:p w14:paraId="1C568406" w14:textId="1C8DD49D" w:rsidR="003947A0" w:rsidRDefault="00D6575B">
            <w:pPr>
              <w:ind w:left="1440"/>
              <w:rPr>
                <w:ins w:id="557" w:author="David Solomon" w:date="2018-02-02T08:36:00Z"/>
                <w:rFonts w:cstheme="minorHAnsi"/>
              </w:rPr>
              <w:pPrChange w:id="558" w:author="David Solomon" w:date="2018-02-02T08:36:00Z">
                <w:pPr/>
              </w:pPrChange>
            </w:pPr>
            <w:ins w:id="559" w:author="David Solomon" w:date="2018-02-02T08:36:00Z">
              <w:r>
                <w:rPr>
                  <w:rFonts w:cstheme="minorHAnsi"/>
                </w:rPr>
                <w:t xml:space="preserve">~$ </w:t>
              </w:r>
              <w:proofErr w:type="spellStart"/>
              <w:r>
                <w:rPr>
                  <w:rFonts w:cstheme="minorHAnsi"/>
                </w:rPr>
                <w:t>cp</w:t>
              </w:r>
              <w:proofErr w:type="spellEnd"/>
              <w:r>
                <w:rPr>
                  <w:rFonts w:cstheme="minorHAnsi"/>
                </w:rPr>
                <w:t xml:space="preserve"> -R /labs/2048_</w:t>
              </w:r>
              <w:proofErr w:type="gramStart"/>
              <w:r>
                <w:rPr>
                  <w:rFonts w:cstheme="minorHAnsi"/>
                </w:rPr>
                <w:t>master .</w:t>
              </w:r>
              <w:proofErr w:type="gramEnd"/>
              <w:r>
                <w:rPr>
                  <w:rFonts w:cstheme="minorHAnsi"/>
                </w:rPr>
                <w:t xml:space="preserve"> (don’t forget the “.” at the end)</w:t>
              </w:r>
            </w:ins>
          </w:p>
          <w:p w14:paraId="24504114" w14:textId="1471D337" w:rsidR="003B3FA2" w:rsidRPr="00561A2B" w:rsidRDefault="003947A0">
            <w:pPr>
              <w:ind w:left="1440"/>
              <w:rPr>
                <w:ins w:id="560" w:author="David Solomon" w:date="2018-02-02T08:06:00Z"/>
                <w:rFonts w:cstheme="minorHAnsi"/>
              </w:rPr>
              <w:pPrChange w:id="561" w:author="David Solomon" w:date="2018-02-02T08:36:00Z">
                <w:pPr/>
              </w:pPrChange>
            </w:pPr>
            <w:ins w:id="562" w:author="David Solomon" w:date="2018-02-02T08:36:00Z">
              <w:r>
                <w:rPr>
                  <w:rFonts w:cstheme="minorHAnsi"/>
                </w:rPr>
                <w:t>~$ cd 2048_master</w:t>
              </w:r>
            </w:ins>
            <w:ins w:id="563" w:author="David Solomon" w:date="2018-02-02T08:06:00Z">
              <w:r w:rsidR="00716D79" w:rsidRPr="00891E8D">
                <w:rPr>
                  <w:rFonts w:cstheme="minorHAnsi"/>
                </w:rPr>
                <w:t xml:space="preserve"> </w:t>
              </w:r>
            </w:ins>
          </w:p>
          <w:p w14:paraId="03819C0F" w14:textId="065C651C" w:rsidR="00716D79" w:rsidRDefault="00716D79" w:rsidP="00891E8D">
            <w:pPr>
              <w:rPr>
                <w:ins w:id="564" w:author="David Solomon" w:date="2018-02-02T08:07:00Z"/>
                <w:rFonts w:cstheme="minorHAnsi"/>
              </w:rPr>
            </w:pPr>
          </w:p>
          <w:p w14:paraId="219F8677" w14:textId="77777777" w:rsidR="00716D79" w:rsidRDefault="00716D79">
            <w:pPr>
              <w:ind w:left="1440"/>
              <w:rPr>
                <w:ins w:id="565" w:author="David Solomon" w:date="2018-02-02T08:07:00Z"/>
                <w:rFonts w:cstheme="minorHAnsi"/>
              </w:rPr>
              <w:pPrChange w:id="566" w:author="David Solomon" w:date="2018-02-02T08:07:00Z">
                <w:pPr/>
              </w:pPrChange>
            </w:pPr>
          </w:p>
          <w:p w14:paraId="76C734D5" w14:textId="145467C3" w:rsidR="003B3FA2" w:rsidRDefault="003B3FA2" w:rsidP="003B3FA2">
            <w:pPr>
              <w:rPr>
                <w:ins w:id="567" w:author="David Solomon" w:date="2018-01-27T15:36:00Z"/>
                <w:rFonts w:cstheme="minorHAnsi"/>
              </w:rPr>
            </w:pPr>
          </w:p>
          <w:p w14:paraId="1383DDB5" w14:textId="1161DF11" w:rsidR="00C50DD0" w:rsidRDefault="00C50DD0">
            <w:pPr>
              <w:pStyle w:val="ListParagraph"/>
              <w:numPr>
                <w:ilvl w:val="0"/>
                <w:numId w:val="40"/>
              </w:numPr>
              <w:rPr>
                <w:ins w:id="568" w:author="David Solomon" w:date="2018-01-27T15:40:00Z"/>
                <w:rFonts w:cstheme="minorHAnsi"/>
              </w:rPr>
              <w:pPrChange w:id="569" w:author="David Solomon" w:date="2018-01-27T15:40:00Z">
                <w:pPr/>
              </w:pPrChange>
            </w:pPr>
            <w:ins w:id="570" w:author="David Solomon" w:date="2018-01-27T15:36:00Z">
              <w:r>
                <w:rPr>
                  <w:rFonts w:cstheme="minorHAnsi"/>
                </w:rPr>
                <w:t>Th</w:t>
              </w:r>
            </w:ins>
            <w:ins w:id="571" w:author="David Solomon" w:date="2018-01-27T15:37:00Z">
              <w:r>
                <w:rPr>
                  <w:rFonts w:cstheme="minorHAnsi"/>
                </w:rPr>
                <w:t>ese files are the application code required to run the game.  Notice there is a file called “</w:t>
              </w:r>
              <w:proofErr w:type="spellStart"/>
              <w:r>
                <w:rPr>
                  <w:rFonts w:cstheme="minorHAnsi"/>
                </w:rPr>
                <w:t>Dockerfile</w:t>
              </w:r>
              <w:proofErr w:type="spellEnd"/>
              <w:r>
                <w:rPr>
                  <w:rFonts w:cstheme="minorHAnsi"/>
                </w:rPr>
                <w:t xml:space="preserve">” in the top directory of the unzipped files.  The </w:t>
              </w:r>
              <w:proofErr w:type="spellStart"/>
              <w:r>
                <w:rPr>
                  <w:rFonts w:cstheme="minorHAnsi"/>
                </w:rPr>
                <w:t>Dockerfile</w:t>
              </w:r>
              <w:proofErr w:type="spellEnd"/>
              <w:r>
                <w:rPr>
                  <w:rFonts w:cstheme="minorHAnsi"/>
                </w:rPr>
                <w:t xml:space="preserve"> is the file you create that instructs Docker how to create and package the application into a Docker image.  In this case, the file has already been created for you.  Open the file and browse its contents.</w:t>
              </w:r>
            </w:ins>
            <w:ins w:id="572" w:author="David Solomon" w:date="2018-01-27T15:40:00Z">
              <w:r>
                <w:rPr>
                  <w:rFonts w:cstheme="minorHAnsi"/>
                </w:rPr>
                <w:t xml:space="preserve">  It will look similar to the figure below:</w:t>
              </w:r>
            </w:ins>
          </w:p>
          <w:p w14:paraId="79E9C4D5" w14:textId="444FB060" w:rsidR="00C50DD0" w:rsidRDefault="00C50DD0">
            <w:pPr>
              <w:pStyle w:val="ListParagraph"/>
              <w:rPr>
                <w:ins w:id="573" w:author="David Solomon" w:date="2018-01-27T15:40:00Z"/>
                <w:rFonts w:cstheme="minorHAnsi"/>
              </w:rPr>
              <w:pPrChange w:id="574" w:author="David Solomon" w:date="2018-01-27T15:40:00Z">
                <w:pPr>
                  <w:pStyle w:val="ListParagraph"/>
                  <w:numPr>
                    <w:numId w:val="40"/>
                  </w:numPr>
                  <w:ind w:hanging="360"/>
                </w:pPr>
              </w:pPrChange>
            </w:pPr>
          </w:p>
          <w:p w14:paraId="402E3D6C" w14:textId="48F73D50" w:rsidR="00C50DD0" w:rsidRDefault="00C50DD0">
            <w:pPr>
              <w:pStyle w:val="ListParagraph"/>
              <w:rPr>
                <w:ins w:id="575" w:author="David Solomon" w:date="2018-01-27T15:40:00Z"/>
                <w:rFonts w:cstheme="minorHAnsi"/>
              </w:rPr>
              <w:pPrChange w:id="576" w:author="David Solomon" w:date="2018-01-27T15:40:00Z">
                <w:pPr>
                  <w:pStyle w:val="ListParagraph"/>
                  <w:numPr>
                    <w:numId w:val="40"/>
                  </w:numPr>
                  <w:ind w:hanging="360"/>
                </w:pPr>
              </w:pPrChange>
            </w:pPr>
          </w:p>
          <w:p w14:paraId="4FF8012D" w14:textId="327DA8AE" w:rsidR="00C50DD0" w:rsidRDefault="0002321E">
            <w:pPr>
              <w:pStyle w:val="ListParagraph"/>
              <w:rPr>
                <w:ins w:id="577" w:author="David Solomon" w:date="2018-01-27T15:40:00Z"/>
                <w:rFonts w:cstheme="minorHAnsi"/>
              </w:rPr>
              <w:pPrChange w:id="578" w:author="David Solomon" w:date="2018-01-29T13:12:00Z">
                <w:pPr>
                  <w:pStyle w:val="ListParagraph"/>
                  <w:numPr>
                    <w:numId w:val="40"/>
                  </w:numPr>
                  <w:ind w:hanging="360"/>
                </w:pPr>
              </w:pPrChange>
            </w:pPr>
            <w:ins w:id="579" w:author="David Solomon" w:date="2018-01-29T13:12:00Z">
              <w:r w:rsidRPr="0002321E">
                <w:rPr>
                  <w:rFonts w:cstheme="minorHAnsi"/>
                  <w:noProof/>
                </w:rPr>
                <w:drawing>
                  <wp:inline distT="0" distB="0" distL="0" distR="0" wp14:anchorId="19BCD762" wp14:editId="4C677750">
                    <wp:extent cx="4612584" cy="30233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8648" cy="3033841"/>
                            </a:xfrm>
                            <a:prstGeom prst="rect">
                              <a:avLst/>
                            </a:prstGeom>
                          </pic:spPr>
                        </pic:pic>
                      </a:graphicData>
                    </a:graphic>
                  </wp:inline>
                </w:drawing>
              </w:r>
            </w:ins>
          </w:p>
          <w:p w14:paraId="7A800C62" w14:textId="1D6806B6" w:rsidR="00C50DD0" w:rsidRDefault="00C50DD0">
            <w:pPr>
              <w:pStyle w:val="ListParagraph"/>
              <w:rPr>
                <w:ins w:id="580" w:author="David Solomon" w:date="2018-01-27T15:40:00Z"/>
                <w:rFonts w:cstheme="minorHAnsi"/>
              </w:rPr>
              <w:pPrChange w:id="581" w:author="David Solomon" w:date="2018-01-27T15:40:00Z">
                <w:pPr>
                  <w:pStyle w:val="ListParagraph"/>
                  <w:numPr>
                    <w:numId w:val="40"/>
                  </w:numPr>
                  <w:ind w:hanging="360"/>
                </w:pPr>
              </w:pPrChange>
            </w:pPr>
          </w:p>
          <w:p w14:paraId="3AD63861" w14:textId="534618EE" w:rsidR="00C50DD0" w:rsidRDefault="00C50DD0">
            <w:pPr>
              <w:pStyle w:val="ListParagraph"/>
              <w:rPr>
                <w:ins w:id="582" w:author="David Solomon" w:date="2018-01-27T15:42:00Z"/>
                <w:rFonts w:cstheme="minorHAnsi"/>
              </w:rPr>
              <w:pPrChange w:id="583" w:author="David Solomon" w:date="2018-01-27T15:40:00Z">
                <w:pPr>
                  <w:pStyle w:val="ListParagraph"/>
                  <w:numPr>
                    <w:numId w:val="40"/>
                  </w:numPr>
                  <w:ind w:hanging="360"/>
                </w:pPr>
              </w:pPrChange>
            </w:pPr>
            <w:ins w:id="584" w:author="David Solomon" w:date="2018-01-27T15:40:00Z">
              <w:r>
                <w:rPr>
                  <w:rFonts w:cstheme="minorHAnsi"/>
                </w:rPr>
                <w:t>The commands in this file instruct Docker to use a simple web service (</w:t>
              </w:r>
              <w:proofErr w:type="spellStart"/>
              <w:r>
                <w:rPr>
                  <w:rFonts w:cstheme="minorHAnsi"/>
                </w:rPr>
                <w:t>nginx</w:t>
              </w:r>
              <w:proofErr w:type="spellEnd"/>
              <w:r>
                <w:rPr>
                  <w:rFonts w:cstheme="minorHAnsi"/>
                </w:rPr>
                <w:t>) as a base image (</w:t>
              </w:r>
              <w:proofErr w:type="spellStart"/>
              <w:r>
                <w:rPr>
                  <w:rFonts w:cstheme="minorHAnsi"/>
                </w:rPr>
                <w:t>nginx</w:t>
              </w:r>
              <w:proofErr w:type="spellEnd"/>
              <w:r>
                <w:rPr>
                  <w:rFonts w:cstheme="minorHAnsi"/>
                </w:rPr>
                <w:t xml:space="preserve"> is automatically pulled from Docker Hub when the image is built.  The file then copies the </w:t>
              </w:r>
            </w:ins>
            <w:ins w:id="585" w:author="David Solomon" w:date="2018-01-27T15:42:00Z">
              <w:r>
                <w:rPr>
                  <w:rFonts w:cstheme="minorHAnsi"/>
                </w:rPr>
                <w:t>application</w:t>
              </w:r>
            </w:ins>
            <w:ins w:id="586" w:author="David Solomon" w:date="2018-01-27T15:40:00Z">
              <w:r>
                <w:rPr>
                  <w:rFonts w:cstheme="minorHAnsi"/>
                </w:rPr>
                <w:t xml:space="preserve"> </w:t>
              </w:r>
            </w:ins>
            <w:ins w:id="587" w:author="David Solomon" w:date="2018-01-27T15:42:00Z">
              <w:r>
                <w:rPr>
                  <w:rFonts w:cstheme="minorHAnsi"/>
                </w:rPr>
                <w:t>code into a directory structure within the image (in /</w:t>
              </w:r>
              <w:proofErr w:type="spellStart"/>
              <w:r>
                <w:rPr>
                  <w:rFonts w:cstheme="minorHAnsi"/>
                </w:rPr>
                <w:t>usr</w:t>
              </w:r>
              <w:proofErr w:type="spellEnd"/>
              <w:r>
                <w:rPr>
                  <w:rFonts w:cstheme="minorHAnsi"/>
                </w:rPr>
                <w:t>/share).  Finally, port 80 is exposed in order to enable access to the game from our Web Browser.</w:t>
              </w:r>
            </w:ins>
          </w:p>
          <w:p w14:paraId="17194673" w14:textId="4489935D" w:rsidR="00C50DD0" w:rsidRPr="00C50DD0" w:rsidRDefault="00C50DD0">
            <w:pPr>
              <w:rPr>
                <w:ins w:id="588" w:author="David Solomon" w:date="2018-01-27T15:40:00Z"/>
                <w:rFonts w:cstheme="minorHAnsi"/>
              </w:rPr>
              <w:pPrChange w:id="589" w:author="David Solomon" w:date="2018-01-27T15:44:00Z">
                <w:pPr>
                  <w:pStyle w:val="ListParagraph"/>
                  <w:numPr>
                    <w:numId w:val="40"/>
                  </w:numPr>
                  <w:ind w:hanging="360"/>
                </w:pPr>
              </w:pPrChange>
            </w:pPr>
          </w:p>
          <w:p w14:paraId="0300CE0C" w14:textId="53CAAF80" w:rsidR="00C50DD0" w:rsidRDefault="00C50DD0">
            <w:pPr>
              <w:pStyle w:val="ListParagraph"/>
              <w:numPr>
                <w:ilvl w:val="0"/>
                <w:numId w:val="40"/>
              </w:numPr>
              <w:rPr>
                <w:ins w:id="590" w:author="David Solomon" w:date="2018-01-27T15:44:00Z"/>
                <w:rFonts w:cstheme="minorHAnsi"/>
              </w:rPr>
              <w:pPrChange w:id="591" w:author="David Solomon" w:date="2018-01-27T15:44:00Z">
                <w:pPr/>
              </w:pPrChange>
            </w:pPr>
            <w:ins w:id="592" w:author="David Solomon" w:date="2018-01-27T15:43:00Z">
              <w:r>
                <w:rPr>
                  <w:rFonts w:cstheme="minorHAnsi"/>
                </w:rPr>
                <w:t xml:space="preserve">Now </w:t>
              </w:r>
            </w:ins>
            <w:ins w:id="593" w:author="David Solomon" w:date="2018-01-27T15:44:00Z">
              <w:r>
                <w:rPr>
                  <w:rFonts w:cstheme="minorHAnsi"/>
                </w:rPr>
                <w:t>you</w:t>
              </w:r>
            </w:ins>
            <w:ins w:id="594" w:author="David Solomon" w:date="2018-01-27T15:43:00Z">
              <w:r>
                <w:rPr>
                  <w:rFonts w:cstheme="minorHAnsi"/>
                </w:rPr>
                <w:t xml:space="preserve"> can build the image </w:t>
              </w:r>
            </w:ins>
            <w:ins w:id="595" w:author="David Solomon" w:date="2018-01-27T15:44:00Z">
              <w:r>
                <w:rPr>
                  <w:rFonts w:cstheme="minorHAnsi"/>
                </w:rPr>
                <w:t>by running the following command:</w:t>
              </w:r>
            </w:ins>
          </w:p>
          <w:p w14:paraId="21BBA90E" w14:textId="69644001" w:rsidR="00C50DD0" w:rsidRDefault="00C50DD0" w:rsidP="00C50DD0">
            <w:pPr>
              <w:rPr>
                <w:ins w:id="596" w:author="David Solomon" w:date="2018-01-27T15:44:00Z"/>
                <w:rFonts w:cstheme="minorHAnsi"/>
              </w:rPr>
            </w:pPr>
          </w:p>
          <w:p w14:paraId="45F86178" w14:textId="5362CC3E" w:rsidR="00C50DD0" w:rsidRPr="00C50DD0" w:rsidRDefault="00C50DD0">
            <w:pPr>
              <w:ind w:left="720"/>
              <w:rPr>
                <w:ins w:id="597" w:author="David Solomon" w:date="2018-01-27T15:44:00Z"/>
                <w:rFonts w:cstheme="minorHAnsi"/>
                <w:i/>
                <w:rPrChange w:id="598" w:author="David Solomon" w:date="2018-01-27T15:46:00Z">
                  <w:rPr>
                    <w:ins w:id="599" w:author="David Solomon" w:date="2018-01-27T15:44:00Z"/>
                    <w:rFonts w:cstheme="minorHAnsi"/>
                  </w:rPr>
                </w:rPrChange>
              </w:rPr>
              <w:pPrChange w:id="600" w:author="David Solomon" w:date="2018-01-27T15:45:00Z">
                <w:pPr/>
              </w:pPrChange>
            </w:pPr>
            <w:ins w:id="601" w:author="David Solomon" w:date="2018-01-27T15:45:00Z">
              <w:r>
                <w:rPr>
                  <w:rFonts w:cstheme="minorHAnsi"/>
                </w:rPr>
                <w:t xml:space="preserve">~ $ </w:t>
              </w:r>
              <w:proofErr w:type="spellStart"/>
              <w:r>
                <w:rPr>
                  <w:rFonts w:cstheme="minorHAnsi"/>
                </w:rPr>
                <w:t>docker</w:t>
              </w:r>
              <w:proofErr w:type="spellEnd"/>
              <w:r>
                <w:rPr>
                  <w:rFonts w:cstheme="minorHAnsi"/>
                </w:rPr>
                <w:t xml:space="preserve"> build -t </w:t>
              </w:r>
            </w:ins>
            <w:ins w:id="602" w:author="David Solomon" w:date="2018-02-02T11:51:00Z">
              <w:r w:rsidR="00F60419">
                <w:rPr>
                  <w:rFonts w:cstheme="minorHAnsi"/>
                </w:rPr>
                <w:t>&lt;your username&gt;_</w:t>
              </w:r>
            </w:ins>
            <w:proofErr w:type="gramStart"/>
            <w:ins w:id="603" w:author="David Solomon" w:date="2018-02-02T08:43:00Z">
              <w:r w:rsidR="003947A0">
                <w:rPr>
                  <w:rFonts w:cstheme="minorHAnsi"/>
                </w:rPr>
                <w:t>image</w:t>
              </w:r>
            </w:ins>
            <w:ins w:id="604" w:author="David Solomon" w:date="2018-01-27T15:46:00Z">
              <w:r>
                <w:rPr>
                  <w:rFonts w:cstheme="minorHAnsi"/>
                </w:rPr>
                <w:t xml:space="preserve"> .</w:t>
              </w:r>
              <w:proofErr w:type="gramEnd"/>
              <w:r>
                <w:rPr>
                  <w:rFonts w:cstheme="minorHAnsi"/>
                </w:rPr>
                <w:t xml:space="preserve"> </w:t>
              </w:r>
              <w:r>
                <w:rPr>
                  <w:rFonts w:cstheme="minorHAnsi"/>
                  <w:i/>
                </w:rPr>
                <w:t>(don’t forget the “.” at the en</w:t>
              </w:r>
              <w:r w:rsidR="003947A0">
                <w:rPr>
                  <w:rFonts w:cstheme="minorHAnsi"/>
                  <w:i/>
                </w:rPr>
                <w:t>d</w:t>
              </w:r>
            </w:ins>
            <w:ins w:id="605" w:author="David Solomon" w:date="2018-02-02T08:39:00Z">
              <w:r w:rsidR="003947A0">
                <w:rPr>
                  <w:rFonts w:cstheme="minorHAnsi"/>
                  <w:i/>
                </w:rPr>
                <w:t>)</w:t>
              </w:r>
            </w:ins>
          </w:p>
          <w:p w14:paraId="3A110128" w14:textId="77777777" w:rsidR="00C50DD0" w:rsidRPr="00C50DD0" w:rsidRDefault="00C50DD0" w:rsidP="00C50DD0">
            <w:pPr>
              <w:rPr>
                <w:ins w:id="606" w:author="David Solomon" w:date="2018-01-27T15:44:00Z"/>
                <w:rFonts w:cstheme="minorHAnsi"/>
              </w:rPr>
            </w:pPr>
          </w:p>
          <w:p w14:paraId="5F803052" w14:textId="0C1FF7ED" w:rsidR="00C50DD0" w:rsidRDefault="00C50DD0">
            <w:pPr>
              <w:pStyle w:val="ListParagraph"/>
              <w:numPr>
                <w:ilvl w:val="0"/>
                <w:numId w:val="40"/>
              </w:numPr>
              <w:rPr>
                <w:ins w:id="607" w:author="David Solomon" w:date="2018-01-27T16:02:00Z"/>
                <w:rFonts w:cstheme="minorHAnsi"/>
              </w:rPr>
              <w:pPrChange w:id="608" w:author="David Solomon" w:date="2018-01-27T15:44:00Z">
                <w:pPr/>
              </w:pPrChange>
            </w:pPr>
            <w:ins w:id="609" w:author="David Solomon" w:date="2018-01-27T15:47:00Z">
              <w:r>
                <w:rPr>
                  <w:rFonts w:cstheme="minorHAnsi"/>
                </w:rPr>
                <w:t>Docker will now build the image.  You can confirm this by running the following command</w:t>
              </w:r>
              <w:r w:rsidR="000D18B7">
                <w:rPr>
                  <w:rFonts w:cstheme="minorHAnsi"/>
                </w:rPr>
                <w:t xml:space="preserve"> and observing that an image named “</w:t>
              </w:r>
            </w:ins>
            <w:ins w:id="610" w:author="David Solomon" w:date="2018-02-02T11:52:00Z">
              <w:r w:rsidR="00185157">
                <w:rPr>
                  <w:rFonts w:cstheme="minorHAnsi"/>
                </w:rPr>
                <w:t>&lt;</w:t>
              </w:r>
            </w:ins>
            <w:ins w:id="611" w:author="David Solomon" w:date="2018-02-02T08:39:00Z">
              <w:r w:rsidR="003947A0">
                <w:rPr>
                  <w:rFonts w:cstheme="minorHAnsi"/>
                  <w:i/>
                </w:rPr>
                <w:t xml:space="preserve">your </w:t>
              </w:r>
            </w:ins>
            <w:ins w:id="612" w:author="David Solomon" w:date="2018-02-02T11:53:00Z">
              <w:r w:rsidR="00185157">
                <w:rPr>
                  <w:rFonts w:cstheme="minorHAnsi"/>
                  <w:i/>
                </w:rPr>
                <w:t>username</w:t>
              </w:r>
            </w:ins>
            <w:ins w:id="613" w:author="David Solomon" w:date="2018-02-02T08:39:00Z">
              <w:r w:rsidR="003947A0">
                <w:rPr>
                  <w:rFonts w:cstheme="minorHAnsi"/>
                  <w:i/>
                </w:rPr>
                <w:t>&gt;_</w:t>
              </w:r>
            </w:ins>
            <w:ins w:id="614" w:author="David Solomon" w:date="2018-02-02T11:53:00Z">
              <w:r w:rsidR="00185157">
                <w:rPr>
                  <w:rFonts w:cstheme="minorHAnsi"/>
                  <w:i/>
                </w:rPr>
                <w:t>image</w:t>
              </w:r>
            </w:ins>
            <w:ins w:id="615" w:author="David Solomon" w:date="2018-01-27T15:47:00Z">
              <w:r w:rsidR="000D18B7">
                <w:rPr>
                  <w:rFonts w:cstheme="minorHAnsi"/>
                </w:rPr>
                <w:t>” is listed:</w:t>
              </w:r>
            </w:ins>
          </w:p>
          <w:p w14:paraId="5742477E" w14:textId="2EDCB9EE" w:rsidR="00256550" w:rsidRDefault="00256550" w:rsidP="00256550">
            <w:pPr>
              <w:rPr>
                <w:ins w:id="616" w:author="David Solomon" w:date="2018-01-27T16:02:00Z"/>
                <w:rFonts w:cstheme="minorHAnsi"/>
              </w:rPr>
            </w:pPr>
          </w:p>
          <w:p w14:paraId="64D5A0F2" w14:textId="56F96E8D" w:rsidR="00256550" w:rsidRPr="00256550" w:rsidRDefault="00256550">
            <w:pPr>
              <w:ind w:left="720"/>
              <w:rPr>
                <w:ins w:id="617" w:author="David Solomon" w:date="2018-01-27T16:02:00Z"/>
                <w:rFonts w:cstheme="minorHAnsi"/>
              </w:rPr>
              <w:pPrChange w:id="618" w:author="David Solomon" w:date="2018-01-27T16:02:00Z">
                <w:pPr/>
              </w:pPrChange>
            </w:pPr>
            <w:ins w:id="619" w:author="David Solomon" w:date="2018-01-27T16:02:00Z">
              <w:r>
                <w:rPr>
                  <w:rFonts w:cstheme="minorHAnsi"/>
                </w:rPr>
                <w:t xml:space="preserve">~$ </w:t>
              </w:r>
              <w:proofErr w:type="spellStart"/>
              <w:r>
                <w:rPr>
                  <w:rFonts w:cstheme="minorHAnsi"/>
                </w:rPr>
                <w:t>docker</w:t>
              </w:r>
              <w:proofErr w:type="spellEnd"/>
              <w:r>
                <w:rPr>
                  <w:rFonts w:cstheme="minorHAnsi"/>
                </w:rPr>
                <w:t xml:space="preserve"> images</w:t>
              </w:r>
            </w:ins>
          </w:p>
          <w:p w14:paraId="17864EDD" w14:textId="4DD74B49" w:rsidR="00256550" w:rsidRDefault="00F60419" w:rsidP="00256550">
            <w:pPr>
              <w:rPr>
                <w:ins w:id="620" w:author="David Solomon" w:date="2018-02-02T11:44:00Z"/>
                <w:rFonts w:cstheme="minorHAnsi"/>
              </w:rPr>
            </w:pPr>
            <w:ins w:id="621" w:author="David Solomon" w:date="2018-02-02T11:50:00Z">
              <w:r w:rsidRPr="00F60419">
                <w:rPr>
                  <w:rFonts w:cstheme="minorHAnsi"/>
                  <w:noProof/>
                </w:rPr>
                <w:lastRenderedPageBreak/>
                <w:drawing>
                  <wp:inline distT="0" distB="0" distL="0" distR="0" wp14:anchorId="57700144" wp14:editId="7EED6E0F">
                    <wp:extent cx="5943600" cy="8172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7245"/>
                            </a:xfrm>
                            <a:prstGeom prst="rect">
                              <a:avLst/>
                            </a:prstGeom>
                          </pic:spPr>
                        </pic:pic>
                      </a:graphicData>
                    </a:graphic>
                  </wp:inline>
                </w:drawing>
              </w:r>
            </w:ins>
            <w:ins w:id="622" w:author="David Solomon" w:date="2018-01-27T16:02:00Z">
              <w:r w:rsidR="00256550">
                <w:rPr>
                  <w:rFonts w:cstheme="minorHAnsi"/>
                </w:rPr>
                <w:t xml:space="preserve">               </w:t>
              </w:r>
            </w:ins>
          </w:p>
          <w:p w14:paraId="2FF0CD68" w14:textId="00419454" w:rsidR="00F60419" w:rsidRPr="00256550" w:rsidRDefault="00F60419" w:rsidP="00256550">
            <w:pPr>
              <w:rPr>
                <w:ins w:id="623" w:author="David Solomon" w:date="2018-01-27T15:47:00Z"/>
                <w:rFonts w:cstheme="minorHAnsi"/>
              </w:rPr>
            </w:pPr>
          </w:p>
          <w:p w14:paraId="7995ABDF" w14:textId="415C217F" w:rsidR="000D18B7" w:rsidRPr="00256550" w:rsidRDefault="00256550" w:rsidP="0027586B">
            <w:pPr>
              <w:rPr>
                <w:ins w:id="624" w:author="David Solomon" w:date="2018-01-27T15:17:00Z"/>
                <w:rFonts w:cstheme="minorHAnsi"/>
              </w:rPr>
            </w:pPr>
            <w:ins w:id="625" w:author="David Solomon" w:date="2018-01-27T16:03:00Z">
              <w:r>
                <w:rPr>
                  <w:rFonts w:cstheme="minorHAnsi"/>
                </w:rPr>
                <w:t>You have now successfully taken an existing applic</w:t>
              </w:r>
              <w:r w:rsidR="003947A0">
                <w:rPr>
                  <w:rFonts w:cstheme="minorHAnsi"/>
                </w:rPr>
                <w:t xml:space="preserve">ation and created a </w:t>
              </w:r>
            </w:ins>
            <w:ins w:id="626" w:author="David Solomon" w:date="2018-02-02T08:40:00Z">
              <w:r w:rsidR="003947A0">
                <w:rPr>
                  <w:rFonts w:cstheme="minorHAnsi"/>
                </w:rPr>
                <w:t>D</w:t>
              </w:r>
            </w:ins>
            <w:ins w:id="627" w:author="David Solomon" w:date="2018-01-27T16:03:00Z">
              <w:r>
                <w:rPr>
                  <w:rFonts w:cstheme="minorHAnsi"/>
                </w:rPr>
                <w:t>ocker image from it.</w:t>
              </w:r>
            </w:ins>
          </w:p>
          <w:p w14:paraId="36C5421F" w14:textId="067DCF8B" w:rsidR="00CD6E5E" w:rsidRPr="006F6843" w:rsidRDefault="00CD6E5E" w:rsidP="00865233">
            <w:pPr>
              <w:rPr>
                <w:ins w:id="628" w:author="David Solomon" w:date="2018-01-27T15:16:00Z"/>
                <w:rFonts w:cstheme="minorHAnsi"/>
                <w:b/>
                <w:u w:val="single"/>
              </w:rPr>
            </w:pPr>
          </w:p>
        </w:tc>
      </w:tr>
      <w:tr w:rsidR="002B07C9" w:rsidRPr="00A31355" w14:paraId="5CDCD395" w14:textId="77777777" w:rsidTr="004A6E79">
        <w:tc>
          <w:tcPr>
            <w:tcW w:w="379" w:type="pct"/>
          </w:tcPr>
          <w:p w14:paraId="0115CEBB" w14:textId="6E59BCDB" w:rsidR="002B07C9" w:rsidRPr="00A31355" w:rsidRDefault="00891E8D" w:rsidP="00865233">
            <w:pPr>
              <w:jc w:val="center"/>
              <w:rPr>
                <w:rFonts w:cstheme="minorHAnsi"/>
              </w:rPr>
            </w:pPr>
            <w:ins w:id="629" w:author="David Solomon" w:date="2018-02-02T17:27:00Z">
              <w:r>
                <w:rPr>
                  <w:rFonts w:cstheme="minorHAnsi"/>
                </w:rPr>
                <w:lastRenderedPageBreak/>
                <w:t>3</w:t>
              </w:r>
            </w:ins>
            <w:del w:id="630" w:author="David Solomon" w:date="2018-01-27T16:03:00Z">
              <w:r w:rsidR="002B07C9" w:rsidRPr="00A31355" w:rsidDel="00256550">
                <w:rPr>
                  <w:rFonts w:cstheme="minorHAnsi"/>
                </w:rPr>
                <w:delText>1</w:delText>
              </w:r>
            </w:del>
          </w:p>
        </w:tc>
        <w:tc>
          <w:tcPr>
            <w:tcW w:w="4621" w:type="pct"/>
          </w:tcPr>
          <w:p w14:paraId="3CA890AF" w14:textId="623CADC0" w:rsidR="002B07C9" w:rsidRPr="00A31355" w:rsidRDefault="006F6843" w:rsidP="00865233">
            <w:pPr>
              <w:rPr>
                <w:rFonts w:cstheme="minorHAnsi"/>
                <w:b/>
                <w:u w:val="single"/>
              </w:rPr>
            </w:pPr>
            <w:r w:rsidRPr="006F6843">
              <w:rPr>
                <w:rFonts w:cstheme="minorHAnsi"/>
                <w:b/>
                <w:u w:val="single"/>
              </w:rPr>
              <w:t>Run a Container</w:t>
            </w:r>
          </w:p>
          <w:p w14:paraId="29C35E9F" w14:textId="77777777" w:rsidR="002B07C9" w:rsidRPr="00A31355" w:rsidRDefault="002B07C9" w:rsidP="00865233">
            <w:pPr>
              <w:pStyle w:val="TableParagraph"/>
              <w:spacing w:before="8"/>
              <w:rPr>
                <w:rFonts w:asciiTheme="minorHAnsi" w:hAnsiTheme="minorHAnsi" w:cstheme="minorHAnsi"/>
                <w:b/>
                <w:szCs w:val="24"/>
              </w:rPr>
            </w:pPr>
          </w:p>
          <w:p w14:paraId="7B843887" w14:textId="44930928" w:rsidR="00256550" w:rsidRDefault="00755D43" w:rsidP="00256550">
            <w:pPr>
              <w:pStyle w:val="ListParagraph"/>
              <w:numPr>
                <w:ilvl w:val="0"/>
                <w:numId w:val="16"/>
              </w:numPr>
              <w:rPr>
                <w:ins w:id="631" w:author="David Solomon" w:date="2018-02-02T11:54:00Z"/>
                <w:rFonts w:asciiTheme="minorHAnsi" w:hAnsiTheme="minorHAnsi" w:cstheme="minorHAnsi"/>
                <w:sz w:val="24"/>
                <w:szCs w:val="24"/>
              </w:rPr>
            </w:pPr>
            <w:del w:id="632" w:author="David Solomon" w:date="2018-01-27T16:04:00Z">
              <w:r w:rsidDel="00256550">
                <w:rPr>
                  <w:rFonts w:asciiTheme="minorHAnsi" w:hAnsiTheme="minorHAnsi" w:cstheme="minorHAnsi"/>
                  <w:sz w:val="24"/>
                  <w:szCs w:val="24"/>
                </w:rPr>
                <w:delText>In a terminal window type the following:</w:delText>
              </w:r>
            </w:del>
            <w:ins w:id="633" w:author="David Solomon" w:date="2018-01-27T16:04:00Z">
              <w:r w:rsidR="00256550">
                <w:rPr>
                  <w:rFonts w:asciiTheme="minorHAnsi" w:hAnsiTheme="minorHAnsi" w:cstheme="minorHAnsi"/>
                  <w:sz w:val="24"/>
                  <w:szCs w:val="24"/>
                </w:rPr>
                <w:t>Now that you have an image, we will now run the 2048 application as a container.  To do this, run the following command:</w:t>
              </w:r>
            </w:ins>
          </w:p>
          <w:p w14:paraId="57D31CC5" w14:textId="65031549" w:rsidR="00185157" w:rsidRDefault="00185157">
            <w:pPr>
              <w:rPr>
                <w:ins w:id="634" w:author="David Solomon" w:date="2018-02-02T11:54:00Z"/>
                <w:rFonts w:cstheme="minorHAnsi"/>
              </w:rPr>
              <w:pPrChange w:id="635" w:author="David Solomon" w:date="2018-02-02T11:54:00Z">
                <w:pPr>
                  <w:pStyle w:val="ListParagraph"/>
                  <w:numPr>
                    <w:numId w:val="16"/>
                  </w:numPr>
                  <w:ind w:left="823" w:hanging="360"/>
                </w:pPr>
              </w:pPrChange>
            </w:pPr>
          </w:p>
          <w:p w14:paraId="3EB836CA" w14:textId="77777777" w:rsidR="00185157" w:rsidRPr="00A81EC1" w:rsidRDefault="00185157" w:rsidP="00185157">
            <w:pPr>
              <w:rPr>
                <w:ins w:id="636" w:author="David Solomon" w:date="2018-02-02T11:54:00Z"/>
                <w:rFonts w:cstheme="minorHAnsi"/>
                <w:b/>
                <w:i/>
              </w:rPr>
            </w:pPr>
            <w:ins w:id="637" w:author="David Solomon" w:date="2018-02-02T11:54:00Z">
              <w:r w:rsidRPr="00A81EC1">
                <w:rPr>
                  <w:rFonts w:cstheme="minorHAnsi"/>
                  <w:b/>
                  <w:i/>
                </w:rPr>
                <w:t>Your instructor will assign you a port a unique port number to use</w:t>
              </w:r>
              <w:r>
                <w:rPr>
                  <w:rFonts w:cstheme="minorHAnsi"/>
                  <w:b/>
                  <w:i/>
                </w:rPr>
                <w:t xml:space="preserve"> for the remained of the lab</w:t>
              </w:r>
              <w:r w:rsidRPr="00A81EC1">
                <w:rPr>
                  <w:rFonts w:cstheme="minorHAnsi"/>
                  <w:b/>
                  <w:i/>
                </w:rPr>
                <w:t>.</w:t>
              </w:r>
            </w:ins>
          </w:p>
          <w:p w14:paraId="7880DE9F" w14:textId="3C1AB043" w:rsidR="00256550" w:rsidRDefault="00256550">
            <w:pPr>
              <w:rPr>
                <w:ins w:id="638" w:author="David Solomon" w:date="2018-01-27T16:05:00Z"/>
                <w:rFonts w:cstheme="minorHAnsi"/>
              </w:rPr>
              <w:pPrChange w:id="639" w:author="David Solomon" w:date="2018-01-27T16:05:00Z">
                <w:pPr>
                  <w:pStyle w:val="ListParagraph"/>
                  <w:numPr>
                    <w:numId w:val="16"/>
                  </w:numPr>
                  <w:ind w:left="823" w:hanging="360"/>
                </w:pPr>
              </w:pPrChange>
            </w:pPr>
          </w:p>
          <w:p w14:paraId="3D04A022" w14:textId="46BFEEE7" w:rsidR="00256550" w:rsidRDefault="00BB732D">
            <w:pPr>
              <w:ind w:left="823"/>
              <w:rPr>
                <w:ins w:id="640" w:author="David Solomon" w:date="2018-01-27T16:05:00Z"/>
                <w:rFonts w:cstheme="minorHAnsi"/>
              </w:rPr>
              <w:pPrChange w:id="641" w:author="David Solomon" w:date="2018-01-27T16:05:00Z">
                <w:pPr>
                  <w:pStyle w:val="ListParagraph"/>
                  <w:numPr>
                    <w:numId w:val="16"/>
                  </w:numPr>
                  <w:ind w:left="823" w:hanging="360"/>
                </w:pPr>
              </w:pPrChange>
            </w:pPr>
            <w:ins w:id="642" w:author="David Solomon" w:date="2018-01-27T16:05:00Z">
              <w:r>
                <w:rPr>
                  <w:rFonts w:cstheme="minorHAnsi"/>
                </w:rPr>
                <w:t xml:space="preserve">~$ </w:t>
              </w:r>
              <w:proofErr w:type="spellStart"/>
              <w:r>
                <w:rPr>
                  <w:rFonts w:cstheme="minorHAnsi"/>
                </w:rPr>
                <w:t>docker</w:t>
              </w:r>
              <w:proofErr w:type="spellEnd"/>
              <w:r>
                <w:rPr>
                  <w:rFonts w:cstheme="minorHAnsi"/>
                </w:rPr>
                <w:t xml:space="preserve"> container run </w:t>
              </w:r>
            </w:ins>
            <w:ins w:id="643" w:author="David Solomon" w:date="2018-02-02T08:50:00Z">
              <w:r>
                <w:rPr>
                  <w:rFonts w:cstheme="minorHAnsi"/>
                </w:rPr>
                <w:t>--</w:t>
              </w:r>
            </w:ins>
            <w:ins w:id="644" w:author="David Solomon" w:date="2018-01-27T16:05:00Z">
              <w:r w:rsidR="00256550">
                <w:rPr>
                  <w:rFonts w:cstheme="minorHAnsi"/>
                </w:rPr>
                <w:t xml:space="preserve">name </w:t>
              </w:r>
            </w:ins>
            <w:ins w:id="645" w:author="David Solomon" w:date="2018-02-02T11:53:00Z">
              <w:r w:rsidR="00185157">
                <w:rPr>
                  <w:rFonts w:cstheme="minorHAnsi"/>
                  <w:i/>
                </w:rPr>
                <w:t>&lt;your username&gt;_</w:t>
              </w:r>
            </w:ins>
            <w:ins w:id="646" w:author="David Solomon" w:date="2018-02-02T08:47:00Z">
              <w:r w:rsidR="005D002C">
                <w:rPr>
                  <w:rFonts w:cstheme="minorHAnsi"/>
                  <w:i/>
                </w:rPr>
                <w:t>container</w:t>
              </w:r>
            </w:ins>
            <w:ins w:id="647" w:author="David Solomon" w:date="2018-01-27T16:05:00Z">
              <w:r w:rsidR="00256550">
                <w:rPr>
                  <w:rFonts w:cstheme="minorHAnsi"/>
                </w:rPr>
                <w:t xml:space="preserve"> -p </w:t>
              </w:r>
            </w:ins>
            <w:ins w:id="648" w:author="David Solomon" w:date="2018-02-02T08:53:00Z">
              <w:r w:rsidR="00DC308E" w:rsidRPr="00DC308E">
                <w:rPr>
                  <w:rFonts w:cstheme="minorHAnsi"/>
                  <w:i/>
                  <w:rPrChange w:id="649" w:author="David Solomon" w:date="2018-02-02T08:55:00Z">
                    <w:rPr>
                      <w:rFonts w:cstheme="minorHAnsi"/>
                    </w:rPr>
                  </w:rPrChange>
                </w:rPr>
                <w:t>&lt;your port&gt;</w:t>
              </w:r>
            </w:ins>
            <w:ins w:id="650" w:author="David Solomon" w:date="2018-01-27T16:05:00Z">
              <w:r w:rsidR="00256550">
                <w:rPr>
                  <w:rFonts w:cstheme="minorHAnsi"/>
                </w:rPr>
                <w:t xml:space="preserve">:80 </w:t>
              </w:r>
            </w:ins>
            <w:ins w:id="651" w:author="David Solomon" w:date="2018-02-02T11:53:00Z">
              <w:r w:rsidR="00185157">
                <w:rPr>
                  <w:rFonts w:cstheme="minorHAnsi"/>
                </w:rPr>
                <w:t>&lt;your username&gt;_</w:t>
              </w:r>
            </w:ins>
            <w:ins w:id="652" w:author="David Solomon" w:date="2018-02-02T08:43:00Z">
              <w:r w:rsidR="003947A0">
                <w:rPr>
                  <w:rFonts w:cstheme="minorHAnsi"/>
                  <w:i/>
                </w:rPr>
                <w:t>image</w:t>
              </w:r>
            </w:ins>
          </w:p>
          <w:p w14:paraId="4E1B25D5" w14:textId="3007CC8C" w:rsidR="00256550" w:rsidDel="00DC308E" w:rsidRDefault="00256550">
            <w:pPr>
              <w:rPr>
                <w:del w:id="653" w:author="David Solomon" w:date="2018-02-02T08:44:00Z"/>
                <w:rFonts w:cstheme="minorHAnsi"/>
              </w:rPr>
              <w:pPrChange w:id="654" w:author="David Solomon" w:date="2018-02-02T08:44:00Z">
                <w:pPr>
                  <w:pStyle w:val="ListParagraph"/>
                  <w:ind w:left="823"/>
                </w:pPr>
              </w:pPrChange>
            </w:pPr>
          </w:p>
          <w:p w14:paraId="1C4F5793" w14:textId="044EF095" w:rsidR="00755D43" w:rsidRPr="0029542E" w:rsidDel="00256550" w:rsidRDefault="00332D76">
            <w:pPr>
              <w:rPr>
                <w:del w:id="655" w:author="David Solomon" w:date="2018-01-27T16:09:00Z"/>
                <w:rFonts w:cstheme="minorHAnsi"/>
              </w:rPr>
            </w:pPr>
            <w:del w:id="656" w:author="David Solomon" w:date="2018-01-27T16:08:00Z">
              <w:r w:rsidRPr="00891E8D" w:rsidDel="00256550">
                <w:rPr>
                  <w:rFonts w:cstheme="minorHAnsi"/>
                </w:rPr>
                <w:delText xml:space="preserve">~$ </w:delText>
              </w:r>
              <w:r w:rsidRPr="00561A2B" w:rsidDel="00256550">
                <w:rPr>
                  <w:rFonts w:cstheme="minorHAnsi"/>
                </w:rPr>
                <w:delText>docker container run --name webserver -p 8080:80 httpd</w:delText>
              </w:r>
            </w:del>
          </w:p>
          <w:p w14:paraId="513F2178" w14:textId="77777777" w:rsidR="00256550" w:rsidRDefault="00256550">
            <w:pPr>
              <w:rPr>
                <w:ins w:id="657" w:author="David Solomon" w:date="2018-01-27T16:09:00Z"/>
              </w:rPr>
              <w:pPrChange w:id="658" w:author="David Solomon" w:date="2018-02-02T08:44:00Z">
                <w:pPr>
                  <w:pStyle w:val="ListParagraph"/>
                  <w:ind w:left="823"/>
                </w:pPr>
              </w:pPrChange>
            </w:pPr>
          </w:p>
          <w:p w14:paraId="7B9BD977" w14:textId="77777777" w:rsidR="00332D76" w:rsidRPr="00256550" w:rsidDel="00256550" w:rsidRDefault="00332D76">
            <w:pPr>
              <w:pStyle w:val="ListParagraph"/>
              <w:ind w:left="0"/>
              <w:rPr>
                <w:del w:id="659" w:author="David Solomon" w:date="2018-01-27T16:09:00Z"/>
                <w:rFonts w:asciiTheme="minorHAnsi" w:hAnsiTheme="minorHAnsi" w:cstheme="minorHAnsi"/>
                <w:sz w:val="24"/>
                <w:szCs w:val="24"/>
              </w:rPr>
              <w:pPrChange w:id="660" w:author="David Solomon" w:date="2018-01-27T16:09:00Z">
                <w:pPr>
                  <w:pStyle w:val="ListParagraph"/>
                  <w:ind w:left="823"/>
                </w:pPr>
              </w:pPrChange>
            </w:pPr>
          </w:p>
          <w:p w14:paraId="24F2B18E" w14:textId="0E75349C" w:rsidR="00332D76" w:rsidRPr="00256550" w:rsidDel="00256550" w:rsidRDefault="003F32CD">
            <w:pPr>
              <w:pStyle w:val="ListParagraph"/>
              <w:ind w:left="0"/>
              <w:rPr>
                <w:del w:id="661" w:author="David Solomon" w:date="2018-01-27T16:09:00Z"/>
                <w:rFonts w:asciiTheme="minorHAnsi" w:hAnsiTheme="minorHAnsi" w:cstheme="minorHAnsi"/>
                <w:sz w:val="24"/>
                <w:szCs w:val="24"/>
              </w:rPr>
              <w:pPrChange w:id="662" w:author="David Solomon" w:date="2018-01-27T16:09:00Z">
                <w:pPr>
                  <w:pStyle w:val="ListParagraph"/>
                  <w:ind w:left="-92"/>
                  <w:jc w:val="center"/>
                </w:pPr>
              </w:pPrChange>
            </w:pPr>
            <w:del w:id="663" w:author="David Solomon" w:date="2018-01-27T16:04:00Z">
              <w:r w:rsidRPr="00230E53" w:rsidDel="00256550">
                <w:rPr>
                  <w:rFonts w:cstheme="minorHAnsi"/>
                  <w:noProof/>
                </w:rPr>
                <w:drawing>
                  <wp:inline distT="0" distB="0" distL="0" distR="0" wp14:anchorId="18BF049B" wp14:editId="416FF287">
                    <wp:extent cx="5943600" cy="362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9025"/>
                            </a:xfrm>
                            <a:prstGeom prst="rect">
                              <a:avLst/>
                            </a:prstGeom>
                          </pic:spPr>
                        </pic:pic>
                      </a:graphicData>
                    </a:graphic>
                  </wp:inline>
                </w:drawing>
              </w:r>
            </w:del>
          </w:p>
          <w:p w14:paraId="0D9249DD" w14:textId="77777777" w:rsidR="00332D76" w:rsidRPr="00256550" w:rsidDel="00256550" w:rsidRDefault="00332D76">
            <w:pPr>
              <w:pStyle w:val="ListParagraph"/>
              <w:ind w:left="92"/>
              <w:rPr>
                <w:del w:id="664" w:author="David Solomon" w:date="2018-01-27T16:09:00Z"/>
                <w:rFonts w:asciiTheme="minorHAnsi" w:hAnsiTheme="minorHAnsi" w:cstheme="minorHAnsi"/>
                <w:sz w:val="24"/>
                <w:szCs w:val="24"/>
              </w:rPr>
              <w:pPrChange w:id="665" w:author="David Solomon" w:date="2018-01-27T16:09:00Z">
                <w:pPr>
                  <w:pStyle w:val="ListParagraph"/>
                  <w:ind w:left="823"/>
                </w:pPr>
              </w:pPrChange>
            </w:pPr>
          </w:p>
          <w:p w14:paraId="04C77772" w14:textId="727C900A" w:rsidR="00D94C99" w:rsidRPr="00230E53" w:rsidRDefault="00D94C99">
            <w:pPr>
              <w:pStyle w:val="ListParagraph"/>
              <w:ind w:left="0"/>
              <w:pPrChange w:id="666" w:author="David Solomon" w:date="2018-01-27T16:09:00Z">
                <w:pPr/>
              </w:pPrChange>
            </w:pPr>
            <w:r w:rsidRPr="00256550">
              <w:rPr>
                <w:sz w:val="24"/>
                <w:szCs w:val="24"/>
                <w:rPrChange w:id="667" w:author="David Solomon" w:date="2018-01-27T16:09:00Z">
                  <w:rPr/>
                </w:rPrChange>
              </w:rPr>
              <w:t xml:space="preserve">The container </w:t>
            </w:r>
            <w:ins w:id="668" w:author="David Solomon" w:date="2018-02-02T08:45:00Z">
              <w:r w:rsidR="003947A0">
                <w:rPr>
                  <w:sz w:val="24"/>
                  <w:szCs w:val="24"/>
                </w:rPr>
                <w:t>you just created</w:t>
              </w:r>
            </w:ins>
            <w:del w:id="669" w:author="David Solomon" w:date="2018-02-02T08:45:00Z">
              <w:r w:rsidRPr="00256550" w:rsidDel="003947A0">
                <w:rPr>
                  <w:sz w:val="24"/>
                  <w:szCs w:val="24"/>
                  <w:rPrChange w:id="670" w:author="David Solomon" w:date="2018-01-27T16:09:00Z">
                    <w:rPr/>
                  </w:rPrChange>
                </w:rPr>
                <w:delText>“</w:delText>
              </w:r>
            </w:del>
            <w:del w:id="671" w:author="David Solomon" w:date="2018-01-27T16:06:00Z">
              <w:r w:rsidRPr="00256550" w:rsidDel="00256550">
                <w:rPr>
                  <w:sz w:val="24"/>
                  <w:szCs w:val="24"/>
                  <w:rPrChange w:id="672" w:author="David Solomon" w:date="2018-01-27T16:09:00Z">
                    <w:rPr/>
                  </w:rPrChange>
                </w:rPr>
                <w:delText>webserver</w:delText>
              </w:r>
            </w:del>
            <w:del w:id="673" w:author="David Solomon" w:date="2018-02-02T08:45:00Z">
              <w:r w:rsidRPr="00256550" w:rsidDel="003947A0">
                <w:rPr>
                  <w:sz w:val="24"/>
                  <w:szCs w:val="24"/>
                  <w:rPrChange w:id="674" w:author="David Solomon" w:date="2018-01-27T16:09:00Z">
                    <w:rPr/>
                  </w:rPrChange>
                </w:rPr>
                <w:delText>”</w:delText>
              </w:r>
            </w:del>
            <w:r w:rsidRPr="00256550">
              <w:rPr>
                <w:sz w:val="24"/>
                <w:szCs w:val="24"/>
                <w:rPrChange w:id="675" w:author="David Solomon" w:date="2018-01-27T16:09:00Z">
                  <w:rPr/>
                </w:rPrChange>
              </w:rPr>
              <w:t xml:space="preserve"> is an instance of </w:t>
            </w:r>
            <w:del w:id="676" w:author="David Solomon" w:date="2018-02-02T08:42:00Z">
              <w:r w:rsidRPr="00256550" w:rsidDel="003947A0">
                <w:rPr>
                  <w:sz w:val="24"/>
                  <w:szCs w:val="24"/>
                  <w:rPrChange w:id="677" w:author="David Solomon" w:date="2018-01-27T16:09:00Z">
                    <w:rPr/>
                  </w:rPrChange>
                </w:rPr>
                <w:delText xml:space="preserve">the </w:delText>
              </w:r>
            </w:del>
            <w:ins w:id="678" w:author="David Solomon" w:date="2018-02-02T08:42:00Z">
              <w:r w:rsidR="003947A0">
                <w:rPr>
                  <w:sz w:val="24"/>
                  <w:szCs w:val="24"/>
                </w:rPr>
                <w:t>your</w:t>
              </w:r>
              <w:r w:rsidR="003947A0" w:rsidRPr="00256550">
                <w:rPr>
                  <w:sz w:val="24"/>
                  <w:szCs w:val="24"/>
                  <w:rPrChange w:id="679" w:author="David Solomon" w:date="2018-01-27T16:09:00Z">
                    <w:rPr/>
                  </w:rPrChange>
                </w:rPr>
                <w:t xml:space="preserve"> </w:t>
              </w:r>
            </w:ins>
            <w:r w:rsidRPr="00256550">
              <w:rPr>
                <w:sz w:val="24"/>
                <w:szCs w:val="24"/>
                <w:rPrChange w:id="680" w:author="David Solomon" w:date="2018-01-27T16:09:00Z">
                  <w:rPr/>
                </w:rPrChange>
              </w:rPr>
              <w:t>image</w:t>
            </w:r>
            <w:del w:id="681" w:author="David Solomon" w:date="2018-02-02T08:42:00Z">
              <w:r w:rsidRPr="00256550" w:rsidDel="003947A0">
                <w:rPr>
                  <w:sz w:val="24"/>
                  <w:szCs w:val="24"/>
                  <w:rPrChange w:id="682" w:author="David Solomon" w:date="2018-01-27T16:09:00Z">
                    <w:rPr/>
                  </w:rPrChange>
                </w:rPr>
                <w:delText xml:space="preserve"> “</w:delText>
              </w:r>
            </w:del>
            <w:del w:id="683" w:author="David Solomon" w:date="2018-01-27T16:06:00Z">
              <w:r w:rsidRPr="00256550" w:rsidDel="00256550">
                <w:rPr>
                  <w:sz w:val="24"/>
                  <w:szCs w:val="24"/>
                  <w:rPrChange w:id="684" w:author="David Solomon" w:date="2018-01-27T16:09:00Z">
                    <w:rPr/>
                  </w:rPrChange>
                </w:rPr>
                <w:delText>httpd</w:delText>
              </w:r>
            </w:del>
            <w:del w:id="685" w:author="David Solomon" w:date="2018-02-02T08:42:00Z">
              <w:r w:rsidRPr="00256550" w:rsidDel="003947A0">
                <w:rPr>
                  <w:sz w:val="24"/>
                  <w:szCs w:val="24"/>
                  <w:rPrChange w:id="686" w:author="David Solomon" w:date="2018-01-27T16:09:00Z">
                    <w:rPr/>
                  </w:rPrChange>
                </w:rPr>
                <w:delText>”</w:delText>
              </w:r>
            </w:del>
            <w:r w:rsidRPr="00256550">
              <w:rPr>
                <w:sz w:val="24"/>
                <w:szCs w:val="24"/>
                <w:rPrChange w:id="687" w:author="David Solomon" w:date="2018-01-27T16:09:00Z">
                  <w:rPr/>
                </w:rPrChange>
              </w:rPr>
              <w:t xml:space="preserve"> running as a process.  </w:t>
            </w:r>
            <w:del w:id="688" w:author="David Solomon" w:date="2018-01-27T16:07:00Z">
              <w:r w:rsidRPr="00256550" w:rsidDel="00256550">
                <w:rPr>
                  <w:sz w:val="24"/>
                  <w:szCs w:val="24"/>
                  <w:rPrChange w:id="689" w:author="David Solomon" w:date="2018-01-27T16:09:00Z">
                    <w:rPr/>
                  </w:rPrChange>
                </w:rPr>
                <w:delText>The image is pulled (first time) from the default Docker registry called Docker Hub.</w:delText>
              </w:r>
            </w:del>
          </w:p>
          <w:p w14:paraId="72B6419E" w14:textId="5980DBE3" w:rsidR="00C21FEE" w:rsidRPr="00256550" w:rsidRDefault="00C21FEE" w:rsidP="003F32CD">
            <w:pPr>
              <w:rPr>
                <w:rFonts w:cstheme="minorHAnsi"/>
              </w:rPr>
            </w:pPr>
            <w:r w:rsidRPr="00256550">
              <w:rPr>
                <w:rFonts w:cstheme="minorHAnsi"/>
              </w:rPr>
              <w:t>There is no limit to the number of containers that can be run from an image.</w:t>
            </w:r>
          </w:p>
          <w:p w14:paraId="29275D59" w14:textId="77777777" w:rsidR="00D94C99" w:rsidRDefault="00D94C99" w:rsidP="003F32CD">
            <w:pPr>
              <w:rPr>
                <w:rFonts w:cstheme="minorHAnsi"/>
              </w:rPr>
            </w:pPr>
          </w:p>
          <w:p w14:paraId="2DAE0562" w14:textId="21B83052" w:rsidR="003F32CD" w:rsidRDefault="00654677" w:rsidP="003F32CD">
            <w:pPr>
              <w:rPr>
                <w:rFonts w:cstheme="minorHAnsi"/>
              </w:rPr>
            </w:pPr>
            <w:r>
              <w:rPr>
                <w:rFonts w:cstheme="minorHAnsi"/>
              </w:rPr>
              <w:t>Commands</w:t>
            </w:r>
            <w:r w:rsidR="003F32CD">
              <w:rPr>
                <w:rFonts w:cstheme="minorHAnsi"/>
              </w:rPr>
              <w:t>:</w:t>
            </w:r>
          </w:p>
          <w:p w14:paraId="3D97BDF1" w14:textId="2572B70E" w:rsidR="00EE4845" w:rsidRDefault="003F32CD" w:rsidP="003F32CD">
            <w:pPr>
              <w:rPr>
                <w:rFonts w:cstheme="minorHAnsi"/>
              </w:rPr>
            </w:pPr>
            <w:r w:rsidRPr="00EE4845">
              <w:rPr>
                <w:rFonts w:cstheme="minorHAnsi"/>
                <w:b/>
              </w:rPr>
              <w:t>--name</w:t>
            </w:r>
            <w:r>
              <w:rPr>
                <w:rFonts w:cstheme="minorHAnsi"/>
              </w:rPr>
              <w:t xml:space="preserve"> – Specify a unique name for the container service</w:t>
            </w:r>
            <w:r w:rsidR="00EE4845">
              <w:rPr>
                <w:rFonts w:cstheme="minorHAnsi"/>
              </w:rPr>
              <w:t>.  If omitted Docker will create a random, human readable name.</w:t>
            </w:r>
          </w:p>
          <w:p w14:paraId="45E29ADC" w14:textId="6AF175A1" w:rsidR="00EE4845" w:rsidRDefault="003F32CD" w:rsidP="00EE4845">
            <w:pPr>
              <w:rPr>
                <w:rFonts w:cstheme="minorHAnsi"/>
              </w:rPr>
            </w:pPr>
            <w:r w:rsidRPr="00EE4845">
              <w:rPr>
                <w:rFonts w:cstheme="minorHAnsi"/>
                <w:b/>
              </w:rPr>
              <w:t>-p</w:t>
            </w:r>
            <w:r>
              <w:rPr>
                <w:rFonts w:cstheme="minorHAnsi"/>
              </w:rPr>
              <w:t xml:space="preserve"> – Specify that the container internal port (80) be </w:t>
            </w:r>
            <w:r w:rsidR="00EE4845">
              <w:rPr>
                <w:rFonts w:cstheme="minorHAnsi"/>
              </w:rPr>
              <w:t xml:space="preserve">exposed </w:t>
            </w:r>
            <w:del w:id="690" w:author="David Solomon" w:date="2018-02-02T11:24:00Z">
              <w:r w:rsidR="00EE4845" w:rsidDel="0054493F">
                <w:rPr>
                  <w:rFonts w:cstheme="minorHAnsi"/>
                </w:rPr>
                <w:delText>to port 8080</w:delText>
              </w:r>
            </w:del>
            <w:ins w:id="691" w:author="David Solomon" w:date="2018-02-02T11:24:00Z">
              <w:r w:rsidR="0054493F">
                <w:rPr>
                  <w:rFonts w:cstheme="minorHAnsi"/>
                </w:rPr>
                <w:t>to &lt;your port&gt;</w:t>
              </w:r>
            </w:ins>
            <w:r w:rsidR="00EE4845">
              <w:rPr>
                <w:rFonts w:cstheme="minorHAnsi"/>
              </w:rPr>
              <w:t xml:space="preserve"> on the host.</w:t>
            </w:r>
          </w:p>
          <w:p w14:paraId="4263790B" w14:textId="77777777" w:rsidR="00EE4845" w:rsidRPr="00EE4845" w:rsidRDefault="00EE4845" w:rsidP="00EE4845">
            <w:pPr>
              <w:rPr>
                <w:rFonts w:cstheme="minorHAnsi"/>
              </w:rPr>
            </w:pPr>
          </w:p>
          <w:p w14:paraId="19E66B13" w14:textId="3BE1F60A" w:rsidR="00256550" w:rsidRDefault="00EE4845" w:rsidP="0037724E">
            <w:pPr>
              <w:pStyle w:val="ListParagraph"/>
              <w:numPr>
                <w:ilvl w:val="0"/>
                <w:numId w:val="16"/>
              </w:numPr>
              <w:rPr>
                <w:ins w:id="692" w:author="David Solomon" w:date="2018-01-27T16:10:00Z"/>
                <w:rFonts w:asciiTheme="minorHAnsi" w:hAnsiTheme="minorHAnsi" w:cstheme="minorHAnsi"/>
                <w:sz w:val="24"/>
                <w:szCs w:val="24"/>
              </w:rPr>
            </w:pPr>
            <w:r>
              <w:rPr>
                <w:rFonts w:asciiTheme="minorHAnsi" w:hAnsiTheme="minorHAnsi" w:cstheme="minorHAnsi"/>
                <w:sz w:val="24"/>
                <w:szCs w:val="24"/>
              </w:rPr>
              <w:t xml:space="preserve">Open a browser and navigate to: </w:t>
            </w:r>
            <w:ins w:id="693" w:author="David Solomon" w:date="2018-02-02T11:55:00Z">
              <w:r w:rsidR="00DF27A8" w:rsidRPr="00A81EC1">
                <w:rPr>
                  <w:rFonts w:asciiTheme="minorHAnsi" w:hAnsiTheme="minorHAnsi" w:cstheme="minorHAnsi"/>
                  <w:color w:val="000000"/>
                  <w:sz w:val="24"/>
                  <w:szCs w:val="24"/>
                </w:rPr>
                <w:t>169.46.99.30</w:t>
              </w:r>
            </w:ins>
            <w:del w:id="694" w:author="David Solomon" w:date="2018-02-02T11:55:00Z">
              <w:r w:rsidDel="00DF27A8">
                <w:rPr>
                  <w:rFonts w:asciiTheme="minorHAnsi" w:hAnsiTheme="minorHAnsi" w:cstheme="minorHAnsi"/>
                  <w:sz w:val="24"/>
                  <w:szCs w:val="24"/>
                </w:rPr>
                <w:delText>localhost</w:delText>
              </w:r>
            </w:del>
            <w:r>
              <w:rPr>
                <w:rFonts w:asciiTheme="minorHAnsi" w:hAnsiTheme="minorHAnsi" w:cstheme="minorHAnsi"/>
                <w:sz w:val="24"/>
                <w:szCs w:val="24"/>
              </w:rPr>
              <w:t>:</w:t>
            </w:r>
            <w:del w:id="695" w:author="David Solomon" w:date="2018-02-02T11:24:00Z">
              <w:r w:rsidDel="0054493F">
                <w:rPr>
                  <w:rFonts w:asciiTheme="minorHAnsi" w:hAnsiTheme="minorHAnsi" w:cstheme="minorHAnsi"/>
                  <w:sz w:val="24"/>
                  <w:szCs w:val="24"/>
                </w:rPr>
                <w:delText>8080</w:delText>
              </w:r>
            </w:del>
            <w:ins w:id="696" w:author="David Solomon" w:date="2018-02-02T11:24:00Z">
              <w:r w:rsidR="0054493F">
                <w:rPr>
                  <w:rFonts w:asciiTheme="minorHAnsi" w:hAnsiTheme="minorHAnsi" w:cstheme="minorHAnsi"/>
                  <w:sz w:val="24"/>
                  <w:szCs w:val="24"/>
                </w:rPr>
                <w:t>&lt;your port&gt;</w:t>
              </w:r>
            </w:ins>
            <w:r w:rsidR="0037724E">
              <w:rPr>
                <w:rFonts w:asciiTheme="minorHAnsi" w:hAnsiTheme="minorHAnsi" w:cstheme="minorHAnsi"/>
                <w:sz w:val="24"/>
                <w:szCs w:val="24"/>
              </w:rPr>
              <w:t xml:space="preserve">. </w:t>
            </w:r>
            <w:ins w:id="697" w:author="David Solomon" w:date="2018-01-27T16:10:00Z">
              <w:r w:rsidR="00256550">
                <w:rPr>
                  <w:rFonts w:asciiTheme="minorHAnsi" w:hAnsiTheme="minorHAnsi" w:cstheme="minorHAnsi"/>
                  <w:sz w:val="24"/>
                  <w:szCs w:val="24"/>
                </w:rPr>
                <w:t>A page will open with the game, as shown below:</w:t>
              </w:r>
            </w:ins>
          </w:p>
          <w:p w14:paraId="0716128B" w14:textId="3903BC2F" w:rsidR="00256550" w:rsidRDefault="00256550">
            <w:pPr>
              <w:rPr>
                <w:ins w:id="698" w:author="David Solomon" w:date="2018-01-27T16:10:00Z"/>
                <w:rFonts w:cstheme="minorHAnsi"/>
              </w:rPr>
              <w:pPrChange w:id="699" w:author="David Solomon" w:date="2018-01-27T16:10:00Z">
                <w:pPr>
                  <w:pStyle w:val="ListParagraph"/>
                  <w:numPr>
                    <w:numId w:val="16"/>
                  </w:numPr>
                  <w:ind w:left="823" w:hanging="360"/>
                </w:pPr>
              </w:pPrChange>
            </w:pPr>
          </w:p>
          <w:p w14:paraId="5F572646" w14:textId="50872092" w:rsidR="00256550" w:rsidRDefault="00256550">
            <w:pPr>
              <w:jc w:val="center"/>
              <w:rPr>
                <w:ins w:id="700" w:author="David Solomon" w:date="2018-01-27T16:10:00Z"/>
                <w:rFonts w:cstheme="minorHAnsi"/>
              </w:rPr>
              <w:pPrChange w:id="701" w:author="David Solomon" w:date="2018-01-27T16:11:00Z">
                <w:pPr>
                  <w:pStyle w:val="ListParagraph"/>
                  <w:numPr>
                    <w:numId w:val="16"/>
                  </w:numPr>
                  <w:ind w:left="823" w:hanging="360"/>
                </w:pPr>
              </w:pPrChange>
            </w:pPr>
            <w:ins w:id="702" w:author="David Solomon" w:date="2018-01-27T16:11:00Z">
              <w:r w:rsidRPr="00256550">
                <w:rPr>
                  <w:rFonts w:cstheme="minorHAnsi"/>
                  <w:noProof/>
                </w:rPr>
                <w:lastRenderedPageBreak/>
                <w:drawing>
                  <wp:inline distT="0" distB="0" distL="0" distR="0" wp14:anchorId="6AF97001" wp14:editId="3B2E4235">
                    <wp:extent cx="4359966" cy="22978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471" cy="2299680"/>
                            </a:xfrm>
                            <a:prstGeom prst="rect">
                              <a:avLst/>
                            </a:prstGeom>
                          </pic:spPr>
                        </pic:pic>
                      </a:graphicData>
                    </a:graphic>
                  </wp:inline>
                </w:drawing>
              </w:r>
            </w:ins>
          </w:p>
          <w:p w14:paraId="75EDFA20" w14:textId="45A18361" w:rsidR="00256550" w:rsidRDefault="00256550">
            <w:pPr>
              <w:rPr>
                <w:ins w:id="703" w:author="David Solomon" w:date="2018-01-27T16:10:00Z"/>
                <w:rFonts w:cstheme="minorHAnsi"/>
              </w:rPr>
              <w:pPrChange w:id="704" w:author="David Solomon" w:date="2018-01-27T16:10:00Z">
                <w:pPr>
                  <w:pStyle w:val="ListParagraph"/>
                  <w:numPr>
                    <w:numId w:val="16"/>
                  </w:numPr>
                  <w:ind w:left="823" w:hanging="360"/>
                </w:pPr>
              </w:pPrChange>
            </w:pPr>
          </w:p>
          <w:p w14:paraId="6039ED7D" w14:textId="77777777" w:rsidR="00256550" w:rsidRPr="00256550" w:rsidRDefault="00256550">
            <w:pPr>
              <w:rPr>
                <w:ins w:id="705" w:author="David Solomon" w:date="2018-01-27T16:10:00Z"/>
                <w:rFonts w:cstheme="minorHAnsi"/>
              </w:rPr>
              <w:pPrChange w:id="706" w:author="David Solomon" w:date="2018-01-27T16:10:00Z">
                <w:pPr>
                  <w:pStyle w:val="ListParagraph"/>
                  <w:numPr>
                    <w:numId w:val="16"/>
                  </w:numPr>
                  <w:ind w:left="823" w:hanging="360"/>
                </w:pPr>
              </w:pPrChange>
            </w:pPr>
          </w:p>
          <w:p w14:paraId="77D81069" w14:textId="474DCB37" w:rsidR="00B676EE" w:rsidRPr="00256550" w:rsidRDefault="00256550">
            <w:pPr>
              <w:rPr>
                <w:rFonts w:cstheme="minorHAnsi"/>
              </w:rPr>
              <w:pPrChange w:id="707" w:author="David Solomon" w:date="2018-01-27T16:11:00Z">
                <w:pPr>
                  <w:pStyle w:val="ListParagraph"/>
                  <w:numPr>
                    <w:numId w:val="16"/>
                  </w:numPr>
                  <w:ind w:left="823" w:hanging="360"/>
                </w:pPr>
              </w:pPrChange>
            </w:pPr>
            <w:ins w:id="708" w:author="David Solomon" w:date="2018-01-27T16:11:00Z">
              <w:r>
                <w:rPr>
                  <w:rFonts w:cstheme="minorHAnsi"/>
                </w:rPr>
                <w:t>You have now successfully run your first container!!</w:t>
              </w:r>
            </w:ins>
            <w:del w:id="709" w:author="David Solomon" w:date="2018-01-27T16:10:00Z">
              <w:r w:rsidR="0037724E" w:rsidRPr="00256550" w:rsidDel="00256550">
                <w:rPr>
                  <w:rFonts w:cstheme="minorHAnsi"/>
                </w:rPr>
                <w:delText xml:space="preserve"> You should be presented with a message returned from the web browser “It Works”</w:delText>
              </w:r>
            </w:del>
          </w:p>
          <w:p w14:paraId="4A0838F7" w14:textId="7490BBE6" w:rsidR="002B07C9" w:rsidDel="003947A0" w:rsidRDefault="002B07C9" w:rsidP="00A8479E">
            <w:pPr>
              <w:pStyle w:val="ListParagraph"/>
              <w:ind w:left="823"/>
              <w:rPr>
                <w:del w:id="710" w:author="David Solomon" w:date="2018-02-02T08:46:00Z"/>
                <w:rFonts w:asciiTheme="minorHAnsi" w:hAnsiTheme="minorHAnsi" w:cstheme="minorHAnsi"/>
                <w:sz w:val="24"/>
                <w:szCs w:val="24"/>
              </w:rPr>
            </w:pPr>
          </w:p>
          <w:p w14:paraId="6F85688D" w14:textId="36005BC4" w:rsidR="00A8479E" w:rsidRPr="00891E8D" w:rsidDel="003947A0" w:rsidRDefault="00A8479E">
            <w:pPr>
              <w:rPr>
                <w:del w:id="711" w:author="David Solomon" w:date="2018-02-02T08:46:00Z"/>
                <w:rFonts w:cstheme="minorHAnsi"/>
              </w:rPr>
              <w:pPrChange w:id="712" w:author="David Solomon" w:date="2018-02-02T08:46:00Z">
                <w:pPr>
                  <w:pStyle w:val="ListParagraph"/>
                  <w:ind w:left="-902"/>
                  <w:jc w:val="center"/>
                </w:pPr>
              </w:pPrChange>
            </w:pPr>
            <w:del w:id="713" w:author="David Solomon" w:date="2018-01-27T16:10:00Z">
              <w:r w:rsidRPr="00A8479E" w:rsidDel="00256550">
                <w:rPr>
                  <w:noProof/>
                </w:rPr>
                <w:drawing>
                  <wp:inline distT="0" distB="0" distL="0" distR="0" wp14:anchorId="40372FD6" wp14:editId="46CD438C">
                    <wp:extent cx="4701435" cy="2218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8721" cy="2231491"/>
                            </a:xfrm>
                            <a:prstGeom prst="rect">
                              <a:avLst/>
                            </a:prstGeom>
                          </pic:spPr>
                        </pic:pic>
                      </a:graphicData>
                    </a:graphic>
                  </wp:inline>
                </w:drawing>
              </w:r>
            </w:del>
          </w:p>
          <w:p w14:paraId="387E35A5" w14:textId="77777777" w:rsidR="002B07C9" w:rsidRPr="00A31355" w:rsidRDefault="002B07C9">
            <w:pPr>
              <w:pPrChange w:id="714" w:author="David Solomon" w:date="2018-02-02T08:46:00Z">
                <w:pPr>
                  <w:pStyle w:val="TableParagraph"/>
                  <w:tabs>
                    <w:tab w:val="left" w:pos="824"/>
                  </w:tabs>
                  <w:spacing w:before="15"/>
                  <w:ind w:left="823"/>
                </w:pPr>
              </w:pPrChange>
            </w:pPr>
          </w:p>
        </w:tc>
      </w:tr>
      <w:tr w:rsidR="002B07C9" w:rsidRPr="00A31355" w14:paraId="542EF970" w14:textId="77777777" w:rsidTr="004A6E79">
        <w:trPr>
          <w:trHeight w:val="20"/>
        </w:trPr>
        <w:tc>
          <w:tcPr>
            <w:tcW w:w="379" w:type="pct"/>
          </w:tcPr>
          <w:p w14:paraId="1EADD066" w14:textId="03AF1E5D" w:rsidR="002B07C9" w:rsidRPr="00A31355" w:rsidRDefault="00891E8D" w:rsidP="00865233">
            <w:pPr>
              <w:jc w:val="center"/>
              <w:rPr>
                <w:rFonts w:cstheme="minorHAnsi"/>
              </w:rPr>
            </w:pPr>
            <w:ins w:id="715" w:author="David Solomon" w:date="2018-02-02T17:27:00Z">
              <w:r>
                <w:rPr>
                  <w:rFonts w:cstheme="minorHAnsi"/>
                </w:rPr>
                <w:lastRenderedPageBreak/>
                <w:t>3</w:t>
              </w:r>
            </w:ins>
            <w:del w:id="716" w:author="David Solomon" w:date="2018-02-02T17:27:00Z">
              <w:r w:rsidR="002B07C9" w:rsidRPr="00A31355" w:rsidDel="00891E8D">
                <w:rPr>
                  <w:rFonts w:cstheme="minorHAnsi"/>
                </w:rPr>
                <w:delText>2</w:delText>
              </w:r>
            </w:del>
          </w:p>
        </w:tc>
        <w:tc>
          <w:tcPr>
            <w:tcW w:w="4621" w:type="pct"/>
            <w:shd w:val="clear" w:color="auto" w:fill="auto"/>
          </w:tcPr>
          <w:p w14:paraId="0D20A7A8" w14:textId="2D77740B" w:rsidR="002B07C9" w:rsidRDefault="00770DDE" w:rsidP="00865233">
            <w:pPr>
              <w:rPr>
                <w:rFonts w:cstheme="minorHAnsi"/>
                <w:b/>
                <w:u w:val="single"/>
              </w:rPr>
            </w:pPr>
            <w:r w:rsidRPr="00F97E51">
              <w:rPr>
                <w:rFonts w:cstheme="minorHAnsi"/>
                <w:b/>
                <w:u w:val="single"/>
              </w:rPr>
              <w:t>Stop</w:t>
            </w:r>
            <w:r w:rsidR="004B7126">
              <w:rPr>
                <w:rFonts w:cstheme="minorHAnsi"/>
                <w:b/>
                <w:u w:val="single"/>
              </w:rPr>
              <w:t>/</w:t>
            </w:r>
            <w:r w:rsidR="0061398A">
              <w:rPr>
                <w:rFonts w:cstheme="minorHAnsi"/>
                <w:b/>
                <w:u w:val="single"/>
              </w:rPr>
              <w:t xml:space="preserve">Delete </w:t>
            </w:r>
            <w:r w:rsidRPr="00F97E51">
              <w:rPr>
                <w:rFonts w:cstheme="minorHAnsi"/>
                <w:b/>
                <w:u w:val="single"/>
              </w:rPr>
              <w:t>a</w:t>
            </w:r>
            <w:r w:rsidR="00F97E51" w:rsidRPr="00F97E51">
              <w:rPr>
                <w:rFonts w:cstheme="minorHAnsi"/>
                <w:b/>
                <w:u w:val="single"/>
              </w:rPr>
              <w:t xml:space="preserve"> Container</w:t>
            </w:r>
          </w:p>
          <w:p w14:paraId="38CCA043" w14:textId="77777777" w:rsidR="002B07C9" w:rsidRDefault="002B07C9" w:rsidP="00865233">
            <w:pPr>
              <w:rPr>
                <w:rFonts w:cstheme="minorHAnsi"/>
                <w:b/>
                <w:u w:val="single"/>
              </w:rPr>
            </w:pPr>
          </w:p>
          <w:p w14:paraId="1D2D0814" w14:textId="60A4D7A3" w:rsidR="002B07C9" w:rsidRDefault="00F97E51" w:rsidP="00F97E51">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 xml:space="preserve">You </w:t>
            </w:r>
            <w:ins w:id="717" w:author="David Solomon" w:date="2018-02-02T08:46:00Z">
              <w:r w:rsidR="003947A0">
                <w:rPr>
                  <w:rFonts w:asciiTheme="minorHAnsi" w:hAnsiTheme="minorHAnsi" w:cstheme="minorHAnsi"/>
                  <w:sz w:val="24"/>
                  <w:szCs w:val="24"/>
                </w:rPr>
                <w:t xml:space="preserve">can </w:t>
              </w:r>
            </w:ins>
            <w:r>
              <w:rPr>
                <w:rFonts w:asciiTheme="minorHAnsi" w:hAnsiTheme="minorHAnsi" w:cstheme="minorHAnsi"/>
                <w:sz w:val="24"/>
                <w:szCs w:val="24"/>
              </w:rPr>
              <w:t xml:space="preserve">stop the container by typing </w:t>
            </w:r>
            <w:proofErr w:type="spellStart"/>
            <w:r>
              <w:rPr>
                <w:rFonts w:asciiTheme="minorHAnsi" w:hAnsiTheme="minorHAnsi" w:cstheme="minorHAnsi"/>
                <w:sz w:val="24"/>
                <w:szCs w:val="24"/>
              </w:rPr>
              <w:t>cntrl</w:t>
            </w:r>
            <w:proofErr w:type="spellEnd"/>
            <w:r>
              <w:rPr>
                <w:rFonts w:asciiTheme="minorHAnsi" w:hAnsiTheme="minorHAnsi" w:cstheme="minorHAnsi"/>
                <w:sz w:val="24"/>
                <w:szCs w:val="24"/>
              </w:rPr>
              <w:t>-c</w:t>
            </w:r>
          </w:p>
          <w:p w14:paraId="366A0B30" w14:textId="547C9BF0" w:rsidR="00F97E51" w:rsidRDefault="00F97E51" w:rsidP="00F97E51">
            <w:pPr>
              <w:pStyle w:val="ListParagraph"/>
              <w:ind w:left="823"/>
              <w:rPr>
                <w:rFonts w:asciiTheme="minorHAnsi" w:hAnsiTheme="minorHAnsi" w:cstheme="minorHAnsi"/>
                <w:sz w:val="24"/>
                <w:szCs w:val="24"/>
              </w:rPr>
            </w:pPr>
            <w:r>
              <w:rPr>
                <w:rFonts w:asciiTheme="minorHAnsi" w:hAnsiTheme="minorHAnsi" w:cstheme="minorHAnsi"/>
                <w:sz w:val="24"/>
                <w:szCs w:val="24"/>
              </w:rPr>
              <w:t>~$ &lt;</w:t>
            </w:r>
            <w:proofErr w:type="spellStart"/>
            <w:r>
              <w:rPr>
                <w:rFonts w:asciiTheme="minorHAnsi" w:hAnsiTheme="minorHAnsi" w:cstheme="minorHAnsi"/>
                <w:sz w:val="24"/>
                <w:szCs w:val="24"/>
              </w:rPr>
              <w:t>Cntrl</w:t>
            </w:r>
            <w:proofErr w:type="spellEnd"/>
            <w:r>
              <w:rPr>
                <w:rFonts w:asciiTheme="minorHAnsi" w:hAnsiTheme="minorHAnsi" w:cstheme="minorHAnsi"/>
                <w:sz w:val="24"/>
                <w:szCs w:val="24"/>
              </w:rPr>
              <w:t>-c&gt;</w:t>
            </w:r>
          </w:p>
          <w:p w14:paraId="4B77360E" w14:textId="77777777" w:rsidR="004B7126" w:rsidRPr="00F97E51" w:rsidRDefault="004B7126" w:rsidP="00F97E51">
            <w:pPr>
              <w:pStyle w:val="ListParagraph"/>
              <w:ind w:left="823"/>
              <w:rPr>
                <w:rFonts w:asciiTheme="minorHAnsi" w:hAnsiTheme="minorHAnsi" w:cstheme="minorHAnsi"/>
                <w:sz w:val="24"/>
                <w:szCs w:val="24"/>
              </w:rPr>
            </w:pPr>
          </w:p>
          <w:p w14:paraId="639BA3A8" w14:textId="1D0E6B39" w:rsidR="002B07C9" w:rsidRDefault="00F97E51" w:rsidP="00F97E51">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Verify that the container is no longer running:</w:t>
            </w:r>
          </w:p>
          <w:p w14:paraId="1672FDC4" w14:textId="1AC3D217" w:rsidR="00F97E51" w:rsidRDefault="00F97E51" w:rsidP="00F97E5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w:t>
            </w:r>
            <w:proofErr w:type="spellStart"/>
            <w:r>
              <w:rPr>
                <w:rFonts w:asciiTheme="minorHAnsi" w:hAnsiTheme="minorHAnsi" w:cstheme="minorHAnsi"/>
                <w:sz w:val="24"/>
                <w:szCs w:val="24"/>
              </w:rPr>
              <w:t>ps</w:t>
            </w:r>
            <w:proofErr w:type="spellEnd"/>
          </w:p>
          <w:p w14:paraId="655F6D5B" w14:textId="77777777" w:rsidR="004B7126" w:rsidRPr="00F97E51" w:rsidRDefault="004B7126" w:rsidP="00F97E51">
            <w:pPr>
              <w:pStyle w:val="ListParagraph"/>
              <w:ind w:left="823"/>
              <w:rPr>
                <w:rFonts w:asciiTheme="minorHAnsi" w:hAnsiTheme="minorHAnsi" w:cstheme="minorHAnsi"/>
                <w:sz w:val="24"/>
                <w:szCs w:val="24"/>
              </w:rPr>
            </w:pPr>
          </w:p>
          <w:p w14:paraId="625E9194" w14:textId="77777777" w:rsidR="00F97E51" w:rsidRDefault="00F97E51" w:rsidP="00F97E51">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Although the container is not running it still exists:</w:t>
            </w:r>
          </w:p>
          <w:p w14:paraId="2205DB21" w14:textId="6F7EBEC6" w:rsidR="00D762A2" w:rsidRDefault="00F97E51" w:rsidP="00D762A2">
            <w:pPr>
              <w:pStyle w:val="ListParagraph"/>
              <w:ind w:left="823"/>
              <w:rPr>
                <w:ins w:id="718" w:author="David Solomon" w:date="2018-02-02T11:58:00Z"/>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w:t>
            </w:r>
            <w:proofErr w:type="spellStart"/>
            <w:r>
              <w:rPr>
                <w:rFonts w:asciiTheme="minorHAnsi" w:hAnsiTheme="minorHAnsi" w:cstheme="minorHAnsi"/>
                <w:sz w:val="24"/>
                <w:szCs w:val="24"/>
              </w:rPr>
              <w:t>ps</w:t>
            </w:r>
            <w:proofErr w:type="spellEnd"/>
            <w:r>
              <w:rPr>
                <w:rFonts w:asciiTheme="minorHAnsi" w:hAnsiTheme="minorHAnsi" w:cstheme="minorHAnsi"/>
                <w:sz w:val="24"/>
                <w:szCs w:val="24"/>
              </w:rPr>
              <w:t xml:space="preserve"> -a</w:t>
            </w:r>
          </w:p>
          <w:p w14:paraId="6C69B5BA" w14:textId="77777777" w:rsidR="00DF27A8" w:rsidRPr="00D762A2" w:rsidRDefault="00DF27A8" w:rsidP="00D762A2">
            <w:pPr>
              <w:pStyle w:val="ListParagraph"/>
              <w:ind w:left="823"/>
              <w:rPr>
                <w:rFonts w:asciiTheme="minorHAnsi" w:hAnsiTheme="minorHAnsi" w:cstheme="minorHAnsi"/>
                <w:sz w:val="24"/>
                <w:szCs w:val="24"/>
              </w:rPr>
            </w:pPr>
          </w:p>
          <w:p w14:paraId="56052D87" w14:textId="7E0699C1" w:rsidR="00D762A2" w:rsidRDefault="00D762A2" w:rsidP="00D762A2">
            <w:pPr>
              <w:pStyle w:val="ListParagraph"/>
              <w:ind w:left="-99"/>
              <w:rPr>
                <w:ins w:id="719" w:author="David Solomon" w:date="2018-02-02T11:58:00Z"/>
                <w:rFonts w:asciiTheme="minorHAnsi" w:hAnsiTheme="minorHAnsi" w:cstheme="minorHAnsi"/>
                <w:sz w:val="24"/>
                <w:szCs w:val="24"/>
              </w:rPr>
            </w:pPr>
            <w:del w:id="720" w:author="David Solomon" w:date="2018-01-27T16:17:00Z">
              <w:r w:rsidDel="00C81D1E">
                <w:rPr>
                  <w:noProof/>
                </w:rPr>
                <w:drawing>
                  <wp:inline distT="0" distB="0" distL="0" distR="0" wp14:anchorId="3A4884B0" wp14:editId="4E590A5B">
                    <wp:extent cx="5943600" cy="59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1820"/>
                            </a:xfrm>
                            <a:prstGeom prst="rect">
                              <a:avLst/>
                            </a:prstGeom>
                          </pic:spPr>
                        </pic:pic>
                      </a:graphicData>
                    </a:graphic>
                  </wp:inline>
                </w:drawing>
              </w:r>
            </w:del>
            <w:ins w:id="721" w:author="David Solomon" w:date="2018-02-02T11:58:00Z">
              <w:r w:rsidR="00DF27A8" w:rsidRPr="00DF27A8">
                <w:rPr>
                  <w:rFonts w:asciiTheme="minorHAnsi" w:hAnsiTheme="minorHAnsi" w:cstheme="minorHAnsi"/>
                  <w:noProof/>
                  <w:sz w:val="24"/>
                  <w:szCs w:val="24"/>
                </w:rPr>
                <w:drawing>
                  <wp:inline distT="0" distB="0" distL="0" distR="0" wp14:anchorId="50129C04" wp14:editId="74F82A61">
                    <wp:extent cx="5943600" cy="2552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270"/>
                            </a:xfrm>
                            <a:prstGeom prst="rect">
                              <a:avLst/>
                            </a:prstGeom>
                          </pic:spPr>
                        </pic:pic>
                      </a:graphicData>
                    </a:graphic>
                  </wp:inline>
                </w:drawing>
              </w:r>
            </w:ins>
          </w:p>
          <w:p w14:paraId="5E458642" w14:textId="77777777" w:rsidR="00DF27A8" w:rsidRDefault="00DF27A8" w:rsidP="00D762A2">
            <w:pPr>
              <w:pStyle w:val="ListParagraph"/>
              <w:ind w:left="-99"/>
              <w:rPr>
                <w:rFonts w:asciiTheme="minorHAnsi" w:hAnsiTheme="minorHAnsi" w:cstheme="minorHAnsi"/>
                <w:sz w:val="24"/>
                <w:szCs w:val="24"/>
              </w:rPr>
            </w:pPr>
          </w:p>
          <w:p w14:paraId="25CD3D45" w14:textId="220387D7" w:rsidR="002B07C9" w:rsidRDefault="00F97E51" w:rsidP="0061398A">
            <w:pPr>
              <w:pStyle w:val="ListParagraph"/>
              <w:ind w:left="823"/>
              <w:rPr>
                <w:rFonts w:asciiTheme="minorHAnsi" w:hAnsiTheme="minorHAnsi" w:cstheme="minorHAnsi"/>
                <w:sz w:val="24"/>
                <w:szCs w:val="24"/>
              </w:rPr>
            </w:pPr>
            <w:r>
              <w:rPr>
                <w:rFonts w:asciiTheme="minorHAnsi" w:hAnsiTheme="minorHAnsi" w:cstheme="minorHAnsi"/>
                <w:sz w:val="24"/>
                <w:szCs w:val="24"/>
              </w:rPr>
              <w:t>-a, --all: Show all containers (default shows just running)</w:t>
            </w:r>
            <w:r w:rsidR="002B07C9" w:rsidRPr="00F97E51">
              <w:rPr>
                <w:rFonts w:asciiTheme="minorHAnsi" w:hAnsiTheme="minorHAnsi" w:cstheme="minorHAnsi"/>
                <w:sz w:val="24"/>
                <w:szCs w:val="24"/>
              </w:rPr>
              <w:t xml:space="preserve"> </w:t>
            </w:r>
          </w:p>
          <w:p w14:paraId="7C7EFF1F" w14:textId="77777777" w:rsidR="004B7126" w:rsidRDefault="004B7126" w:rsidP="0061398A">
            <w:pPr>
              <w:pStyle w:val="ListParagraph"/>
              <w:ind w:left="823"/>
              <w:rPr>
                <w:rFonts w:asciiTheme="minorHAnsi" w:hAnsiTheme="minorHAnsi" w:cstheme="minorHAnsi"/>
                <w:sz w:val="24"/>
                <w:szCs w:val="24"/>
              </w:rPr>
            </w:pPr>
          </w:p>
          <w:p w14:paraId="328F7EC2" w14:textId="12838787" w:rsidR="0061398A" w:rsidRDefault="0061398A" w:rsidP="0061398A">
            <w:pPr>
              <w:pStyle w:val="ListParagraph"/>
              <w:numPr>
                <w:ilvl w:val="0"/>
                <w:numId w:val="17"/>
              </w:numPr>
              <w:rPr>
                <w:rFonts w:asciiTheme="minorHAnsi" w:hAnsiTheme="minorHAnsi" w:cstheme="minorHAnsi"/>
                <w:sz w:val="24"/>
                <w:szCs w:val="24"/>
              </w:rPr>
            </w:pPr>
            <w:r>
              <w:rPr>
                <w:rFonts w:asciiTheme="minorHAnsi" w:hAnsiTheme="minorHAnsi" w:cstheme="minorHAnsi"/>
                <w:sz w:val="24"/>
                <w:szCs w:val="24"/>
              </w:rPr>
              <w:t>Remove the container:</w:t>
            </w:r>
          </w:p>
          <w:p w14:paraId="45FEA43B" w14:textId="23D07CCA" w:rsidR="0061398A" w:rsidRDefault="0061398A" w:rsidP="0061398A">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61398A">
              <w:rPr>
                <w:rFonts w:asciiTheme="minorHAnsi" w:hAnsiTheme="minorHAnsi" w:cstheme="minorHAnsi"/>
                <w:sz w:val="24"/>
                <w:szCs w:val="24"/>
              </w:rPr>
              <w:t>docker</w:t>
            </w:r>
            <w:proofErr w:type="spellEnd"/>
            <w:r w:rsidRPr="0061398A">
              <w:rPr>
                <w:rFonts w:asciiTheme="minorHAnsi" w:hAnsiTheme="minorHAnsi" w:cstheme="minorHAnsi"/>
                <w:sz w:val="24"/>
                <w:szCs w:val="24"/>
              </w:rPr>
              <w:t xml:space="preserve"> container </w:t>
            </w:r>
            <w:proofErr w:type="spellStart"/>
            <w:r w:rsidRPr="0061398A">
              <w:rPr>
                <w:rFonts w:asciiTheme="minorHAnsi" w:hAnsiTheme="minorHAnsi" w:cstheme="minorHAnsi"/>
                <w:sz w:val="24"/>
                <w:szCs w:val="24"/>
              </w:rPr>
              <w:t>rm</w:t>
            </w:r>
            <w:proofErr w:type="spellEnd"/>
            <w:r w:rsidRPr="0061398A">
              <w:rPr>
                <w:rFonts w:asciiTheme="minorHAnsi" w:hAnsiTheme="minorHAnsi" w:cstheme="minorHAnsi"/>
                <w:sz w:val="24"/>
                <w:szCs w:val="24"/>
              </w:rPr>
              <w:t xml:space="preserve"> </w:t>
            </w:r>
            <w:del w:id="722" w:author="David Solomon" w:date="2018-01-27T16:17:00Z">
              <w:r w:rsidRPr="0061398A" w:rsidDel="00C81D1E">
                <w:rPr>
                  <w:rFonts w:asciiTheme="minorHAnsi" w:hAnsiTheme="minorHAnsi" w:cstheme="minorHAnsi"/>
                  <w:sz w:val="24"/>
                  <w:szCs w:val="24"/>
                </w:rPr>
                <w:delText>webserver</w:delText>
              </w:r>
            </w:del>
            <w:ins w:id="723" w:author="David Solomon" w:date="2018-02-02T08:48:00Z">
              <w:r w:rsidR="005D002C" w:rsidRPr="00A81EC1">
                <w:rPr>
                  <w:rFonts w:cstheme="minorHAnsi"/>
                  <w:i/>
                </w:rPr>
                <w:t xml:space="preserve"> </w:t>
              </w:r>
            </w:ins>
            <w:ins w:id="724" w:author="David Solomon" w:date="2018-02-02T12:00:00Z">
              <w:r w:rsidR="00DF27A8">
                <w:rPr>
                  <w:rFonts w:cstheme="minorHAnsi"/>
                  <w:i/>
                </w:rPr>
                <w:t xml:space="preserve">&lt;your </w:t>
              </w:r>
            </w:ins>
            <w:ins w:id="725" w:author="David Solomon" w:date="2018-02-02T08:48:00Z">
              <w:r w:rsidR="005D002C" w:rsidRPr="00A81EC1">
                <w:rPr>
                  <w:rFonts w:cstheme="minorHAnsi"/>
                  <w:i/>
                </w:rPr>
                <w:t>user</w:t>
              </w:r>
            </w:ins>
            <w:ins w:id="726" w:author="David Solomon" w:date="2018-02-02T12:00:00Z">
              <w:r w:rsidR="00DF27A8">
                <w:rPr>
                  <w:rFonts w:cstheme="minorHAnsi"/>
                  <w:i/>
                </w:rPr>
                <w:t>name</w:t>
              </w:r>
            </w:ins>
            <w:ins w:id="727" w:author="David Solomon" w:date="2018-02-02T12:01:00Z">
              <w:r w:rsidR="00DF27A8">
                <w:rPr>
                  <w:rFonts w:cstheme="minorHAnsi"/>
                  <w:i/>
                </w:rPr>
                <w:t>&gt;</w:t>
              </w:r>
            </w:ins>
            <w:ins w:id="728" w:author="David Solomon" w:date="2018-02-02T12:00:00Z">
              <w:r w:rsidR="00DF27A8">
                <w:rPr>
                  <w:rFonts w:cstheme="minorHAnsi"/>
                  <w:i/>
                </w:rPr>
                <w:t>_</w:t>
              </w:r>
            </w:ins>
            <w:ins w:id="729" w:author="David Solomon" w:date="2018-02-02T08:48:00Z">
              <w:r w:rsidR="005D002C">
                <w:rPr>
                  <w:rFonts w:cstheme="minorHAnsi"/>
                  <w:i/>
                </w:rPr>
                <w:t>container</w:t>
              </w:r>
            </w:ins>
          </w:p>
          <w:p w14:paraId="52E4C346" w14:textId="77777777" w:rsidR="00654677" w:rsidRDefault="00654677" w:rsidP="0061398A">
            <w:pPr>
              <w:pStyle w:val="ListParagraph"/>
              <w:ind w:left="823"/>
              <w:rPr>
                <w:rFonts w:asciiTheme="minorHAnsi" w:hAnsiTheme="minorHAnsi" w:cstheme="minorHAnsi"/>
                <w:sz w:val="24"/>
                <w:szCs w:val="24"/>
              </w:rPr>
            </w:pPr>
          </w:p>
          <w:p w14:paraId="39DC9094" w14:textId="7395BF9C" w:rsidR="0061398A" w:rsidRPr="00F97E51" w:rsidRDefault="0061398A" w:rsidP="0061398A">
            <w:pPr>
              <w:pStyle w:val="ListParagraph"/>
              <w:ind w:left="823"/>
              <w:rPr>
                <w:rFonts w:asciiTheme="minorHAnsi" w:hAnsiTheme="minorHAnsi" w:cstheme="minorHAnsi"/>
                <w:sz w:val="24"/>
                <w:szCs w:val="24"/>
              </w:rPr>
            </w:pPr>
            <w:r>
              <w:rPr>
                <w:rFonts w:asciiTheme="minorHAnsi" w:hAnsiTheme="minorHAnsi" w:cstheme="minorHAnsi"/>
                <w:sz w:val="24"/>
                <w:szCs w:val="24"/>
              </w:rPr>
              <w:t>Containers can be removed either by their name or container id</w:t>
            </w:r>
          </w:p>
          <w:p w14:paraId="58BC8B0B" w14:textId="7B15CD6C" w:rsidR="0061398A" w:rsidRPr="0061398A" w:rsidRDefault="0061398A" w:rsidP="0061398A">
            <w:pPr>
              <w:pStyle w:val="ListParagraph"/>
              <w:ind w:left="823"/>
              <w:rPr>
                <w:rFonts w:asciiTheme="minorHAnsi" w:hAnsiTheme="minorHAnsi" w:cstheme="minorHAnsi"/>
                <w:sz w:val="24"/>
                <w:szCs w:val="24"/>
              </w:rPr>
            </w:pPr>
          </w:p>
        </w:tc>
      </w:tr>
      <w:tr w:rsidR="002B07C9" w:rsidRPr="00A31355" w14:paraId="57067C92" w14:textId="77777777" w:rsidTr="004A6E79">
        <w:trPr>
          <w:trHeight w:val="20"/>
        </w:trPr>
        <w:tc>
          <w:tcPr>
            <w:tcW w:w="379" w:type="pct"/>
          </w:tcPr>
          <w:p w14:paraId="292432BA" w14:textId="702C928D" w:rsidR="002B07C9" w:rsidRPr="00A31355" w:rsidRDefault="00891E8D" w:rsidP="00865233">
            <w:pPr>
              <w:jc w:val="center"/>
              <w:rPr>
                <w:rFonts w:cstheme="minorHAnsi"/>
              </w:rPr>
            </w:pPr>
            <w:ins w:id="730" w:author="David Solomon" w:date="2018-02-02T17:27:00Z">
              <w:r>
                <w:rPr>
                  <w:rFonts w:cstheme="minorHAnsi"/>
                </w:rPr>
                <w:t>4</w:t>
              </w:r>
            </w:ins>
            <w:del w:id="731" w:author="David Solomon" w:date="2018-02-02T17:27:00Z">
              <w:r w:rsidR="002B07C9" w:rsidRPr="00A31355" w:rsidDel="00891E8D">
                <w:rPr>
                  <w:rFonts w:cstheme="minorHAnsi"/>
                </w:rPr>
                <w:delText>3</w:delText>
              </w:r>
            </w:del>
          </w:p>
        </w:tc>
        <w:tc>
          <w:tcPr>
            <w:tcW w:w="4621" w:type="pct"/>
          </w:tcPr>
          <w:p w14:paraId="6CBAD8C4" w14:textId="3265343E" w:rsidR="002B07C9" w:rsidDel="00B26C56" w:rsidRDefault="004F2A5D" w:rsidP="00865233">
            <w:pPr>
              <w:rPr>
                <w:del w:id="732" w:author="David Solomon" w:date="2018-02-02T12:05:00Z"/>
                <w:rFonts w:cstheme="minorHAnsi"/>
                <w:b/>
                <w:u w:val="single"/>
              </w:rPr>
            </w:pPr>
            <w:r w:rsidRPr="004F2A5D">
              <w:rPr>
                <w:rFonts w:cstheme="minorHAnsi"/>
                <w:b/>
                <w:u w:val="single"/>
              </w:rPr>
              <w:t>Inspect a Running Container</w:t>
            </w:r>
          </w:p>
          <w:p w14:paraId="571AD72E" w14:textId="77777777" w:rsidR="002B07C9" w:rsidRDefault="002B07C9" w:rsidP="00865233">
            <w:pPr>
              <w:rPr>
                <w:rFonts w:cstheme="minorHAnsi"/>
                <w:b/>
                <w:u w:val="single"/>
              </w:rPr>
            </w:pPr>
          </w:p>
          <w:p w14:paraId="725E8052" w14:textId="4819BCFE" w:rsidR="00654677" w:rsidRPr="00654677" w:rsidRDefault="00654677" w:rsidP="00654677">
            <w:pPr>
              <w:pStyle w:val="ListParagraph"/>
              <w:numPr>
                <w:ilvl w:val="0"/>
                <w:numId w:val="18"/>
              </w:numPr>
              <w:rPr>
                <w:rFonts w:asciiTheme="minorHAnsi" w:hAnsiTheme="minorHAnsi" w:cstheme="minorHAnsi"/>
                <w:sz w:val="24"/>
                <w:szCs w:val="24"/>
              </w:rPr>
            </w:pPr>
            <w:r w:rsidRPr="00654677">
              <w:rPr>
                <w:rFonts w:asciiTheme="minorHAnsi" w:hAnsiTheme="minorHAnsi" w:cstheme="minorHAnsi"/>
                <w:sz w:val="24"/>
                <w:szCs w:val="24"/>
              </w:rPr>
              <w:t xml:space="preserve">Run </w:t>
            </w:r>
            <w:ins w:id="733" w:author="David Solomon" w:date="2018-01-27T16:18:00Z">
              <w:r w:rsidR="00C81D1E">
                <w:rPr>
                  <w:rFonts w:asciiTheme="minorHAnsi" w:hAnsiTheme="minorHAnsi" w:cstheme="minorHAnsi"/>
                  <w:sz w:val="24"/>
                  <w:szCs w:val="24"/>
                </w:rPr>
                <w:t xml:space="preserve">a new </w:t>
              </w:r>
            </w:ins>
            <w:del w:id="734" w:author="David Solomon" w:date="2018-01-27T16:18:00Z">
              <w:r w:rsidRPr="00654677" w:rsidDel="00C81D1E">
                <w:rPr>
                  <w:rFonts w:asciiTheme="minorHAnsi" w:hAnsiTheme="minorHAnsi" w:cstheme="minorHAnsi"/>
                  <w:sz w:val="24"/>
                  <w:szCs w:val="24"/>
                </w:rPr>
                <w:delText xml:space="preserve">a new </w:delText>
              </w:r>
            </w:del>
            <w:r w:rsidRPr="00654677">
              <w:rPr>
                <w:rFonts w:asciiTheme="minorHAnsi" w:hAnsiTheme="minorHAnsi" w:cstheme="minorHAnsi"/>
                <w:sz w:val="24"/>
                <w:szCs w:val="24"/>
              </w:rPr>
              <w:t>Docker container</w:t>
            </w:r>
            <w:ins w:id="735" w:author="David Solomon" w:date="2018-01-27T16:18:00Z">
              <w:r w:rsidR="00C81D1E">
                <w:rPr>
                  <w:rFonts w:asciiTheme="minorHAnsi" w:hAnsiTheme="minorHAnsi" w:cstheme="minorHAnsi"/>
                  <w:sz w:val="24"/>
                  <w:szCs w:val="24"/>
                </w:rPr>
                <w:t xml:space="preserve"> for the game</w:t>
              </w:r>
            </w:ins>
            <w:r w:rsidRPr="00654677">
              <w:rPr>
                <w:rFonts w:asciiTheme="minorHAnsi" w:hAnsiTheme="minorHAnsi" w:cstheme="minorHAnsi"/>
                <w:sz w:val="24"/>
                <w:szCs w:val="24"/>
              </w:rPr>
              <w:t>:</w:t>
            </w:r>
          </w:p>
          <w:p w14:paraId="3BBDE2D7" w14:textId="496D656D" w:rsidR="002B07C9" w:rsidRDefault="00654677" w:rsidP="00654677">
            <w:pPr>
              <w:pStyle w:val="ListParagraph"/>
              <w:ind w:left="823"/>
              <w:rPr>
                <w:rFonts w:asciiTheme="minorHAnsi" w:hAnsiTheme="minorHAnsi" w:cstheme="minorHAnsi"/>
                <w:sz w:val="24"/>
                <w:szCs w:val="24"/>
              </w:rPr>
            </w:pPr>
            <w:r w:rsidRPr="00654677">
              <w:rPr>
                <w:rFonts w:asciiTheme="minorHAnsi" w:hAnsiTheme="minorHAnsi" w:cstheme="minorHAnsi"/>
                <w:sz w:val="24"/>
                <w:szCs w:val="24"/>
              </w:rPr>
              <w:t xml:space="preserve">~$ </w:t>
            </w:r>
            <w:proofErr w:type="spellStart"/>
            <w:r w:rsidRPr="00654677">
              <w:rPr>
                <w:rFonts w:asciiTheme="minorHAnsi" w:hAnsiTheme="minorHAnsi" w:cstheme="minorHAnsi"/>
                <w:sz w:val="24"/>
                <w:szCs w:val="24"/>
              </w:rPr>
              <w:t>docker</w:t>
            </w:r>
            <w:proofErr w:type="spellEnd"/>
            <w:r w:rsidRPr="00654677">
              <w:rPr>
                <w:rFonts w:asciiTheme="minorHAnsi" w:hAnsiTheme="minorHAnsi" w:cstheme="minorHAnsi"/>
                <w:sz w:val="24"/>
                <w:szCs w:val="24"/>
              </w:rPr>
              <w:t xml:space="preserve"> run </w:t>
            </w:r>
            <w:r>
              <w:rPr>
                <w:rFonts w:asciiTheme="minorHAnsi" w:hAnsiTheme="minorHAnsi" w:cstheme="minorHAnsi"/>
                <w:sz w:val="24"/>
                <w:szCs w:val="24"/>
              </w:rPr>
              <w:t>--</w:t>
            </w:r>
            <w:r w:rsidRPr="00654677">
              <w:rPr>
                <w:rFonts w:asciiTheme="minorHAnsi" w:hAnsiTheme="minorHAnsi" w:cstheme="minorHAnsi"/>
                <w:sz w:val="24"/>
                <w:szCs w:val="24"/>
              </w:rPr>
              <w:t xml:space="preserve">publish </w:t>
            </w:r>
            <w:del w:id="736" w:author="David Solomon" w:date="2018-02-02T12:00:00Z">
              <w:r w:rsidRPr="00654677" w:rsidDel="00DF27A8">
                <w:rPr>
                  <w:rFonts w:asciiTheme="minorHAnsi" w:hAnsiTheme="minorHAnsi" w:cstheme="minorHAnsi"/>
                  <w:sz w:val="24"/>
                  <w:szCs w:val="24"/>
                </w:rPr>
                <w:delText>80</w:delText>
              </w:r>
            </w:del>
            <w:ins w:id="737" w:author="David Solomon" w:date="2018-02-02T12:00:00Z">
              <w:r w:rsidR="00DF27A8">
                <w:rPr>
                  <w:rFonts w:asciiTheme="minorHAnsi" w:hAnsiTheme="minorHAnsi" w:cstheme="minorHAnsi"/>
                  <w:sz w:val="24"/>
                  <w:szCs w:val="24"/>
                </w:rPr>
                <w:t>&lt;your port&gt;</w:t>
              </w:r>
            </w:ins>
            <w:r w:rsidRPr="00654677">
              <w:rPr>
                <w:rFonts w:asciiTheme="minorHAnsi" w:hAnsiTheme="minorHAnsi" w:cstheme="minorHAnsi"/>
                <w:sz w:val="24"/>
                <w:szCs w:val="24"/>
              </w:rPr>
              <w:t xml:space="preserve">:80 </w:t>
            </w:r>
            <w:r>
              <w:rPr>
                <w:rFonts w:asciiTheme="minorHAnsi" w:hAnsiTheme="minorHAnsi" w:cstheme="minorHAnsi"/>
                <w:sz w:val="24"/>
                <w:szCs w:val="24"/>
              </w:rPr>
              <w:t>--</w:t>
            </w:r>
            <w:r w:rsidRPr="00654677">
              <w:rPr>
                <w:rFonts w:asciiTheme="minorHAnsi" w:hAnsiTheme="minorHAnsi" w:cstheme="minorHAnsi"/>
                <w:sz w:val="24"/>
                <w:szCs w:val="24"/>
              </w:rPr>
              <w:t xml:space="preserve">detach </w:t>
            </w:r>
            <w:r>
              <w:rPr>
                <w:rFonts w:asciiTheme="minorHAnsi" w:hAnsiTheme="minorHAnsi" w:cstheme="minorHAnsi"/>
                <w:sz w:val="24"/>
                <w:szCs w:val="24"/>
              </w:rPr>
              <w:t>--</w:t>
            </w:r>
            <w:r w:rsidRPr="00654677">
              <w:rPr>
                <w:rFonts w:asciiTheme="minorHAnsi" w:hAnsiTheme="minorHAnsi" w:cstheme="minorHAnsi"/>
                <w:sz w:val="24"/>
                <w:szCs w:val="24"/>
              </w:rPr>
              <w:t xml:space="preserve">name </w:t>
            </w:r>
            <w:del w:id="738" w:author="David Solomon" w:date="2018-01-27T16:18:00Z">
              <w:r w:rsidRPr="00654677" w:rsidDel="00C81D1E">
                <w:rPr>
                  <w:rFonts w:asciiTheme="minorHAnsi" w:hAnsiTheme="minorHAnsi" w:cstheme="minorHAnsi"/>
                  <w:sz w:val="24"/>
                  <w:szCs w:val="24"/>
                </w:rPr>
                <w:delText xml:space="preserve">webserver </w:delText>
              </w:r>
            </w:del>
            <w:ins w:id="739" w:author="David Solomon" w:date="2018-01-27T16:18:00Z">
              <w:r w:rsidR="00C81D1E" w:rsidRPr="00654677">
                <w:rPr>
                  <w:rFonts w:asciiTheme="minorHAnsi" w:hAnsiTheme="minorHAnsi" w:cstheme="minorHAnsi"/>
                  <w:sz w:val="24"/>
                  <w:szCs w:val="24"/>
                </w:rPr>
                <w:t xml:space="preserve"> </w:t>
              </w:r>
            </w:ins>
            <w:ins w:id="740" w:author="David Solomon" w:date="2018-02-02T12:01:00Z">
              <w:r w:rsidR="00DF27A8">
                <w:rPr>
                  <w:rFonts w:asciiTheme="minorHAnsi" w:hAnsiTheme="minorHAnsi" w:cstheme="minorHAnsi"/>
                  <w:sz w:val="24"/>
                  <w:szCs w:val="24"/>
                </w:rPr>
                <w:t xml:space="preserve">&lt;your username&gt;_container </w:t>
              </w:r>
            </w:ins>
            <w:del w:id="741" w:author="David Solomon" w:date="2018-01-27T16:18:00Z">
              <w:r w:rsidRPr="00654677" w:rsidDel="00C81D1E">
                <w:rPr>
                  <w:rFonts w:asciiTheme="minorHAnsi" w:hAnsiTheme="minorHAnsi" w:cstheme="minorHAnsi"/>
                  <w:sz w:val="24"/>
                  <w:szCs w:val="24"/>
                </w:rPr>
                <w:delText>nginx</w:delText>
              </w:r>
            </w:del>
            <w:ins w:id="742" w:author="David Solomon" w:date="2018-02-02T12:05:00Z">
              <w:r w:rsidR="00B26C56">
                <w:rPr>
                  <w:rFonts w:asciiTheme="minorHAnsi" w:hAnsiTheme="minorHAnsi" w:cstheme="minorHAnsi"/>
                  <w:sz w:val="24"/>
                  <w:szCs w:val="24"/>
                </w:rPr>
                <w:t>&lt;your username&gt;_image</w:t>
              </w:r>
            </w:ins>
          </w:p>
          <w:p w14:paraId="30C81E6C" w14:textId="250F71CD" w:rsidR="004B7126" w:rsidRDefault="004B7126" w:rsidP="00654677">
            <w:pPr>
              <w:pStyle w:val="ListParagraph"/>
              <w:ind w:left="823"/>
              <w:rPr>
                <w:rFonts w:asciiTheme="minorHAnsi" w:hAnsiTheme="minorHAnsi" w:cstheme="minorHAnsi"/>
                <w:sz w:val="24"/>
                <w:szCs w:val="24"/>
              </w:rPr>
            </w:pPr>
          </w:p>
          <w:p w14:paraId="5C8D8D1A" w14:textId="2C3D1392" w:rsidR="004B7126" w:rsidRDefault="004B7126" w:rsidP="00654677">
            <w:pPr>
              <w:pStyle w:val="ListParagraph"/>
              <w:ind w:left="823"/>
              <w:rPr>
                <w:rFonts w:asciiTheme="minorHAnsi" w:hAnsiTheme="minorHAnsi" w:cstheme="minorHAnsi"/>
                <w:sz w:val="24"/>
                <w:szCs w:val="24"/>
              </w:rPr>
            </w:pPr>
            <w:r>
              <w:rPr>
                <w:rFonts w:asciiTheme="minorHAnsi" w:hAnsiTheme="minorHAnsi" w:cstheme="minorHAnsi"/>
                <w:sz w:val="24"/>
                <w:szCs w:val="24"/>
              </w:rPr>
              <w:t>You should be brought back to the terminal prompt</w:t>
            </w:r>
            <w:ins w:id="743" w:author="David Solomon" w:date="2018-01-27T16:18:00Z">
              <w:r w:rsidR="00C81D1E">
                <w:rPr>
                  <w:rFonts w:asciiTheme="minorHAnsi" w:hAnsiTheme="minorHAnsi" w:cstheme="minorHAnsi"/>
                  <w:sz w:val="24"/>
                  <w:szCs w:val="24"/>
                </w:rPr>
                <w:t xml:space="preserve"> (the </w:t>
              </w:r>
            </w:ins>
            <w:ins w:id="744" w:author="David Solomon" w:date="2018-01-27T16:19:00Z">
              <w:r w:rsidR="00C81D1E">
                <w:rPr>
                  <w:rFonts w:asciiTheme="minorHAnsi" w:hAnsiTheme="minorHAnsi" w:cstheme="minorHAnsi"/>
                  <w:sz w:val="24"/>
                  <w:szCs w:val="24"/>
                </w:rPr>
                <w:t xml:space="preserve">“detach” option runs the container </w:t>
              </w:r>
            </w:ins>
            <w:ins w:id="745" w:author="David Solomon" w:date="2018-01-27T16:20:00Z">
              <w:r w:rsidR="00C81D1E">
                <w:rPr>
                  <w:rFonts w:asciiTheme="minorHAnsi" w:hAnsiTheme="minorHAnsi" w:cstheme="minorHAnsi"/>
                  <w:sz w:val="24"/>
                  <w:szCs w:val="24"/>
                </w:rPr>
                <w:t>as a background process</w:t>
              </w:r>
            </w:ins>
            <w:ins w:id="746" w:author="David Solomon" w:date="2018-01-27T16:19:00Z">
              <w:r w:rsidR="00C81D1E">
                <w:rPr>
                  <w:rFonts w:asciiTheme="minorHAnsi" w:hAnsiTheme="minorHAnsi" w:cstheme="minorHAnsi"/>
                  <w:sz w:val="24"/>
                  <w:szCs w:val="24"/>
                </w:rPr>
                <w:t>)</w:t>
              </w:r>
            </w:ins>
            <w:del w:id="747" w:author="David Solomon" w:date="2018-01-27T16:18:00Z">
              <w:r w:rsidDel="00C81D1E">
                <w:rPr>
                  <w:rFonts w:asciiTheme="minorHAnsi" w:hAnsiTheme="minorHAnsi" w:cstheme="minorHAnsi"/>
                  <w:sz w:val="24"/>
                  <w:szCs w:val="24"/>
                </w:rPr>
                <w:delText>.</w:delText>
              </w:r>
            </w:del>
          </w:p>
          <w:p w14:paraId="3A47F0B9" w14:textId="306D2234" w:rsidR="004B7126" w:rsidRPr="004B7126" w:rsidDel="0002321E" w:rsidRDefault="004B7126" w:rsidP="004B7126">
            <w:pPr>
              <w:rPr>
                <w:del w:id="748" w:author="David Solomon" w:date="2018-01-29T13:20:00Z"/>
                <w:rFonts w:cstheme="minorHAnsi"/>
              </w:rPr>
            </w:pPr>
          </w:p>
          <w:p w14:paraId="188892DF" w14:textId="77777777" w:rsidR="00654677" w:rsidRPr="004B7126" w:rsidRDefault="00654677" w:rsidP="004B7126">
            <w:pPr>
              <w:rPr>
                <w:rFonts w:cstheme="minorHAnsi"/>
              </w:rPr>
            </w:pPr>
          </w:p>
          <w:p w14:paraId="78E71DA7" w14:textId="21C1C84B" w:rsidR="00654677" w:rsidRDefault="004B7126" w:rsidP="00654677">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Open a browser and navigate to “</w:t>
            </w:r>
            <w:ins w:id="749" w:author="David Solomon" w:date="2018-02-02T12:02:00Z">
              <w:r w:rsidR="00DF27A8" w:rsidRPr="00A81EC1">
                <w:rPr>
                  <w:rFonts w:asciiTheme="minorHAnsi" w:hAnsiTheme="minorHAnsi" w:cstheme="minorHAnsi"/>
                  <w:color w:val="000000"/>
                  <w:sz w:val="24"/>
                  <w:szCs w:val="24"/>
                </w:rPr>
                <w:t>169.46.99.30</w:t>
              </w:r>
              <w:r w:rsidR="00DF27A8">
                <w:rPr>
                  <w:rFonts w:asciiTheme="minorHAnsi" w:hAnsiTheme="minorHAnsi" w:cstheme="minorHAnsi"/>
                  <w:sz w:val="24"/>
                  <w:szCs w:val="24"/>
                </w:rPr>
                <w:t>:&lt;your port&gt;</w:t>
              </w:r>
            </w:ins>
            <w:del w:id="750" w:author="David Solomon" w:date="2018-02-02T12:02:00Z">
              <w:r w:rsidDel="00DF27A8">
                <w:rPr>
                  <w:rFonts w:asciiTheme="minorHAnsi" w:hAnsiTheme="minorHAnsi" w:cstheme="minorHAnsi"/>
                  <w:sz w:val="24"/>
                  <w:szCs w:val="24"/>
                </w:rPr>
                <w:delText>localhost</w:delText>
              </w:r>
            </w:del>
            <w:r>
              <w:rPr>
                <w:rFonts w:asciiTheme="minorHAnsi" w:hAnsiTheme="minorHAnsi" w:cstheme="minorHAnsi"/>
                <w:sz w:val="24"/>
                <w:szCs w:val="24"/>
              </w:rPr>
              <w:t>”. You should be prompted with</w:t>
            </w:r>
            <w:ins w:id="751" w:author="David Solomon" w:date="2018-01-27T16:19:00Z">
              <w:r w:rsidR="00C81D1E">
                <w:rPr>
                  <w:rFonts w:asciiTheme="minorHAnsi" w:hAnsiTheme="minorHAnsi" w:cstheme="minorHAnsi"/>
                  <w:sz w:val="24"/>
                  <w:szCs w:val="24"/>
                </w:rPr>
                <w:t xml:space="preserve"> the game again.</w:t>
              </w:r>
            </w:ins>
            <w:del w:id="752" w:author="David Solomon" w:date="2018-01-27T16:19:00Z">
              <w:r w:rsidDel="00C81D1E">
                <w:rPr>
                  <w:rFonts w:asciiTheme="minorHAnsi" w:hAnsiTheme="minorHAnsi" w:cstheme="minorHAnsi"/>
                  <w:sz w:val="24"/>
                  <w:szCs w:val="24"/>
                </w:rPr>
                <w:delText xml:space="preserve"> “Welcome to nginx!”</w:delText>
              </w:r>
            </w:del>
          </w:p>
          <w:p w14:paraId="7E58D23B" w14:textId="77777777" w:rsidR="004B7126" w:rsidDel="00DF27A8" w:rsidRDefault="004B7126" w:rsidP="004B7126">
            <w:pPr>
              <w:pStyle w:val="ListParagraph"/>
              <w:ind w:left="823"/>
              <w:rPr>
                <w:del w:id="753" w:author="David Solomon" w:date="2018-02-02T12:02:00Z"/>
                <w:rFonts w:asciiTheme="minorHAnsi" w:hAnsiTheme="minorHAnsi" w:cstheme="minorHAnsi"/>
                <w:sz w:val="24"/>
                <w:szCs w:val="24"/>
              </w:rPr>
            </w:pPr>
          </w:p>
          <w:p w14:paraId="7715FF61" w14:textId="18AAEDE2" w:rsidR="004B7126" w:rsidDel="0002321E" w:rsidRDefault="004B7126" w:rsidP="004B7126">
            <w:pPr>
              <w:pStyle w:val="ListParagraph"/>
              <w:numPr>
                <w:ilvl w:val="0"/>
                <w:numId w:val="18"/>
              </w:numPr>
              <w:rPr>
                <w:del w:id="754" w:author="David Solomon" w:date="2018-01-29T13:21:00Z"/>
                <w:rFonts w:asciiTheme="minorHAnsi" w:hAnsiTheme="minorHAnsi" w:cstheme="minorHAnsi"/>
                <w:sz w:val="24"/>
                <w:szCs w:val="24"/>
              </w:rPr>
            </w:pPr>
            <w:del w:id="755" w:author="David Solomon" w:date="2018-01-29T13:21:00Z">
              <w:r w:rsidDel="0002321E">
                <w:rPr>
                  <w:rFonts w:asciiTheme="minorHAnsi" w:hAnsiTheme="minorHAnsi" w:cstheme="minorHAnsi"/>
                  <w:sz w:val="24"/>
                  <w:szCs w:val="24"/>
                </w:rPr>
                <w:delText>Inspect the log file for the running container “</w:delText>
              </w:r>
            </w:del>
            <w:del w:id="756" w:author="David Solomon" w:date="2018-01-27T16:19:00Z">
              <w:r w:rsidDel="00C81D1E">
                <w:rPr>
                  <w:rFonts w:asciiTheme="minorHAnsi" w:hAnsiTheme="minorHAnsi" w:cstheme="minorHAnsi"/>
                  <w:sz w:val="24"/>
                  <w:szCs w:val="24"/>
                </w:rPr>
                <w:delText>webserver</w:delText>
              </w:r>
            </w:del>
            <w:del w:id="757" w:author="David Solomon" w:date="2018-01-29T13:21:00Z">
              <w:r w:rsidDel="0002321E">
                <w:rPr>
                  <w:rFonts w:asciiTheme="minorHAnsi" w:hAnsiTheme="minorHAnsi" w:cstheme="minorHAnsi"/>
                  <w:sz w:val="24"/>
                  <w:szCs w:val="24"/>
                </w:rPr>
                <w:delText>”:</w:delText>
              </w:r>
            </w:del>
          </w:p>
          <w:p w14:paraId="7BA8DEB2" w14:textId="1C4EEDAE" w:rsidR="004B7126" w:rsidDel="0002321E" w:rsidRDefault="004B7126" w:rsidP="004B7126">
            <w:pPr>
              <w:pStyle w:val="ListParagraph"/>
              <w:ind w:left="823"/>
              <w:rPr>
                <w:del w:id="758" w:author="David Solomon" w:date="2018-01-29T13:21:00Z"/>
                <w:rFonts w:asciiTheme="minorHAnsi" w:hAnsiTheme="minorHAnsi" w:cstheme="minorHAnsi"/>
                <w:sz w:val="24"/>
                <w:szCs w:val="24"/>
              </w:rPr>
            </w:pPr>
            <w:del w:id="759" w:author="David Solomon" w:date="2018-01-29T13:21:00Z">
              <w:r w:rsidDel="0002321E">
                <w:rPr>
                  <w:rFonts w:asciiTheme="minorHAnsi" w:hAnsiTheme="minorHAnsi" w:cstheme="minorHAnsi"/>
                  <w:sz w:val="24"/>
                  <w:szCs w:val="24"/>
                </w:rPr>
                <w:delText xml:space="preserve">~$ docker container logs </w:delText>
              </w:r>
            </w:del>
            <w:del w:id="760" w:author="David Solomon" w:date="2018-01-27T16:19:00Z">
              <w:r w:rsidDel="00C81D1E">
                <w:rPr>
                  <w:rFonts w:asciiTheme="minorHAnsi" w:hAnsiTheme="minorHAnsi" w:cstheme="minorHAnsi"/>
                  <w:sz w:val="24"/>
                  <w:szCs w:val="24"/>
                </w:rPr>
                <w:delText>webserver</w:delText>
              </w:r>
            </w:del>
          </w:p>
          <w:p w14:paraId="2859FC9E" w14:textId="1B00FD49" w:rsidR="004B7126" w:rsidDel="0002321E" w:rsidRDefault="004B7126" w:rsidP="004B7126">
            <w:pPr>
              <w:pStyle w:val="ListParagraph"/>
              <w:ind w:left="823"/>
              <w:rPr>
                <w:del w:id="761" w:author="David Solomon" w:date="2018-01-29T13:21:00Z"/>
                <w:rFonts w:asciiTheme="minorHAnsi" w:hAnsiTheme="minorHAnsi" w:cstheme="minorHAnsi"/>
                <w:sz w:val="24"/>
                <w:szCs w:val="24"/>
              </w:rPr>
            </w:pPr>
          </w:p>
          <w:p w14:paraId="55D3C371" w14:textId="299E80E0" w:rsidR="004B7126" w:rsidDel="0002321E" w:rsidRDefault="004B7126" w:rsidP="004B7126">
            <w:pPr>
              <w:pStyle w:val="ListParagraph"/>
              <w:ind w:left="823"/>
              <w:rPr>
                <w:del w:id="762" w:author="David Solomon" w:date="2018-01-29T13:21:00Z"/>
                <w:rFonts w:asciiTheme="minorHAnsi" w:hAnsiTheme="minorHAnsi" w:cstheme="minorHAnsi"/>
                <w:sz w:val="24"/>
                <w:szCs w:val="24"/>
              </w:rPr>
            </w:pPr>
            <w:del w:id="763" w:author="David Solomon" w:date="2018-01-29T13:21:00Z">
              <w:r w:rsidDel="0002321E">
                <w:rPr>
                  <w:rFonts w:asciiTheme="minorHAnsi" w:hAnsiTheme="minorHAnsi" w:cstheme="minorHAnsi"/>
                  <w:sz w:val="24"/>
                  <w:szCs w:val="24"/>
                </w:rPr>
                <w:delText>Click refresh on the browser then re-run the “docker logs …” command.</w:delText>
              </w:r>
            </w:del>
          </w:p>
          <w:p w14:paraId="0E7B0D77" w14:textId="40C2DA21" w:rsidR="004B7126" w:rsidDel="0002321E" w:rsidRDefault="004B7126" w:rsidP="004B7126">
            <w:pPr>
              <w:pStyle w:val="ListParagraph"/>
              <w:ind w:left="823"/>
              <w:rPr>
                <w:del w:id="764" w:author="David Solomon" w:date="2018-01-29T13:21:00Z"/>
                <w:rFonts w:asciiTheme="minorHAnsi" w:hAnsiTheme="minorHAnsi" w:cstheme="minorHAnsi"/>
                <w:sz w:val="24"/>
                <w:szCs w:val="24"/>
              </w:rPr>
            </w:pPr>
            <w:del w:id="765" w:author="David Solomon" w:date="2018-01-29T13:21:00Z">
              <w:r w:rsidDel="0002321E">
                <w:rPr>
                  <w:rFonts w:asciiTheme="minorHAnsi" w:hAnsiTheme="minorHAnsi" w:cstheme="minorHAnsi"/>
                  <w:sz w:val="24"/>
                  <w:szCs w:val="24"/>
                </w:rPr>
                <w:delText>Notice that there is a new log entry for the event.</w:delText>
              </w:r>
            </w:del>
          </w:p>
          <w:p w14:paraId="3B167316" w14:textId="77777777" w:rsidR="004B7126" w:rsidRPr="0056177E" w:rsidRDefault="004B7126">
            <w:pPr>
              <w:rPr>
                <w:rFonts w:cstheme="minorHAnsi"/>
              </w:rPr>
              <w:pPrChange w:id="766" w:author="David Solomon" w:date="2018-01-29T13:21:00Z">
                <w:pPr>
                  <w:pStyle w:val="ListParagraph"/>
                  <w:ind w:left="823"/>
                </w:pPr>
              </w:pPrChange>
            </w:pPr>
          </w:p>
          <w:p w14:paraId="5171286D" w14:textId="1AB5D487" w:rsidR="004B7126" w:rsidDel="0002321E" w:rsidRDefault="0002321E" w:rsidP="004B7126">
            <w:pPr>
              <w:pStyle w:val="ListParagraph"/>
              <w:numPr>
                <w:ilvl w:val="0"/>
                <w:numId w:val="18"/>
              </w:numPr>
              <w:rPr>
                <w:del w:id="767" w:author="David Solomon" w:date="2018-01-29T13:15:00Z"/>
                <w:rFonts w:asciiTheme="minorHAnsi" w:hAnsiTheme="minorHAnsi" w:cstheme="minorHAnsi"/>
                <w:sz w:val="24"/>
                <w:szCs w:val="24"/>
              </w:rPr>
            </w:pPr>
            <w:ins w:id="768" w:author="David Solomon" w:date="2018-01-29T13:21:00Z">
              <w:r>
                <w:rPr>
                  <w:rFonts w:asciiTheme="minorHAnsi" w:hAnsiTheme="minorHAnsi" w:cstheme="minorHAnsi"/>
                  <w:sz w:val="24"/>
                  <w:szCs w:val="24"/>
                </w:rPr>
                <w:t>You can run a variety of commands to get information on the status of a running container.  Th</w:t>
              </w:r>
            </w:ins>
            <w:ins w:id="769" w:author="David Solomon" w:date="2018-01-29T13:22:00Z">
              <w:r>
                <w:rPr>
                  <w:rFonts w:asciiTheme="minorHAnsi" w:hAnsiTheme="minorHAnsi" w:cstheme="minorHAnsi"/>
                  <w:sz w:val="24"/>
                  <w:szCs w:val="24"/>
                </w:rPr>
                <w:t>ese commands.</w:t>
              </w:r>
            </w:ins>
            <w:ins w:id="770" w:author="David Solomon" w:date="2018-01-29T13:21:00Z">
              <w:r>
                <w:rPr>
                  <w:rFonts w:asciiTheme="minorHAnsi" w:hAnsiTheme="minorHAnsi" w:cstheme="minorHAnsi"/>
                  <w:sz w:val="24"/>
                  <w:szCs w:val="24"/>
                </w:rPr>
                <w:t xml:space="preserve"> can be useful when troubleshoot an environment or application.  </w:t>
              </w:r>
            </w:ins>
            <w:ins w:id="771" w:author="David Solomon" w:date="2018-01-29T13:22:00Z">
              <w:r>
                <w:rPr>
                  <w:rFonts w:asciiTheme="minorHAnsi" w:hAnsiTheme="minorHAnsi" w:cstheme="minorHAnsi"/>
                  <w:sz w:val="24"/>
                  <w:szCs w:val="24"/>
                </w:rPr>
                <w:t xml:space="preserve">For example, </w:t>
              </w:r>
            </w:ins>
            <w:del w:id="772" w:author="David Solomon" w:date="2018-01-29T13:15:00Z">
              <w:r w:rsidR="00DA7131" w:rsidDel="0002321E">
                <w:rPr>
                  <w:rFonts w:asciiTheme="minorHAnsi" w:hAnsiTheme="minorHAnsi" w:cstheme="minorHAnsi"/>
                  <w:sz w:val="24"/>
                  <w:szCs w:val="24"/>
                </w:rPr>
                <w:delText>Examine the processes running in the container:</w:delText>
              </w:r>
            </w:del>
          </w:p>
          <w:p w14:paraId="67DC73EF" w14:textId="55124778" w:rsidR="004467B8" w:rsidDel="0002321E" w:rsidRDefault="004467B8" w:rsidP="004467B8">
            <w:pPr>
              <w:pStyle w:val="ListParagraph"/>
              <w:ind w:left="823"/>
              <w:rPr>
                <w:del w:id="773" w:author="David Solomon" w:date="2018-01-29T13:15:00Z"/>
                <w:rFonts w:asciiTheme="minorHAnsi" w:hAnsiTheme="minorHAnsi" w:cstheme="minorHAnsi"/>
                <w:sz w:val="24"/>
                <w:szCs w:val="24"/>
              </w:rPr>
            </w:pPr>
            <w:del w:id="774" w:author="David Solomon" w:date="2018-01-29T13:15:00Z">
              <w:r w:rsidDel="0002321E">
                <w:rPr>
                  <w:rFonts w:asciiTheme="minorHAnsi" w:hAnsiTheme="minorHAnsi" w:cstheme="minorHAnsi"/>
                  <w:sz w:val="24"/>
                  <w:szCs w:val="24"/>
                </w:rPr>
                <w:delText xml:space="preserve">~$ docker container top </w:delText>
              </w:r>
            </w:del>
            <w:del w:id="775" w:author="David Solomon" w:date="2018-01-29T12:48:00Z">
              <w:r w:rsidDel="00CC784C">
                <w:rPr>
                  <w:rFonts w:asciiTheme="minorHAnsi" w:hAnsiTheme="minorHAnsi" w:cstheme="minorHAnsi"/>
                  <w:sz w:val="24"/>
                  <w:szCs w:val="24"/>
                </w:rPr>
                <w:delText>webserver</w:delText>
              </w:r>
            </w:del>
          </w:p>
          <w:p w14:paraId="595909FE" w14:textId="394CB723" w:rsidR="004467B8" w:rsidDel="0002321E" w:rsidRDefault="004467B8" w:rsidP="004467B8">
            <w:pPr>
              <w:pStyle w:val="ListParagraph"/>
              <w:ind w:left="823"/>
              <w:rPr>
                <w:del w:id="776" w:author="David Solomon" w:date="2018-01-29T13:15:00Z"/>
                <w:rFonts w:asciiTheme="minorHAnsi" w:hAnsiTheme="minorHAnsi" w:cstheme="minorHAnsi"/>
                <w:sz w:val="24"/>
                <w:szCs w:val="24"/>
              </w:rPr>
            </w:pPr>
          </w:p>
          <w:p w14:paraId="55302E6D" w14:textId="422EDB20" w:rsidR="004467B8" w:rsidDel="0002321E" w:rsidRDefault="004467B8" w:rsidP="004467B8">
            <w:pPr>
              <w:pStyle w:val="ListParagraph"/>
              <w:ind w:left="823"/>
              <w:rPr>
                <w:del w:id="777" w:author="David Solomon" w:date="2018-01-29T13:15:00Z"/>
                <w:rFonts w:asciiTheme="minorHAnsi" w:hAnsiTheme="minorHAnsi" w:cstheme="minorHAnsi"/>
                <w:sz w:val="24"/>
                <w:szCs w:val="24"/>
              </w:rPr>
            </w:pPr>
            <w:del w:id="778" w:author="David Solomon" w:date="2018-01-29T13:15:00Z">
              <w:r w:rsidDel="0002321E">
                <w:rPr>
                  <w:rFonts w:asciiTheme="minorHAnsi" w:hAnsiTheme="minorHAnsi" w:cstheme="minorHAnsi"/>
                  <w:sz w:val="24"/>
                  <w:szCs w:val="24"/>
                </w:rPr>
                <w:delText xml:space="preserve">The output shows two </w:delText>
              </w:r>
            </w:del>
            <w:del w:id="779" w:author="David Solomon" w:date="2018-01-27T16:34:00Z">
              <w:r w:rsidDel="002C399D">
                <w:rPr>
                  <w:rFonts w:asciiTheme="minorHAnsi" w:hAnsiTheme="minorHAnsi" w:cstheme="minorHAnsi"/>
                  <w:sz w:val="24"/>
                  <w:szCs w:val="24"/>
                </w:rPr>
                <w:delText xml:space="preserve">nginx </w:delText>
              </w:r>
            </w:del>
            <w:del w:id="780" w:author="David Solomon" w:date="2018-01-29T13:15:00Z">
              <w:r w:rsidDel="0002321E">
                <w:rPr>
                  <w:rFonts w:asciiTheme="minorHAnsi" w:hAnsiTheme="minorHAnsi" w:cstheme="minorHAnsi"/>
                  <w:sz w:val="24"/>
                  <w:szCs w:val="24"/>
                </w:rPr>
                <w:delText>processes running in the container. One is the master process, the other is a child process</w:delText>
              </w:r>
            </w:del>
          </w:p>
          <w:p w14:paraId="09F9457D" w14:textId="1A99306C" w:rsidR="004467B8" w:rsidDel="0002321E" w:rsidRDefault="004467B8" w:rsidP="004467B8">
            <w:pPr>
              <w:pStyle w:val="ListParagraph"/>
              <w:ind w:left="823"/>
              <w:rPr>
                <w:del w:id="781" w:author="David Solomon" w:date="2018-01-29T13:15:00Z"/>
                <w:rFonts w:asciiTheme="minorHAnsi" w:hAnsiTheme="minorHAnsi" w:cstheme="minorHAnsi"/>
                <w:sz w:val="24"/>
                <w:szCs w:val="24"/>
              </w:rPr>
            </w:pPr>
          </w:p>
          <w:p w14:paraId="069C0E18" w14:textId="0F84DAB6" w:rsidR="004467B8" w:rsidDel="0002321E" w:rsidRDefault="004467B8" w:rsidP="004467B8">
            <w:pPr>
              <w:pStyle w:val="ListParagraph"/>
              <w:ind w:left="81"/>
              <w:rPr>
                <w:del w:id="782" w:author="David Solomon" w:date="2018-01-29T13:15:00Z"/>
                <w:rFonts w:asciiTheme="minorHAnsi" w:hAnsiTheme="minorHAnsi" w:cstheme="minorHAnsi"/>
                <w:sz w:val="24"/>
                <w:szCs w:val="24"/>
              </w:rPr>
            </w:pPr>
            <w:del w:id="783" w:author="David Solomon" w:date="2018-01-29T13:15:00Z">
              <w:r w:rsidDel="0002321E">
                <w:rPr>
                  <w:noProof/>
                </w:rPr>
                <w:drawing>
                  <wp:inline distT="0" distB="0" distL="0" distR="0" wp14:anchorId="6A5C346C" wp14:editId="6E5415E8">
                    <wp:extent cx="5943600" cy="95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53770"/>
                            </a:xfrm>
                            <a:prstGeom prst="rect">
                              <a:avLst/>
                            </a:prstGeom>
                          </pic:spPr>
                        </pic:pic>
                      </a:graphicData>
                    </a:graphic>
                  </wp:inline>
                </w:drawing>
              </w:r>
            </w:del>
          </w:p>
          <w:p w14:paraId="682C81A3" w14:textId="76C72BC7" w:rsidR="00885B24" w:rsidDel="0002321E" w:rsidRDefault="00885B24" w:rsidP="004467B8">
            <w:pPr>
              <w:pStyle w:val="ListParagraph"/>
              <w:ind w:left="81"/>
              <w:rPr>
                <w:del w:id="784" w:author="David Solomon" w:date="2018-01-29T13:15:00Z"/>
                <w:rFonts w:asciiTheme="minorHAnsi" w:hAnsiTheme="minorHAnsi" w:cstheme="minorHAnsi"/>
                <w:sz w:val="24"/>
                <w:szCs w:val="24"/>
              </w:rPr>
            </w:pPr>
          </w:p>
          <w:p w14:paraId="750E4253" w14:textId="5875181E" w:rsidR="00654677" w:rsidRDefault="0002321E" w:rsidP="004467B8">
            <w:pPr>
              <w:pStyle w:val="ListParagraph"/>
              <w:numPr>
                <w:ilvl w:val="0"/>
                <w:numId w:val="18"/>
              </w:numPr>
              <w:rPr>
                <w:ins w:id="785" w:author="David Solomon" w:date="2018-01-29T13:22:00Z"/>
                <w:rFonts w:asciiTheme="minorHAnsi" w:hAnsiTheme="minorHAnsi" w:cstheme="minorHAnsi"/>
                <w:sz w:val="24"/>
                <w:szCs w:val="24"/>
              </w:rPr>
            </w:pPr>
            <w:ins w:id="786" w:author="David Solomon" w:date="2018-01-29T13:22:00Z">
              <w:r>
                <w:rPr>
                  <w:rFonts w:asciiTheme="minorHAnsi" w:hAnsiTheme="minorHAnsi" w:cstheme="minorHAnsi"/>
                  <w:sz w:val="24"/>
                  <w:szCs w:val="24"/>
                </w:rPr>
                <w:t>i</w:t>
              </w:r>
            </w:ins>
            <w:del w:id="787" w:author="David Solomon" w:date="2018-01-29T13:22:00Z">
              <w:r w:rsidR="00885B24" w:rsidDel="0002321E">
                <w:rPr>
                  <w:rFonts w:asciiTheme="minorHAnsi" w:hAnsiTheme="minorHAnsi" w:cstheme="minorHAnsi"/>
                  <w:sz w:val="24"/>
                  <w:szCs w:val="24"/>
                </w:rPr>
                <w:delText>I</w:delText>
              </w:r>
            </w:del>
            <w:r w:rsidR="00885B24">
              <w:rPr>
                <w:rFonts w:asciiTheme="minorHAnsi" w:hAnsiTheme="minorHAnsi" w:cstheme="minorHAnsi"/>
                <w:sz w:val="24"/>
                <w:szCs w:val="24"/>
              </w:rPr>
              <w:t>nspect</w:t>
            </w:r>
            <w:ins w:id="788" w:author="David Solomon" w:date="2018-01-29T13:22:00Z">
              <w:r>
                <w:rPr>
                  <w:rFonts w:asciiTheme="minorHAnsi" w:hAnsiTheme="minorHAnsi" w:cstheme="minorHAnsi"/>
                  <w:sz w:val="24"/>
                  <w:szCs w:val="24"/>
                </w:rPr>
                <w:t>ing the</w:t>
              </w:r>
            </w:ins>
            <w:r w:rsidR="00885B24">
              <w:rPr>
                <w:rFonts w:asciiTheme="minorHAnsi" w:hAnsiTheme="minorHAnsi" w:cstheme="minorHAnsi"/>
                <w:sz w:val="24"/>
                <w:szCs w:val="24"/>
              </w:rPr>
              <w:t xml:space="preserve"> meta-data for running container:</w:t>
            </w:r>
          </w:p>
          <w:p w14:paraId="1F2B141D" w14:textId="77777777" w:rsidR="0002321E" w:rsidRDefault="0002321E">
            <w:pPr>
              <w:pStyle w:val="ListParagraph"/>
              <w:ind w:left="823"/>
              <w:rPr>
                <w:rFonts w:asciiTheme="minorHAnsi" w:hAnsiTheme="minorHAnsi" w:cstheme="minorHAnsi"/>
                <w:sz w:val="24"/>
                <w:szCs w:val="24"/>
              </w:rPr>
              <w:pPrChange w:id="789" w:author="David Solomon" w:date="2018-01-29T13:22:00Z">
                <w:pPr>
                  <w:pStyle w:val="ListParagraph"/>
                  <w:numPr>
                    <w:numId w:val="18"/>
                  </w:numPr>
                  <w:ind w:left="823" w:hanging="360"/>
                </w:pPr>
              </w:pPrChange>
            </w:pPr>
          </w:p>
          <w:p w14:paraId="173B81AB" w14:textId="47BFD7B4" w:rsidR="00885B24" w:rsidRDefault="00885B24" w:rsidP="00885B24">
            <w:pPr>
              <w:pStyle w:val="ListParagraph"/>
              <w:ind w:left="823"/>
              <w:rPr>
                <w:ins w:id="790" w:author="David Solomon" w:date="2018-01-29T13:22:00Z"/>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inspect </w:t>
            </w:r>
            <w:del w:id="791" w:author="David Solomon" w:date="2018-01-27T16:20:00Z">
              <w:r w:rsidDel="00C81D1E">
                <w:rPr>
                  <w:rFonts w:asciiTheme="minorHAnsi" w:hAnsiTheme="minorHAnsi" w:cstheme="minorHAnsi"/>
                  <w:sz w:val="24"/>
                  <w:szCs w:val="24"/>
                </w:rPr>
                <w:delText>webserver</w:delText>
              </w:r>
            </w:del>
            <w:ins w:id="792" w:author="David Solomon" w:date="2018-02-02T12:02:00Z">
              <w:r w:rsidR="00DF27A8">
                <w:rPr>
                  <w:rFonts w:asciiTheme="minorHAnsi" w:hAnsiTheme="minorHAnsi" w:cstheme="minorHAnsi"/>
                  <w:sz w:val="24"/>
                  <w:szCs w:val="24"/>
                </w:rPr>
                <w:t xml:space="preserve"> &lt;your username&gt;_container</w:t>
              </w:r>
            </w:ins>
          </w:p>
          <w:p w14:paraId="567901E1" w14:textId="77777777" w:rsidR="000D5DC3" w:rsidRDefault="000D5DC3" w:rsidP="00885B24">
            <w:pPr>
              <w:pStyle w:val="ListParagraph"/>
              <w:ind w:left="823"/>
              <w:rPr>
                <w:ins w:id="793" w:author="David Solomon" w:date="2018-01-29T13:23:00Z"/>
                <w:rFonts w:asciiTheme="minorHAnsi" w:hAnsiTheme="minorHAnsi" w:cstheme="minorHAnsi"/>
                <w:sz w:val="24"/>
                <w:szCs w:val="24"/>
              </w:rPr>
            </w:pPr>
          </w:p>
          <w:p w14:paraId="6A756233" w14:textId="10A64A31" w:rsidR="000D5DC3" w:rsidRDefault="000D5DC3" w:rsidP="00885B24">
            <w:pPr>
              <w:pStyle w:val="ListParagraph"/>
              <w:ind w:left="823"/>
              <w:rPr>
                <w:ins w:id="794" w:author="David Solomon" w:date="2018-01-29T13:22:00Z"/>
                <w:rFonts w:asciiTheme="minorHAnsi" w:hAnsiTheme="minorHAnsi" w:cstheme="minorHAnsi"/>
                <w:sz w:val="24"/>
                <w:szCs w:val="24"/>
              </w:rPr>
            </w:pPr>
            <w:ins w:id="795" w:author="David Solomon" w:date="2018-01-29T13:22:00Z">
              <w:r>
                <w:rPr>
                  <w:rFonts w:asciiTheme="minorHAnsi" w:hAnsiTheme="minorHAnsi" w:cstheme="minorHAnsi"/>
                  <w:sz w:val="24"/>
                  <w:szCs w:val="24"/>
                </w:rPr>
                <w:t>and,</w:t>
              </w:r>
            </w:ins>
          </w:p>
          <w:p w14:paraId="6291048D" w14:textId="77777777" w:rsidR="000D5DC3" w:rsidRDefault="000D5DC3">
            <w:pPr>
              <w:ind w:left="823"/>
              <w:rPr>
                <w:ins w:id="796" w:author="David Solomon" w:date="2018-01-29T13:23:00Z"/>
                <w:rFonts w:cstheme="minorHAnsi"/>
              </w:rPr>
              <w:pPrChange w:id="797" w:author="David Solomon" w:date="2018-01-29T13:23:00Z">
                <w:pPr>
                  <w:pStyle w:val="ListParagraph"/>
                  <w:numPr>
                    <w:numId w:val="18"/>
                  </w:numPr>
                  <w:ind w:left="823" w:hanging="360"/>
                </w:pPr>
              </w:pPrChange>
            </w:pPr>
          </w:p>
          <w:p w14:paraId="50626C4A" w14:textId="7B4A0AE6" w:rsidR="000D5DC3" w:rsidRDefault="000D5DC3">
            <w:pPr>
              <w:ind w:left="823"/>
              <w:rPr>
                <w:ins w:id="798" w:author="David Solomon" w:date="2018-01-29T13:23:00Z"/>
                <w:rFonts w:cstheme="minorHAnsi"/>
              </w:rPr>
              <w:pPrChange w:id="799" w:author="David Solomon" w:date="2018-01-29T13:23:00Z">
                <w:pPr>
                  <w:pStyle w:val="ListParagraph"/>
                  <w:numPr>
                    <w:numId w:val="18"/>
                  </w:numPr>
                  <w:ind w:left="823" w:hanging="360"/>
                </w:pPr>
              </w:pPrChange>
            </w:pPr>
            <w:ins w:id="800" w:author="David Solomon" w:date="2018-01-29T13:22:00Z">
              <w:r w:rsidRPr="0056177E">
                <w:rPr>
                  <w:rFonts w:cstheme="minorHAnsi"/>
                </w:rPr>
                <w:t xml:space="preserve">Stream live </w:t>
              </w:r>
              <w:r w:rsidRPr="00891E8D">
                <w:rPr>
                  <w:rFonts w:cstheme="minorHAnsi"/>
                </w:rPr>
                <w:t>performance container metrics:</w:t>
              </w:r>
            </w:ins>
          </w:p>
          <w:p w14:paraId="59F7C0A4" w14:textId="77777777" w:rsidR="000D5DC3" w:rsidRPr="0056177E" w:rsidRDefault="000D5DC3">
            <w:pPr>
              <w:ind w:left="823"/>
              <w:rPr>
                <w:ins w:id="801" w:author="David Solomon" w:date="2018-01-29T13:22:00Z"/>
                <w:rFonts w:cstheme="minorHAnsi"/>
              </w:rPr>
              <w:pPrChange w:id="802" w:author="David Solomon" w:date="2018-01-29T13:23:00Z">
                <w:pPr>
                  <w:pStyle w:val="ListParagraph"/>
                  <w:numPr>
                    <w:numId w:val="18"/>
                  </w:numPr>
                  <w:ind w:left="823" w:hanging="360"/>
                </w:pPr>
              </w:pPrChange>
            </w:pPr>
          </w:p>
          <w:p w14:paraId="6AE13171" w14:textId="08EC3B91" w:rsidR="000D5DC3" w:rsidRDefault="000D5DC3" w:rsidP="000D5DC3">
            <w:pPr>
              <w:pStyle w:val="ListParagraph"/>
              <w:ind w:left="823"/>
              <w:rPr>
                <w:ins w:id="803" w:author="David Solomon" w:date="2018-01-29T13:22:00Z"/>
                <w:rFonts w:asciiTheme="minorHAnsi" w:hAnsiTheme="minorHAnsi" w:cstheme="minorHAnsi"/>
                <w:sz w:val="24"/>
                <w:szCs w:val="24"/>
              </w:rPr>
            </w:pPr>
            <w:ins w:id="804" w:author="David Solomon" w:date="2018-01-29T13:22:00Z">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stats </w:t>
              </w:r>
            </w:ins>
            <w:ins w:id="805" w:author="David Solomon" w:date="2018-02-02T12:02:00Z">
              <w:r w:rsidR="00DF27A8">
                <w:rPr>
                  <w:rFonts w:asciiTheme="minorHAnsi" w:hAnsiTheme="minorHAnsi" w:cstheme="minorHAnsi"/>
                  <w:sz w:val="24"/>
                  <w:szCs w:val="24"/>
                </w:rPr>
                <w:t>&lt;your username&gt;_container</w:t>
              </w:r>
            </w:ins>
          </w:p>
          <w:p w14:paraId="7DF224AA" w14:textId="77777777" w:rsidR="000D5DC3" w:rsidDel="000D5DC3" w:rsidRDefault="000D5DC3" w:rsidP="00885B24">
            <w:pPr>
              <w:pStyle w:val="ListParagraph"/>
              <w:ind w:left="823"/>
              <w:rPr>
                <w:del w:id="806" w:author="David Solomon" w:date="2018-01-29T13:23:00Z"/>
                <w:rFonts w:asciiTheme="minorHAnsi" w:hAnsiTheme="minorHAnsi" w:cstheme="minorHAnsi"/>
                <w:sz w:val="24"/>
                <w:szCs w:val="24"/>
              </w:rPr>
            </w:pPr>
          </w:p>
          <w:p w14:paraId="2A98A0FD" w14:textId="77777777" w:rsidR="00885B24" w:rsidDel="000D5DC3" w:rsidRDefault="00885B24" w:rsidP="00885B24">
            <w:pPr>
              <w:pStyle w:val="ListParagraph"/>
              <w:ind w:left="823"/>
              <w:rPr>
                <w:del w:id="807" w:author="David Solomon" w:date="2018-01-29T13:23:00Z"/>
                <w:rFonts w:asciiTheme="minorHAnsi" w:hAnsiTheme="minorHAnsi" w:cstheme="minorHAnsi"/>
                <w:sz w:val="24"/>
                <w:szCs w:val="24"/>
              </w:rPr>
            </w:pPr>
          </w:p>
          <w:p w14:paraId="6A071A0A" w14:textId="7CD76CF2" w:rsidR="004467B8" w:rsidRPr="00891E8D" w:rsidDel="000D5DC3" w:rsidRDefault="00885B24">
            <w:pPr>
              <w:numPr>
                <w:ilvl w:val="0"/>
                <w:numId w:val="18"/>
              </w:numPr>
              <w:ind w:left="720"/>
              <w:rPr>
                <w:del w:id="808" w:author="David Solomon" w:date="2018-01-29T13:22:00Z"/>
                <w:rFonts w:cstheme="minorHAnsi"/>
              </w:rPr>
              <w:pPrChange w:id="809" w:author="David Solomon" w:date="2018-01-29T13:23:00Z">
                <w:pPr>
                  <w:pStyle w:val="ListParagraph"/>
                  <w:numPr>
                    <w:numId w:val="18"/>
                  </w:numPr>
                  <w:ind w:left="823" w:hanging="360"/>
                </w:pPr>
              </w:pPrChange>
            </w:pPr>
            <w:del w:id="810" w:author="David Solomon" w:date="2018-01-29T13:22:00Z">
              <w:r w:rsidRPr="0056177E" w:rsidDel="000D5DC3">
                <w:rPr>
                  <w:rFonts w:cstheme="minorHAnsi"/>
                </w:rPr>
                <w:delText>Stream live performance container metrics:</w:delText>
              </w:r>
            </w:del>
          </w:p>
          <w:p w14:paraId="73D4E8CD" w14:textId="0A934FA0" w:rsidR="00885B24" w:rsidDel="000D5DC3" w:rsidRDefault="00885B24">
            <w:pPr>
              <w:rPr>
                <w:del w:id="811" w:author="David Solomon" w:date="2018-01-29T13:22:00Z"/>
              </w:rPr>
              <w:pPrChange w:id="812" w:author="David Solomon" w:date="2018-01-29T13:23:00Z">
                <w:pPr>
                  <w:pStyle w:val="ListParagraph"/>
                  <w:ind w:left="823"/>
                </w:pPr>
              </w:pPrChange>
            </w:pPr>
            <w:del w:id="813" w:author="David Solomon" w:date="2018-01-29T13:22:00Z">
              <w:r w:rsidDel="000D5DC3">
                <w:delText xml:space="preserve">~$ docker container stats </w:delText>
              </w:r>
            </w:del>
            <w:del w:id="814" w:author="David Solomon" w:date="2018-01-27T16:20:00Z">
              <w:r w:rsidDel="00C81D1E">
                <w:delText>webserver</w:delText>
              </w:r>
            </w:del>
          </w:p>
          <w:p w14:paraId="230734C0" w14:textId="77777777" w:rsidR="003705DE" w:rsidRDefault="003705DE">
            <w:pPr>
              <w:pPrChange w:id="815" w:author="David Solomon" w:date="2018-01-29T13:23:00Z">
                <w:pPr>
                  <w:pStyle w:val="ListParagraph"/>
                  <w:ind w:left="823"/>
                </w:pPr>
              </w:pPrChange>
            </w:pPr>
          </w:p>
          <w:p w14:paraId="37BE0652" w14:textId="22079596" w:rsidR="004467B8" w:rsidRDefault="003705DE" w:rsidP="004467B8">
            <w:pPr>
              <w:pStyle w:val="ListParagraph"/>
              <w:numPr>
                <w:ilvl w:val="0"/>
                <w:numId w:val="18"/>
              </w:numPr>
              <w:rPr>
                <w:rFonts w:asciiTheme="minorHAnsi" w:hAnsiTheme="minorHAnsi" w:cstheme="minorHAnsi"/>
                <w:sz w:val="24"/>
                <w:szCs w:val="24"/>
              </w:rPr>
            </w:pPr>
            <w:r>
              <w:rPr>
                <w:rFonts w:asciiTheme="minorHAnsi" w:hAnsiTheme="minorHAnsi" w:cstheme="minorHAnsi"/>
                <w:sz w:val="24"/>
                <w:szCs w:val="24"/>
              </w:rPr>
              <w:t>Clean up</w:t>
            </w:r>
          </w:p>
          <w:p w14:paraId="180261A1" w14:textId="0278E141" w:rsidR="00B55051" w:rsidRDefault="00B55051" w:rsidP="00B55051">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container </w:t>
            </w:r>
            <w:proofErr w:type="spellStart"/>
            <w:r>
              <w:rPr>
                <w:rFonts w:asciiTheme="minorHAnsi" w:hAnsiTheme="minorHAnsi" w:cstheme="minorHAnsi"/>
                <w:sz w:val="24"/>
                <w:szCs w:val="24"/>
              </w:rPr>
              <w:t>rm</w:t>
            </w:r>
            <w:proofErr w:type="spellEnd"/>
            <w:r>
              <w:rPr>
                <w:rFonts w:asciiTheme="minorHAnsi" w:hAnsiTheme="minorHAnsi" w:cstheme="minorHAnsi"/>
                <w:sz w:val="24"/>
                <w:szCs w:val="24"/>
              </w:rPr>
              <w:t xml:space="preserve"> -f </w:t>
            </w:r>
            <w:del w:id="816" w:author="David Solomon" w:date="2018-01-27T16:20:00Z">
              <w:r w:rsidDel="00C81D1E">
                <w:rPr>
                  <w:rFonts w:asciiTheme="minorHAnsi" w:hAnsiTheme="minorHAnsi" w:cstheme="minorHAnsi"/>
                  <w:sz w:val="24"/>
                  <w:szCs w:val="24"/>
                </w:rPr>
                <w:delText>webserver</w:delText>
              </w:r>
            </w:del>
            <w:ins w:id="817" w:author="David Solomon" w:date="2018-02-02T12:02:00Z">
              <w:r w:rsidR="00DF27A8">
                <w:rPr>
                  <w:rFonts w:asciiTheme="minorHAnsi" w:hAnsiTheme="minorHAnsi" w:cstheme="minorHAnsi"/>
                  <w:sz w:val="24"/>
                  <w:szCs w:val="24"/>
                </w:rPr>
                <w:t>&lt;your username&gt;_container</w:t>
              </w:r>
            </w:ins>
          </w:p>
          <w:p w14:paraId="07A49A4F" w14:textId="6D547AA1" w:rsidR="00654677" w:rsidRDefault="00654677" w:rsidP="00654677">
            <w:pPr>
              <w:pStyle w:val="ListParagraph"/>
              <w:ind w:left="823"/>
              <w:rPr>
                <w:rFonts w:asciiTheme="minorHAnsi" w:hAnsiTheme="minorHAnsi" w:cstheme="minorHAnsi"/>
                <w:sz w:val="24"/>
                <w:szCs w:val="24"/>
              </w:rPr>
            </w:pPr>
          </w:p>
          <w:p w14:paraId="5CF168CC" w14:textId="2ABA5E7E" w:rsidR="00654677" w:rsidRDefault="00654677" w:rsidP="00654677">
            <w:pPr>
              <w:rPr>
                <w:rFonts w:cstheme="minorHAnsi"/>
              </w:rPr>
            </w:pPr>
            <w:r>
              <w:rPr>
                <w:rFonts w:cstheme="minorHAnsi"/>
              </w:rPr>
              <w:t>Command</w:t>
            </w:r>
            <w:r w:rsidR="007B0698">
              <w:rPr>
                <w:rFonts w:cstheme="minorHAnsi"/>
              </w:rPr>
              <w:t>s</w:t>
            </w:r>
            <w:r>
              <w:rPr>
                <w:rFonts w:cstheme="minorHAnsi"/>
              </w:rPr>
              <w:t>:</w:t>
            </w:r>
          </w:p>
          <w:p w14:paraId="01A05674" w14:textId="33753DC5" w:rsidR="00654677" w:rsidRPr="00654677" w:rsidRDefault="00654677" w:rsidP="00654677">
            <w:pPr>
              <w:rPr>
                <w:rFonts w:cstheme="minorHAnsi"/>
              </w:rPr>
            </w:pPr>
            <w:r w:rsidRPr="00654677">
              <w:rPr>
                <w:rFonts w:cstheme="minorHAnsi"/>
                <w:b/>
              </w:rPr>
              <w:t>-d, --detach</w:t>
            </w:r>
            <w:r>
              <w:rPr>
                <w:rFonts w:cstheme="minorHAnsi"/>
              </w:rPr>
              <w:t xml:space="preserve"> - Run the container in the background.</w:t>
            </w:r>
          </w:p>
          <w:p w14:paraId="7EB437DB" w14:textId="5CB7F5EB" w:rsidR="002B07C9" w:rsidRPr="00654677" w:rsidRDefault="002B07C9" w:rsidP="00654677">
            <w:pPr>
              <w:pStyle w:val="ListParagraph"/>
              <w:ind w:left="823"/>
              <w:rPr>
                <w:rFonts w:asciiTheme="minorHAnsi" w:hAnsiTheme="minorHAnsi" w:cstheme="minorHAnsi"/>
                <w:sz w:val="24"/>
                <w:szCs w:val="24"/>
              </w:rPr>
            </w:pPr>
          </w:p>
          <w:p w14:paraId="62CFC005" w14:textId="77777777" w:rsidR="002B07C9" w:rsidRPr="00A31355" w:rsidRDefault="002B07C9" w:rsidP="00865233">
            <w:pPr>
              <w:rPr>
                <w:rFonts w:cstheme="minorHAnsi"/>
                <w:b/>
                <w:u w:val="single"/>
              </w:rPr>
            </w:pPr>
          </w:p>
        </w:tc>
      </w:tr>
      <w:tr w:rsidR="002B07C9" w:rsidRPr="00A31355" w14:paraId="51A9266D" w14:textId="77777777" w:rsidTr="004A6E79">
        <w:trPr>
          <w:trHeight w:val="20"/>
        </w:trPr>
        <w:tc>
          <w:tcPr>
            <w:tcW w:w="379" w:type="pct"/>
          </w:tcPr>
          <w:p w14:paraId="2EE5D770" w14:textId="78FF10F9" w:rsidR="002B07C9" w:rsidRPr="00A31355" w:rsidRDefault="00891E8D" w:rsidP="00865233">
            <w:pPr>
              <w:jc w:val="center"/>
              <w:rPr>
                <w:rFonts w:cstheme="minorHAnsi"/>
              </w:rPr>
            </w:pPr>
            <w:ins w:id="818" w:author="David Solomon" w:date="2018-02-02T17:27:00Z">
              <w:r>
                <w:rPr>
                  <w:rFonts w:cstheme="minorHAnsi"/>
                </w:rPr>
                <w:lastRenderedPageBreak/>
                <w:t>5</w:t>
              </w:r>
            </w:ins>
            <w:del w:id="819" w:author="David Solomon" w:date="2018-02-02T17:27:00Z">
              <w:r w:rsidR="002B07C9" w:rsidRPr="00A31355" w:rsidDel="00891E8D">
                <w:rPr>
                  <w:rFonts w:cstheme="minorHAnsi"/>
                </w:rPr>
                <w:delText>4</w:delText>
              </w:r>
            </w:del>
          </w:p>
        </w:tc>
        <w:tc>
          <w:tcPr>
            <w:tcW w:w="4621" w:type="pct"/>
          </w:tcPr>
          <w:p w14:paraId="4286BAD4" w14:textId="4CDA4CAD" w:rsidR="002B07C9" w:rsidRDefault="00B55051" w:rsidP="00865233">
            <w:pPr>
              <w:rPr>
                <w:rFonts w:cstheme="minorHAnsi"/>
                <w:b/>
                <w:u w:val="single"/>
              </w:rPr>
            </w:pPr>
            <w:r w:rsidRPr="00B55051">
              <w:rPr>
                <w:rFonts w:cstheme="minorHAnsi"/>
                <w:b/>
                <w:u w:val="single"/>
              </w:rPr>
              <w:t>Run Shell Inside a Container</w:t>
            </w:r>
          </w:p>
          <w:p w14:paraId="45BA3A5F" w14:textId="77777777" w:rsidR="002B07C9" w:rsidRDefault="002B07C9" w:rsidP="00865233">
            <w:pPr>
              <w:rPr>
                <w:rFonts w:cstheme="minorHAnsi"/>
                <w:b/>
                <w:u w:val="single"/>
              </w:rPr>
            </w:pPr>
          </w:p>
          <w:p w14:paraId="2137BAD4" w14:textId="1F68BEDF" w:rsidR="007B0698" w:rsidRDefault="007B0698" w:rsidP="00B55051">
            <w:pPr>
              <w:pStyle w:val="ListParagraph"/>
              <w:numPr>
                <w:ilvl w:val="0"/>
                <w:numId w:val="19"/>
              </w:numPr>
              <w:rPr>
                <w:ins w:id="820" w:author="David Solomon" w:date="2018-01-27T16:23:00Z"/>
                <w:rFonts w:asciiTheme="minorHAnsi" w:hAnsiTheme="minorHAnsi" w:cstheme="minorHAnsi"/>
                <w:sz w:val="24"/>
                <w:szCs w:val="24"/>
              </w:rPr>
            </w:pPr>
            <w:del w:id="821" w:author="David Solomon" w:date="2018-01-27T16:21:00Z">
              <w:r w:rsidDel="00C81D1E">
                <w:rPr>
                  <w:rFonts w:asciiTheme="minorHAnsi" w:hAnsiTheme="minorHAnsi" w:cstheme="minorHAnsi"/>
                  <w:sz w:val="24"/>
                  <w:szCs w:val="24"/>
                </w:rPr>
                <w:delText>Run container interactively:</w:delText>
              </w:r>
            </w:del>
            <w:ins w:id="822" w:author="David Solomon" w:date="2018-01-27T16:21:00Z">
              <w:r w:rsidR="00C81D1E">
                <w:rPr>
                  <w:rFonts w:asciiTheme="minorHAnsi" w:hAnsiTheme="minorHAnsi" w:cstheme="minorHAnsi"/>
                  <w:sz w:val="24"/>
                  <w:szCs w:val="24"/>
                </w:rPr>
                <w:t>We can also directly access a container via a command shell</w:t>
              </w:r>
            </w:ins>
            <w:ins w:id="823" w:author="David Solomon" w:date="2018-01-27T16:37:00Z">
              <w:r w:rsidR="002C399D">
                <w:rPr>
                  <w:rFonts w:asciiTheme="minorHAnsi" w:hAnsiTheme="minorHAnsi" w:cstheme="minorHAnsi"/>
                  <w:sz w:val="24"/>
                  <w:szCs w:val="24"/>
                </w:rPr>
                <w:t>.</w:t>
              </w:r>
            </w:ins>
            <w:ins w:id="824" w:author="David Solomon" w:date="2018-01-27T16:21:00Z">
              <w:r w:rsidR="00C81D1E">
                <w:rPr>
                  <w:rFonts w:asciiTheme="minorHAnsi" w:hAnsiTheme="minorHAnsi" w:cstheme="minorHAnsi"/>
                  <w:sz w:val="24"/>
                  <w:szCs w:val="24"/>
                </w:rPr>
                <w:t xml:space="preserve">  </w:t>
              </w:r>
            </w:ins>
            <w:ins w:id="825" w:author="David Solomon" w:date="2018-01-27T16:37:00Z">
              <w:r w:rsidR="002C399D">
                <w:rPr>
                  <w:rFonts w:asciiTheme="minorHAnsi" w:hAnsiTheme="minorHAnsi" w:cstheme="minorHAnsi"/>
                  <w:sz w:val="24"/>
                  <w:szCs w:val="24"/>
                </w:rPr>
                <w:t>It allows</w:t>
              </w:r>
            </w:ins>
            <w:ins w:id="826" w:author="David Solomon" w:date="2018-01-27T16:21:00Z">
              <w:r w:rsidR="00C81D1E">
                <w:rPr>
                  <w:rFonts w:asciiTheme="minorHAnsi" w:hAnsiTheme="minorHAnsi" w:cstheme="minorHAnsi"/>
                  <w:sz w:val="24"/>
                  <w:szCs w:val="24"/>
                </w:rPr>
                <w:t xml:space="preserve"> you to directly login to the container</w:t>
              </w:r>
            </w:ins>
            <w:ins w:id="827" w:author="David Solomon" w:date="2018-01-27T16:22:00Z">
              <w:r w:rsidR="00C81D1E">
                <w:rPr>
                  <w:rFonts w:asciiTheme="minorHAnsi" w:hAnsiTheme="minorHAnsi" w:cstheme="minorHAnsi"/>
                  <w:sz w:val="24"/>
                  <w:szCs w:val="24"/>
                </w:rPr>
                <w:t>’</w:t>
              </w:r>
              <w:r w:rsidR="002C399D">
                <w:rPr>
                  <w:rFonts w:asciiTheme="minorHAnsi" w:hAnsiTheme="minorHAnsi" w:cstheme="minorHAnsi"/>
                  <w:sz w:val="24"/>
                  <w:szCs w:val="24"/>
                </w:rPr>
                <w:t>s command prompt</w:t>
              </w:r>
            </w:ins>
            <w:ins w:id="828" w:author="David Solomon" w:date="2018-01-27T16:37:00Z">
              <w:r w:rsidR="002C399D">
                <w:rPr>
                  <w:rFonts w:asciiTheme="minorHAnsi" w:hAnsiTheme="minorHAnsi" w:cstheme="minorHAnsi"/>
                  <w:sz w:val="24"/>
                  <w:szCs w:val="24"/>
                </w:rPr>
                <w:t xml:space="preserve">; enabling you to </w:t>
              </w:r>
            </w:ins>
            <w:ins w:id="829" w:author="David Solomon" w:date="2018-01-27T16:23:00Z">
              <w:r w:rsidR="00C01880">
                <w:rPr>
                  <w:rFonts w:asciiTheme="minorHAnsi" w:hAnsiTheme="minorHAnsi" w:cstheme="minorHAnsi"/>
                  <w:sz w:val="24"/>
                  <w:szCs w:val="24"/>
                </w:rPr>
                <w:t>troubleshoot application issues or update the content of a running container.</w:t>
              </w:r>
            </w:ins>
          </w:p>
          <w:p w14:paraId="2615FD56" w14:textId="106F326D" w:rsidR="00C01880" w:rsidRDefault="00C01880">
            <w:pPr>
              <w:rPr>
                <w:ins w:id="830" w:author="David Solomon" w:date="2018-01-27T16:37:00Z"/>
                <w:rFonts w:cstheme="minorHAnsi"/>
              </w:rPr>
              <w:pPrChange w:id="831" w:author="David Solomon" w:date="2018-01-27T16:23:00Z">
                <w:pPr>
                  <w:pStyle w:val="ListParagraph"/>
                  <w:numPr>
                    <w:numId w:val="19"/>
                  </w:numPr>
                  <w:ind w:left="823" w:hanging="360"/>
                </w:pPr>
              </w:pPrChange>
            </w:pPr>
          </w:p>
          <w:p w14:paraId="14EE4908" w14:textId="207BAD45" w:rsidR="002C399D" w:rsidRDefault="002C399D">
            <w:pPr>
              <w:ind w:left="823"/>
              <w:rPr>
                <w:ins w:id="832" w:author="David Solomon" w:date="2018-01-27T16:37:00Z"/>
                <w:rFonts w:cstheme="minorHAnsi"/>
              </w:rPr>
              <w:pPrChange w:id="833" w:author="David Solomon" w:date="2018-01-27T16:38:00Z">
                <w:pPr>
                  <w:pStyle w:val="ListParagraph"/>
                  <w:numPr>
                    <w:numId w:val="19"/>
                  </w:numPr>
                  <w:ind w:left="823" w:hanging="360"/>
                </w:pPr>
              </w:pPrChange>
            </w:pPr>
            <w:ins w:id="834" w:author="David Solomon" w:date="2018-01-27T16:38:00Z">
              <w:r>
                <w:rPr>
                  <w:rFonts w:cstheme="minorHAnsi"/>
                </w:rPr>
                <w:t>First run the container again:</w:t>
              </w:r>
            </w:ins>
          </w:p>
          <w:p w14:paraId="5153DFC1" w14:textId="77777777" w:rsidR="002C399D" w:rsidRDefault="002C399D">
            <w:pPr>
              <w:rPr>
                <w:ins w:id="835" w:author="David Solomon" w:date="2018-01-27T16:35:00Z"/>
                <w:rFonts w:cstheme="minorHAnsi"/>
              </w:rPr>
              <w:pPrChange w:id="836" w:author="David Solomon" w:date="2018-01-27T16:23:00Z">
                <w:pPr>
                  <w:pStyle w:val="ListParagraph"/>
                  <w:numPr>
                    <w:numId w:val="19"/>
                  </w:numPr>
                  <w:ind w:left="823" w:hanging="360"/>
                </w:pPr>
              </w:pPrChange>
            </w:pPr>
          </w:p>
          <w:p w14:paraId="011E44D9" w14:textId="2F4159F8" w:rsidR="00C01880" w:rsidRDefault="00DF27A8">
            <w:pPr>
              <w:ind w:left="823"/>
              <w:rPr>
                <w:ins w:id="837" w:author="David Solomon" w:date="2018-01-27T16:38:00Z"/>
                <w:rFonts w:cstheme="minorHAnsi"/>
              </w:rPr>
              <w:pPrChange w:id="838" w:author="David Solomon" w:date="2018-01-27T16:38:00Z">
                <w:pPr>
                  <w:pStyle w:val="ListParagraph"/>
                  <w:numPr>
                    <w:numId w:val="19"/>
                  </w:numPr>
                  <w:ind w:left="823" w:hanging="360"/>
                </w:pPr>
              </w:pPrChange>
            </w:pPr>
            <w:ins w:id="839" w:author="David Solomon" w:date="2018-01-27T16:38:00Z">
              <w:r>
                <w:rPr>
                  <w:rFonts w:cstheme="minorHAnsi"/>
                </w:rPr>
                <w:t xml:space="preserve">~$ </w:t>
              </w:r>
              <w:proofErr w:type="spellStart"/>
              <w:r>
                <w:rPr>
                  <w:rFonts w:cstheme="minorHAnsi"/>
                </w:rPr>
                <w:t>docker</w:t>
              </w:r>
              <w:proofErr w:type="spellEnd"/>
              <w:r>
                <w:rPr>
                  <w:rFonts w:cstheme="minorHAnsi"/>
                </w:rPr>
                <w:t xml:space="preserve"> container run </w:t>
              </w:r>
            </w:ins>
            <w:ins w:id="840" w:author="David Solomon" w:date="2018-02-02T12:03:00Z">
              <w:r>
                <w:rPr>
                  <w:rFonts w:cstheme="minorHAnsi"/>
                </w:rPr>
                <w:t>--</w:t>
              </w:r>
            </w:ins>
            <w:ins w:id="841" w:author="David Solomon" w:date="2018-01-27T16:38:00Z">
              <w:r w:rsidR="002C399D">
                <w:rPr>
                  <w:rFonts w:cstheme="minorHAnsi"/>
                </w:rPr>
                <w:t xml:space="preserve">name </w:t>
              </w:r>
            </w:ins>
            <w:ins w:id="842" w:author="David Solomon" w:date="2018-02-02T12:03:00Z">
              <w:r>
                <w:rPr>
                  <w:rFonts w:cstheme="minorHAnsi"/>
                </w:rPr>
                <w:t xml:space="preserve">&lt;your username&gt;_container </w:t>
              </w:r>
            </w:ins>
            <w:ins w:id="843" w:author="David Solomon" w:date="2018-01-27T17:16:00Z">
              <w:r w:rsidR="00351167">
                <w:rPr>
                  <w:rFonts w:cstheme="minorHAnsi"/>
                </w:rPr>
                <w:t xml:space="preserve">-d </w:t>
              </w:r>
            </w:ins>
            <w:ins w:id="844" w:author="David Solomon" w:date="2018-01-27T16:38:00Z">
              <w:r w:rsidR="002C399D">
                <w:rPr>
                  <w:rFonts w:cstheme="minorHAnsi"/>
                </w:rPr>
                <w:t xml:space="preserve">-p </w:t>
              </w:r>
            </w:ins>
            <w:ins w:id="845" w:author="David Solomon" w:date="2018-02-02T12:03:00Z">
              <w:r>
                <w:rPr>
                  <w:rFonts w:cstheme="minorHAnsi"/>
                </w:rPr>
                <w:t>&lt;your port&gt;</w:t>
              </w:r>
            </w:ins>
            <w:ins w:id="846" w:author="David Solomon" w:date="2018-01-27T16:38:00Z">
              <w:r w:rsidR="002C399D">
                <w:rPr>
                  <w:rFonts w:cstheme="minorHAnsi"/>
                </w:rPr>
                <w:t xml:space="preserve">:80 </w:t>
              </w:r>
            </w:ins>
            <w:ins w:id="847" w:author="David Solomon" w:date="2018-02-02T12:03:00Z">
              <w:r>
                <w:rPr>
                  <w:rFonts w:cstheme="minorHAnsi"/>
                </w:rPr>
                <w:t>&lt;your username&gt;_image</w:t>
              </w:r>
            </w:ins>
          </w:p>
          <w:p w14:paraId="0C20FC0B" w14:textId="77777777" w:rsidR="002C399D" w:rsidRPr="00C01880" w:rsidRDefault="002C399D">
            <w:pPr>
              <w:rPr>
                <w:ins w:id="848" w:author="David Solomon" w:date="2018-01-27T16:23:00Z"/>
                <w:rFonts w:cstheme="minorHAnsi"/>
              </w:rPr>
              <w:pPrChange w:id="849" w:author="David Solomon" w:date="2018-01-27T16:23:00Z">
                <w:pPr>
                  <w:pStyle w:val="ListParagraph"/>
                  <w:numPr>
                    <w:numId w:val="19"/>
                  </w:numPr>
                  <w:ind w:left="823" w:hanging="360"/>
                </w:pPr>
              </w:pPrChange>
            </w:pPr>
          </w:p>
          <w:p w14:paraId="738A6E93" w14:textId="777122B8" w:rsidR="00C01880" w:rsidRDefault="002C399D" w:rsidP="00B55051">
            <w:pPr>
              <w:pStyle w:val="ListParagraph"/>
              <w:numPr>
                <w:ilvl w:val="0"/>
                <w:numId w:val="19"/>
              </w:numPr>
              <w:rPr>
                <w:ins w:id="850" w:author="David Solomon" w:date="2018-01-27T16:38:00Z"/>
                <w:rFonts w:asciiTheme="minorHAnsi" w:hAnsiTheme="minorHAnsi" w:cstheme="minorHAnsi"/>
                <w:sz w:val="24"/>
                <w:szCs w:val="24"/>
              </w:rPr>
            </w:pPr>
            <w:ins w:id="851" w:author="David Solomon" w:date="2018-01-27T16:38:00Z">
              <w:r>
                <w:rPr>
                  <w:rFonts w:asciiTheme="minorHAnsi" w:hAnsiTheme="minorHAnsi" w:cstheme="minorHAnsi"/>
                  <w:sz w:val="24"/>
                  <w:szCs w:val="24"/>
                </w:rPr>
                <w:t>Next, we will use the following command to open a shell prompt into the container:</w:t>
              </w:r>
            </w:ins>
          </w:p>
          <w:p w14:paraId="4A4DF391" w14:textId="77777777" w:rsidR="002C399D" w:rsidRDefault="002C399D">
            <w:pPr>
              <w:pStyle w:val="ListParagraph"/>
              <w:ind w:left="823"/>
              <w:rPr>
                <w:rFonts w:asciiTheme="minorHAnsi" w:hAnsiTheme="minorHAnsi" w:cstheme="minorHAnsi"/>
                <w:sz w:val="24"/>
                <w:szCs w:val="24"/>
              </w:rPr>
              <w:pPrChange w:id="852" w:author="David Solomon" w:date="2018-01-27T16:39:00Z">
                <w:pPr>
                  <w:pStyle w:val="ListParagraph"/>
                  <w:numPr>
                    <w:numId w:val="19"/>
                  </w:numPr>
                  <w:ind w:left="823" w:hanging="360"/>
                </w:pPr>
              </w:pPrChange>
            </w:pPr>
          </w:p>
          <w:p w14:paraId="6B44A7C6" w14:textId="63B431D3" w:rsidR="007B0698" w:rsidDel="009C28C4" w:rsidRDefault="007B0698" w:rsidP="007B0698">
            <w:pPr>
              <w:pStyle w:val="ListParagraph"/>
              <w:ind w:left="823"/>
              <w:rPr>
                <w:del w:id="853" w:author="David Solomon" w:date="2018-01-29T13:23:00Z"/>
                <w:rFonts w:asciiTheme="minorHAnsi" w:hAnsiTheme="minorHAnsi" w:cstheme="minorHAnsi"/>
                <w:sz w:val="24"/>
                <w:szCs w:val="24"/>
              </w:rPr>
            </w:pPr>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w:t>
            </w:r>
            <w:del w:id="854" w:author="David Solomon" w:date="2018-01-27T16:39:00Z">
              <w:r w:rsidDel="002C399D">
                <w:rPr>
                  <w:rFonts w:asciiTheme="minorHAnsi" w:hAnsiTheme="minorHAnsi" w:cstheme="minorHAnsi"/>
                  <w:sz w:val="24"/>
                  <w:szCs w:val="24"/>
                </w:rPr>
                <w:delText>container run -it --name linuxlight alpine</w:delText>
              </w:r>
            </w:del>
            <w:ins w:id="855" w:author="David Solomon" w:date="2018-01-27T16:39:00Z">
              <w:r w:rsidR="002C399D">
                <w:rPr>
                  <w:rFonts w:asciiTheme="minorHAnsi" w:hAnsiTheme="minorHAnsi" w:cstheme="minorHAnsi"/>
                  <w:sz w:val="24"/>
                  <w:szCs w:val="24"/>
                </w:rPr>
                <w:t xml:space="preserve">exec -it </w:t>
              </w:r>
            </w:ins>
            <w:ins w:id="856" w:author="David Solomon" w:date="2018-02-02T12:03:00Z">
              <w:r w:rsidR="00DF27A8">
                <w:rPr>
                  <w:rFonts w:asciiTheme="minorHAnsi" w:hAnsiTheme="minorHAnsi" w:cstheme="minorHAnsi"/>
                  <w:sz w:val="24"/>
                  <w:szCs w:val="24"/>
                </w:rPr>
                <w:t>&lt;your username&gt;_container</w:t>
              </w:r>
            </w:ins>
            <w:ins w:id="857" w:author="David Solomon" w:date="2018-01-27T16:39:00Z">
              <w:r w:rsidR="002C399D">
                <w:rPr>
                  <w:rFonts w:asciiTheme="minorHAnsi" w:hAnsiTheme="minorHAnsi" w:cstheme="minorHAnsi"/>
                  <w:sz w:val="24"/>
                  <w:szCs w:val="24"/>
                </w:rPr>
                <w:t xml:space="preserve"> bash</w:t>
              </w:r>
            </w:ins>
          </w:p>
          <w:p w14:paraId="3A2754A8" w14:textId="77777777" w:rsidR="007B0698" w:rsidRPr="009C28C4" w:rsidRDefault="007B0698">
            <w:pPr>
              <w:pStyle w:val="ListParagraph"/>
              <w:ind w:left="823"/>
              <w:rPr>
                <w:rFonts w:asciiTheme="minorHAnsi" w:hAnsiTheme="minorHAnsi"/>
                <w:sz w:val="24"/>
                <w:szCs w:val="24"/>
                <w:rPrChange w:id="858" w:author="David Solomon" w:date="2018-01-29T13:23:00Z">
                  <w:rPr/>
                </w:rPrChange>
              </w:rPr>
            </w:pPr>
          </w:p>
          <w:p w14:paraId="145E22CF" w14:textId="3B1A01A1" w:rsidR="002B07C9" w:rsidDel="009C28C4" w:rsidRDefault="002B07C9" w:rsidP="007B0698">
            <w:pPr>
              <w:pStyle w:val="ListParagraph"/>
              <w:ind w:left="823"/>
              <w:rPr>
                <w:del w:id="859" w:author="David Solomon" w:date="2018-01-29T13:23:00Z"/>
                <w:rFonts w:asciiTheme="minorHAnsi" w:hAnsiTheme="minorHAnsi" w:cstheme="minorHAnsi"/>
                <w:sz w:val="24"/>
                <w:szCs w:val="24"/>
              </w:rPr>
            </w:pPr>
            <w:r w:rsidRPr="00B55051">
              <w:rPr>
                <w:rFonts w:asciiTheme="minorHAnsi" w:hAnsiTheme="minorHAnsi" w:cstheme="minorHAnsi"/>
                <w:sz w:val="24"/>
                <w:szCs w:val="24"/>
              </w:rPr>
              <w:t xml:space="preserve"> </w:t>
            </w:r>
            <w:del w:id="860" w:author="David Solomon" w:date="2018-01-27T16:39:00Z">
              <w:r w:rsidR="007B0698" w:rsidDel="002C399D">
                <w:rPr>
                  <w:rFonts w:asciiTheme="minorHAnsi" w:hAnsiTheme="minorHAnsi" w:cstheme="minorHAnsi"/>
                  <w:sz w:val="24"/>
                  <w:szCs w:val="24"/>
                </w:rPr>
                <w:delText>Alpine is a lightweight linux distribution</w:delText>
              </w:r>
            </w:del>
          </w:p>
          <w:p w14:paraId="3B292654" w14:textId="77777777" w:rsidR="007B0698" w:rsidRPr="009C28C4" w:rsidRDefault="007B0698">
            <w:pPr>
              <w:pStyle w:val="ListParagraph"/>
              <w:ind w:left="823"/>
              <w:rPr>
                <w:rFonts w:asciiTheme="minorHAnsi" w:hAnsiTheme="minorHAnsi"/>
                <w:sz w:val="24"/>
                <w:szCs w:val="24"/>
                <w:rPrChange w:id="861" w:author="David Solomon" w:date="2018-01-29T13:23:00Z">
                  <w:rPr/>
                </w:rPrChange>
              </w:rPr>
            </w:pPr>
          </w:p>
          <w:p w14:paraId="18F99901" w14:textId="77777777" w:rsidR="001925F9" w:rsidRDefault="001925F9" w:rsidP="001925F9">
            <w:pPr>
              <w:pStyle w:val="ListParagraph"/>
              <w:numPr>
                <w:ilvl w:val="0"/>
                <w:numId w:val="19"/>
              </w:numPr>
              <w:rPr>
                <w:ins w:id="862" w:author="David Solomon" w:date="2018-01-27T17:33:00Z"/>
                <w:rFonts w:asciiTheme="minorHAnsi" w:hAnsiTheme="minorHAnsi" w:cstheme="minorHAnsi"/>
                <w:sz w:val="24"/>
                <w:szCs w:val="24"/>
              </w:rPr>
            </w:pPr>
            <w:ins w:id="863" w:author="David Solomon" w:date="2018-01-27T17:33:00Z">
              <w:r>
                <w:rPr>
                  <w:rFonts w:asciiTheme="minorHAnsi" w:hAnsiTheme="minorHAnsi" w:cstheme="minorHAnsi"/>
                  <w:sz w:val="24"/>
                  <w:szCs w:val="24"/>
                </w:rPr>
                <w:lastRenderedPageBreak/>
                <w:t>Run Linux commands in container:</w:t>
              </w:r>
            </w:ins>
          </w:p>
          <w:p w14:paraId="3A6F8AA3" w14:textId="77FAAADB" w:rsidR="001925F9" w:rsidRDefault="00CC784C" w:rsidP="001925F9">
            <w:pPr>
              <w:pStyle w:val="ListParagraph"/>
              <w:ind w:left="823"/>
              <w:rPr>
                <w:ins w:id="864" w:author="David Solomon" w:date="2018-01-27T17:33:00Z"/>
                <w:rFonts w:asciiTheme="minorHAnsi" w:hAnsiTheme="minorHAnsi" w:cstheme="minorHAnsi"/>
                <w:sz w:val="24"/>
                <w:szCs w:val="24"/>
              </w:rPr>
            </w:pPr>
            <w:ins w:id="865" w:author="David Solomon" w:date="2018-01-29T12:49:00Z">
              <w:r>
                <w:rPr>
                  <w:rFonts w:asciiTheme="minorHAnsi" w:hAnsiTheme="minorHAnsi" w:cstheme="minorHAnsi"/>
                  <w:sz w:val="24"/>
                  <w:szCs w:val="24"/>
                </w:rPr>
                <w:t xml:space="preserve">For example, </w:t>
              </w:r>
            </w:ins>
            <w:ins w:id="866" w:author="David Solomon" w:date="2018-01-27T17:33:00Z">
              <w:r w:rsidR="001925F9">
                <w:rPr>
                  <w:rFonts w:asciiTheme="minorHAnsi" w:hAnsiTheme="minorHAnsi" w:cstheme="minorHAnsi"/>
                  <w:sz w:val="24"/>
                  <w:szCs w:val="24"/>
                </w:rPr>
                <w:t># ls -</w:t>
              </w:r>
              <w:proofErr w:type="spellStart"/>
              <w:r w:rsidR="001925F9">
                <w:rPr>
                  <w:rFonts w:asciiTheme="minorHAnsi" w:hAnsiTheme="minorHAnsi" w:cstheme="minorHAnsi"/>
                  <w:sz w:val="24"/>
                  <w:szCs w:val="24"/>
                </w:rPr>
                <w:t>tal</w:t>
              </w:r>
              <w:proofErr w:type="spellEnd"/>
              <w:r w:rsidR="001925F9">
                <w:rPr>
                  <w:rFonts w:asciiTheme="minorHAnsi" w:hAnsiTheme="minorHAnsi" w:cstheme="minorHAnsi"/>
                  <w:sz w:val="24"/>
                  <w:szCs w:val="24"/>
                </w:rPr>
                <w:t xml:space="preserve">   // List directories and files</w:t>
              </w:r>
            </w:ins>
            <w:ins w:id="867" w:author="David Solomon" w:date="2018-01-29T12:49:00Z">
              <w:r w:rsidR="004D2D5D">
                <w:rPr>
                  <w:rFonts w:asciiTheme="minorHAnsi" w:hAnsiTheme="minorHAnsi" w:cstheme="minorHAnsi"/>
                  <w:sz w:val="24"/>
                  <w:szCs w:val="24"/>
                </w:rPr>
                <w:t>.</w:t>
              </w:r>
            </w:ins>
          </w:p>
          <w:p w14:paraId="072B8E31" w14:textId="31E442EE" w:rsidR="001925F9" w:rsidRDefault="001925F9">
            <w:pPr>
              <w:ind w:left="823"/>
              <w:rPr>
                <w:ins w:id="868" w:author="David Solomon" w:date="2018-01-27T17:33:00Z"/>
                <w:rFonts w:cstheme="minorHAnsi"/>
              </w:rPr>
              <w:pPrChange w:id="869" w:author="David Solomon" w:date="2018-01-27T17:33:00Z">
                <w:pPr>
                  <w:pStyle w:val="ListParagraph"/>
                  <w:numPr>
                    <w:numId w:val="19"/>
                  </w:numPr>
                  <w:ind w:left="823" w:hanging="360"/>
                </w:pPr>
              </w:pPrChange>
            </w:pPr>
            <w:ins w:id="870" w:author="David Solomon" w:date="2018-01-27T17:33:00Z">
              <w:r w:rsidRPr="001925F9">
                <w:rPr>
                  <w:rFonts w:cstheme="minorHAnsi"/>
                </w:rPr>
                <w:t># exit    // Exit shell</w:t>
              </w:r>
            </w:ins>
          </w:p>
          <w:p w14:paraId="1CE8705E" w14:textId="77777777" w:rsidR="001925F9" w:rsidRPr="001925F9" w:rsidRDefault="001925F9">
            <w:pPr>
              <w:ind w:left="823"/>
              <w:rPr>
                <w:ins w:id="871" w:author="David Solomon" w:date="2018-01-27T17:32:00Z"/>
                <w:rFonts w:cstheme="minorHAnsi"/>
              </w:rPr>
              <w:pPrChange w:id="872" w:author="David Solomon" w:date="2018-01-27T17:33:00Z">
                <w:pPr>
                  <w:pStyle w:val="ListParagraph"/>
                  <w:numPr>
                    <w:numId w:val="19"/>
                  </w:numPr>
                  <w:ind w:left="823" w:hanging="360"/>
                </w:pPr>
              </w:pPrChange>
            </w:pPr>
          </w:p>
          <w:p w14:paraId="7A6A1FEF" w14:textId="46CE70ED" w:rsidR="002B07C9" w:rsidRDefault="007B0698" w:rsidP="00B55051">
            <w:pPr>
              <w:pStyle w:val="ListParagraph"/>
              <w:numPr>
                <w:ilvl w:val="0"/>
                <w:numId w:val="19"/>
              </w:numPr>
              <w:rPr>
                <w:ins w:id="873" w:author="David Solomon" w:date="2018-01-27T17:33:00Z"/>
                <w:rFonts w:asciiTheme="minorHAnsi" w:hAnsiTheme="minorHAnsi" w:cstheme="minorHAnsi"/>
                <w:sz w:val="24"/>
                <w:szCs w:val="24"/>
              </w:rPr>
            </w:pPr>
            <w:del w:id="874" w:author="David Solomon" w:date="2018-01-27T17:33:00Z">
              <w:r w:rsidDel="001925F9">
                <w:rPr>
                  <w:rFonts w:asciiTheme="minorHAnsi" w:hAnsiTheme="minorHAnsi" w:cstheme="minorHAnsi"/>
                  <w:sz w:val="24"/>
                  <w:szCs w:val="24"/>
                </w:rPr>
                <w:delText>Run Linux commands in container:</w:delText>
              </w:r>
            </w:del>
            <w:ins w:id="875" w:author="David Solomon" w:date="2018-01-27T17:33:00Z">
              <w:r w:rsidR="001925F9">
                <w:rPr>
                  <w:rFonts w:asciiTheme="minorHAnsi" w:hAnsiTheme="minorHAnsi" w:cstheme="minorHAnsi"/>
                  <w:sz w:val="24"/>
                  <w:szCs w:val="24"/>
                </w:rPr>
                <w:t>Delete the container:</w:t>
              </w:r>
            </w:ins>
          </w:p>
          <w:p w14:paraId="78CF1188" w14:textId="77777777" w:rsidR="001925F9" w:rsidRPr="001925F9" w:rsidRDefault="001925F9">
            <w:pPr>
              <w:ind w:left="463"/>
              <w:rPr>
                <w:rFonts w:cstheme="minorHAnsi"/>
              </w:rPr>
              <w:pPrChange w:id="876" w:author="David Solomon" w:date="2018-01-27T17:33:00Z">
                <w:pPr>
                  <w:pStyle w:val="ListParagraph"/>
                  <w:numPr>
                    <w:numId w:val="19"/>
                  </w:numPr>
                  <w:ind w:left="823" w:hanging="360"/>
                </w:pPr>
              </w:pPrChange>
            </w:pPr>
          </w:p>
          <w:p w14:paraId="60104CA7" w14:textId="77F202C3" w:rsidR="007B0698" w:rsidDel="001925F9" w:rsidRDefault="007B0698" w:rsidP="007B0698">
            <w:pPr>
              <w:pStyle w:val="ListParagraph"/>
              <w:ind w:left="823"/>
              <w:rPr>
                <w:del w:id="877" w:author="David Solomon" w:date="2018-01-27T17:33:00Z"/>
                <w:rFonts w:asciiTheme="minorHAnsi" w:hAnsiTheme="minorHAnsi" w:cstheme="minorHAnsi"/>
                <w:sz w:val="24"/>
                <w:szCs w:val="24"/>
              </w:rPr>
            </w:pPr>
            <w:del w:id="878" w:author="David Solomon" w:date="2018-01-27T17:33:00Z">
              <w:r w:rsidDel="001925F9">
                <w:rPr>
                  <w:rFonts w:asciiTheme="minorHAnsi" w:hAnsiTheme="minorHAnsi" w:cstheme="minorHAnsi"/>
                  <w:sz w:val="24"/>
                  <w:szCs w:val="24"/>
                </w:rPr>
                <w:delText># ls -tal   // List directories and files</w:delText>
              </w:r>
            </w:del>
          </w:p>
          <w:p w14:paraId="0D680C2F" w14:textId="1A60F0F2" w:rsidR="007B0698" w:rsidDel="001925F9" w:rsidRDefault="007B0698" w:rsidP="007B0698">
            <w:pPr>
              <w:pStyle w:val="ListParagraph"/>
              <w:ind w:left="823"/>
              <w:rPr>
                <w:del w:id="879" w:author="David Solomon" w:date="2018-01-27T17:33:00Z"/>
                <w:rFonts w:asciiTheme="minorHAnsi" w:hAnsiTheme="minorHAnsi" w:cstheme="minorHAnsi"/>
                <w:sz w:val="24"/>
                <w:szCs w:val="24"/>
              </w:rPr>
            </w:pPr>
            <w:del w:id="880" w:author="David Solomon" w:date="2018-01-27T17:33:00Z">
              <w:r w:rsidDel="001925F9">
                <w:rPr>
                  <w:rFonts w:asciiTheme="minorHAnsi" w:hAnsiTheme="minorHAnsi" w:cstheme="minorHAnsi"/>
                  <w:sz w:val="24"/>
                  <w:szCs w:val="24"/>
                </w:rPr>
                <w:delText># df -h    // List file systems and their usage</w:delText>
              </w:r>
            </w:del>
          </w:p>
          <w:p w14:paraId="2B5968AC" w14:textId="1408425E" w:rsidR="007B0698" w:rsidDel="001925F9" w:rsidRDefault="007B0698" w:rsidP="007B0698">
            <w:pPr>
              <w:pStyle w:val="ListParagraph"/>
              <w:ind w:left="823"/>
              <w:rPr>
                <w:del w:id="881" w:author="David Solomon" w:date="2018-01-27T17:33:00Z"/>
                <w:rFonts w:asciiTheme="minorHAnsi" w:hAnsiTheme="minorHAnsi" w:cstheme="minorHAnsi"/>
                <w:sz w:val="24"/>
                <w:szCs w:val="24"/>
              </w:rPr>
            </w:pPr>
            <w:del w:id="882" w:author="David Solomon" w:date="2018-01-27T17:33:00Z">
              <w:r w:rsidDel="001925F9">
                <w:rPr>
                  <w:rFonts w:asciiTheme="minorHAnsi" w:hAnsiTheme="minorHAnsi" w:cstheme="minorHAnsi"/>
                  <w:sz w:val="24"/>
                  <w:szCs w:val="24"/>
                </w:rPr>
                <w:delText># apk add --no-cache curl // Install curl</w:delText>
              </w:r>
            </w:del>
          </w:p>
          <w:p w14:paraId="457F69C5" w14:textId="1BE6CA72" w:rsidR="007B0698" w:rsidDel="001925F9" w:rsidRDefault="007B0698" w:rsidP="007B0698">
            <w:pPr>
              <w:pStyle w:val="ListParagraph"/>
              <w:ind w:left="823"/>
              <w:rPr>
                <w:del w:id="883" w:author="David Solomon" w:date="2018-01-27T17:33:00Z"/>
                <w:rFonts w:asciiTheme="minorHAnsi" w:hAnsiTheme="minorHAnsi" w:cstheme="minorHAnsi"/>
                <w:sz w:val="24"/>
                <w:szCs w:val="24"/>
              </w:rPr>
            </w:pPr>
            <w:del w:id="884" w:author="David Solomon" w:date="2018-01-27T17:33:00Z">
              <w:r w:rsidDel="001925F9">
                <w:rPr>
                  <w:rFonts w:asciiTheme="minorHAnsi" w:hAnsiTheme="minorHAnsi" w:cstheme="minorHAnsi"/>
                  <w:sz w:val="24"/>
                  <w:szCs w:val="24"/>
                </w:rPr>
                <w:delText># curl localhost</w:delText>
              </w:r>
            </w:del>
          </w:p>
          <w:p w14:paraId="631166EE" w14:textId="1384902E" w:rsidR="007B0698" w:rsidDel="001925F9" w:rsidRDefault="007B0698">
            <w:pPr>
              <w:pStyle w:val="ListParagraph"/>
              <w:ind w:left="823"/>
              <w:rPr>
                <w:del w:id="885" w:author="David Solomon" w:date="2018-01-27T17:32:00Z"/>
              </w:rPr>
              <w:pPrChange w:id="886" w:author="David Solomon" w:date="2018-01-27T17:32:00Z">
                <w:pPr/>
              </w:pPrChange>
            </w:pPr>
            <w:del w:id="887" w:author="David Solomon" w:date="2018-01-27T17:33:00Z">
              <w:r w:rsidDel="001925F9">
                <w:rPr>
                  <w:rFonts w:asciiTheme="minorHAnsi" w:hAnsiTheme="minorHAnsi" w:cstheme="minorHAnsi"/>
                  <w:sz w:val="24"/>
                  <w:szCs w:val="24"/>
                </w:rPr>
                <w:delText># exit    // Exit shel</w:delText>
              </w:r>
            </w:del>
            <w:del w:id="888" w:author="David Solomon" w:date="2018-01-27T17:16:00Z">
              <w:r w:rsidDel="00351167">
                <w:rPr>
                  <w:rFonts w:asciiTheme="minorHAnsi" w:hAnsiTheme="minorHAnsi" w:cstheme="minorHAnsi"/>
                  <w:sz w:val="24"/>
                  <w:szCs w:val="24"/>
                </w:rPr>
                <w:delText xml:space="preserve"> and stop container</w:delText>
              </w:r>
            </w:del>
          </w:p>
          <w:p w14:paraId="61362695" w14:textId="74CFD828" w:rsidR="001925F9" w:rsidRDefault="001925F9" w:rsidP="007B0698">
            <w:pPr>
              <w:pStyle w:val="ListParagraph"/>
              <w:ind w:left="823"/>
              <w:rPr>
                <w:ins w:id="889" w:author="David Solomon" w:date="2018-01-27T17:32:00Z"/>
              </w:rPr>
            </w:pPr>
            <w:ins w:id="890" w:author="David Solomon" w:date="2018-01-27T17:33:00Z">
              <w:r>
                <w:rPr>
                  <w:rFonts w:asciiTheme="minorHAnsi" w:hAnsiTheme="minorHAnsi" w:cstheme="minorHAnsi"/>
                  <w:sz w:val="24"/>
                  <w:szCs w:val="24"/>
                </w:rPr>
                <w:t xml:space="preserve">~$ </w:t>
              </w:r>
              <w:proofErr w:type="spellStart"/>
              <w:r>
                <w:rPr>
                  <w:rFonts w:asciiTheme="minorHAnsi" w:hAnsiTheme="minorHAnsi" w:cstheme="minorHAnsi"/>
                  <w:sz w:val="24"/>
                  <w:szCs w:val="24"/>
                </w:rPr>
                <w:t>docker</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rm</w:t>
              </w:r>
              <w:proofErr w:type="spellEnd"/>
              <w:r>
                <w:rPr>
                  <w:rFonts w:asciiTheme="minorHAnsi" w:hAnsiTheme="minorHAnsi" w:cstheme="minorHAnsi"/>
                  <w:sz w:val="24"/>
                  <w:szCs w:val="24"/>
                </w:rPr>
                <w:t xml:space="preserve"> -f </w:t>
              </w:r>
            </w:ins>
            <w:ins w:id="891" w:author="David Solomon" w:date="2018-02-02T12:03:00Z">
              <w:r w:rsidR="00DF27A8">
                <w:rPr>
                  <w:rFonts w:asciiTheme="minorHAnsi" w:hAnsiTheme="minorHAnsi" w:cstheme="minorHAnsi"/>
                  <w:sz w:val="24"/>
                  <w:szCs w:val="24"/>
                </w:rPr>
                <w:t>&lt;your username&gt;_container</w:t>
              </w:r>
            </w:ins>
          </w:p>
          <w:p w14:paraId="56EB8E42" w14:textId="77777777" w:rsidR="001925F9" w:rsidRPr="001925F9" w:rsidRDefault="001925F9">
            <w:pPr>
              <w:rPr>
                <w:ins w:id="892" w:author="David Solomon" w:date="2018-01-27T17:32:00Z"/>
                <w:rFonts w:cstheme="minorHAnsi"/>
              </w:rPr>
              <w:pPrChange w:id="893" w:author="David Solomon" w:date="2018-01-27T17:32:00Z">
                <w:pPr>
                  <w:pStyle w:val="ListParagraph"/>
                  <w:ind w:left="823"/>
                </w:pPr>
              </w:pPrChange>
            </w:pPr>
          </w:p>
          <w:p w14:paraId="05EEB351" w14:textId="5BFD3DAB" w:rsidR="001925F9" w:rsidRPr="001925F9" w:rsidRDefault="001925F9">
            <w:pPr>
              <w:pStyle w:val="ListParagraph"/>
              <w:ind w:left="823"/>
              <w:pPrChange w:id="894" w:author="David Solomon" w:date="2018-01-27T17:32:00Z">
                <w:pPr/>
              </w:pPrChange>
            </w:pPr>
          </w:p>
          <w:p w14:paraId="4B6C1347" w14:textId="4096E551" w:rsidR="007B0698" w:rsidDel="00351167" w:rsidRDefault="007B0698" w:rsidP="00B55051">
            <w:pPr>
              <w:pStyle w:val="ListParagraph"/>
              <w:numPr>
                <w:ilvl w:val="0"/>
                <w:numId w:val="19"/>
              </w:numPr>
              <w:rPr>
                <w:del w:id="895" w:author="David Solomon" w:date="2018-01-27T17:16:00Z"/>
                <w:rFonts w:asciiTheme="minorHAnsi" w:hAnsiTheme="minorHAnsi" w:cstheme="minorHAnsi"/>
                <w:sz w:val="24"/>
                <w:szCs w:val="24"/>
              </w:rPr>
            </w:pPr>
            <w:del w:id="896" w:author="David Solomon" w:date="2018-01-27T17:16:00Z">
              <w:r w:rsidDel="00351167">
                <w:rPr>
                  <w:rFonts w:asciiTheme="minorHAnsi" w:hAnsiTheme="minorHAnsi" w:cstheme="minorHAnsi"/>
                  <w:sz w:val="24"/>
                  <w:szCs w:val="24"/>
                </w:rPr>
                <w:delText xml:space="preserve">Start an existing </w:delText>
              </w:r>
              <w:r w:rsidR="00A21199" w:rsidDel="00351167">
                <w:rPr>
                  <w:rFonts w:asciiTheme="minorHAnsi" w:hAnsiTheme="minorHAnsi" w:cstheme="minorHAnsi"/>
                  <w:sz w:val="24"/>
                  <w:szCs w:val="24"/>
                </w:rPr>
                <w:delText xml:space="preserve">(stopped) </w:delText>
              </w:r>
              <w:r w:rsidDel="00351167">
                <w:rPr>
                  <w:rFonts w:asciiTheme="minorHAnsi" w:hAnsiTheme="minorHAnsi" w:cstheme="minorHAnsi"/>
                  <w:sz w:val="24"/>
                  <w:szCs w:val="24"/>
                </w:rPr>
                <w:delText>container</w:delText>
              </w:r>
              <w:r w:rsidR="00A21199" w:rsidDel="00351167">
                <w:rPr>
                  <w:rFonts w:asciiTheme="minorHAnsi" w:hAnsiTheme="minorHAnsi" w:cstheme="minorHAnsi"/>
                  <w:sz w:val="24"/>
                  <w:szCs w:val="24"/>
                </w:rPr>
                <w:delText xml:space="preserve"> &amp; run Linux commands</w:delText>
              </w:r>
              <w:r w:rsidDel="00351167">
                <w:rPr>
                  <w:rFonts w:asciiTheme="minorHAnsi" w:hAnsiTheme="minorHAnsi" w:cstheme="minorHAnsi"/>
                  <w:sz w:val="24"/>
                  <w:szCs w:val="24"/>
                </w:rPr>
                <w:delText>:</w:delText>
              </w:r>
            </w:del>
          </w:p>
          <w:p w14:paraId="52705468" w14:textId="77E83681" w:rsidR="007B0698" w:rsidDel="00351167" w:rsidRDefault="007B0698" w:rsidP="007B0698">
            <w:pPr>
              <w:pStyle w:val="ListParagraph"/>
              <w:ind w:left="823"/>
              <w:rPr>
                <w:del w:id="897" w:author="David Solomon" w:date="2018-01-27T17:16:00Z"/>
                <w:rFonts w:asciiTheme="minorHAnsi" w:hAnsiTheme="minorHAnsi" w:cstheme="minorHAnsi"/>
                <w:sz w:val="24"/>
                <w:szCs w:val="24"/>
              </w:rPr>
            </w:pPr>
            <w:del w:id="898" w:author="David Solomon" w:date="2018-01-27T17:16:00Z">
              <w:r w:rsidDel="00351167">
                <w:rPr>
                  <w:rFonts w:asciiTheme="minorHAnsi" w:hAnsiTheme="minorHAnsi" w:cstheme="minorHAnsi"/>
                  <w:sz w:val="24"/>
                  <w:szCs w:val="24"/>
                </w:rPr>
                <w:delText>~$ docker container start -ai linuxlight</w:delText>
              </w:r>
            </w:del>
          </w:p>
          <w:p w14:paraId="69D4016C" w14:textId="2046943D" w:rsidR="007B0698" w:rsidDel="00351167" w:rsidRDefault="00A21199" w:rsidP="007B0698">
            <w:pPr>
              <w:pStyle w:val="ListParagraph"/>
              <w:ind w:left="823"/>
              <w:rPr>
                <w:del w:id="899" w:author="David Solomon" w:date="2018-01-27T17:16:00Z"/>
                <w:rFonts w:asciiTheme="minorHAnsi" w:hAnsiTheme="minorHAnsi" w:cstheme="minorHAnsi"/>
                <w:sz w:val="24"/>
                <w:szCs w:val="24"/>
              </w:rPr>
            </w:pPr>
            <w:del w:id="900" w:author="David Solomon" w:date="2018-01-27T17:16:00Z">
              <w:r w:rsidDel="00351167">
                <w:rPr>
                  <w:rFonts w:asciiTheme="minorHAnsi" w:hAnsiTheme="minorHAnsi" w:cstheme="minorHAnsi"/>
                  <w:sz w:val="24"/>
                  <w:szCs w:val="24"/>
                </w:rPr>
                <w:delText># curl localhost</w:delText>
              </w:r>
            </w:del>
          </w:p>
          <w:p w14:paraId="4829A4FB" w14:textId="4EB1B93B" w:rsidR="00A21199" w:rsidDel="00351167" w:rsidRDefault="00A21199" w:rsidP="007B0698">
            <w:pPr>
              <w:pStyle w:val="ListParagraph"/>
              <w:ind w:left="823"/>
              <w:rPr>
                <w:del w:id="901" w:author="David Solomon" w:date="2018-01-27T17:16:00Z"/>
                <w:rFonts w:asciiTheme="minorHAnsi" w:hAnsiTheme="minorHAnsi" w:cstheme="minorHAnsi"/>
                <w:sz w:val="24"/>
                <w:szCs w:val="24"/>
              </w:rPr>
            </w:pPr>
            <w:del w:id="902" w:author="David Solomon" w:date="2018-01-27T17:16:00Z">
              <w:r w:rsidDel="00351167">
                <w:rPr>
                  <w:rFonts w:asciiTheme="minorHAnsi" w:hAnsiTheme="minorHAnsi" w:cstheme="minorHAnsi"/>
                  <w:sz w:val="24"/>
                  <w:szCs w:val="24"/>
                </w:rPr>
                <w:delText># exit</w:delText>
              </w:r>
            </w:del>
          </w:p>
          <w:p w14:paraId="0333CE4D" w14:textId="131BFACE" w:rsidR="00A21199" w:rsidDel="00351167" w:rsidRDefault="00A21199" w:rsidP="007B0698">
            <w:pPr>
              <w:pStyle w:val="ListParagraph"/>
              <w:ind w:left="823"/>
              <w:rPr>
                <w:del w:id="903" w:author="David Solomon" w:date="2018-01-27T17:16:00Z"/>
                <w:rFonts w:asciiTheme="minorHAnsi" w:hAnsiTheme="minorHAnsi" w:cstheme="minorHAnsi"/>
                <w:sz w:val="24"/>
                <w:szCs w:val="24"/>
              </w:rPr>
            </w:pPr>
          </w:p>
          <w:p w14:paraId="3DBDF0D8" w14:textId="23555DE1" w:rsidR="007B0698" w:rsidDel="00351167" w:rsidRDefault="00A21199" w:rsidP="00B55051">
            <w:pPr>
              <w:pStyle w:val="ListParagraph"/>
              <w:numPr>
                <w:ilvl w:val="0"/>
                <w:numId w:val="19"/>
              </w:numPr>
              <w:rPr>
                <w:del w:id="904" w:author="David Solomon" w:date="2018-01-27T17:16:00Z"/>
                <w:rFonts w:asciiTheme="minorHAnsi" w:hAnsiTheme="minorHAnsi" w:cstheme="minorHAnsi"/>
                <w:sz w:val="24"/>
                <w:szCs w:val="24"/>
              </w:rPr>
            </w:pPr>
            <w:del w:id="905" w:author="David Solomon" w:date="2018-01-27T17:16:00Z">
              <w:r w:rsidDel="00351167">
                <w:rPr>
                  <w:rFonts w:asciiTheme="minorHAnsi" w:hAnsiTheme="minorHAnsi" w:cstheme="minorHAnsi"/>
                  <w:sz w:val="24"/>
                  <w:szCs w:val="24"/>
                </w:rPr>
                <w:delText>Access an already running container:</w:delText>
              </w:r>
            </w:del>
          </w:p>
          <w:p w14:paraId="17932CF5" w14:textId="1CFF4287" w:rsidR="00A21199" w:rsidDel="00351167" w:rsidRDefault="00A21199" w:rsidP="00A21199">
            <w:pPr>
              <w:pStyle w:val="ListParagraph"/>
              <w:ind w:left="823"/>
              <w:rPr>
                <w:del w:id="906" w:author="David Solomon" w:date="2018-01-27T17:16:00Z"/>
                <w:rFonts w:asciiTheme="minorHAnsi" w:hAnsiTheme="minorHAnsi" w:cstheme="minorHAnsi"/>
                <w:sz w:val="24"/>
                <w:szCs w:val="24"/>
              </w:rPr>
            </w:pPr>
            <w:del w:id="907" w:author="David Solomon" w:date="2018-01-27T17:16:00Z">
              <w:r w:rsidDel="00351167">
                <w:rPr>
                  <w:rFonts w:asciiTheme="minorHAnsi" w:hAnsiTheme="minorHAnsi" w:cstheme="minorHAnsi"/>
                  <w:sz w:val="24"/>
                  <w:szCs w:val="24"/>
                </w:rPr>
                <w:delText>~$ docker container run -p 80:80 -d --name webserver nginx</w:delText>
              </w:r>
            </w:del>
          </w:p>
          <w:p w14:paraId="30293663" w14:textId="07A7FAF4" w:rsidR="00A21199" w:rsidDel="00351167" w:rsidRDefault="00A21199" w:rsidP="00A21199">
            <w:pPr>
              <w:pStyle w:val="ListParagraph"/>
              <w:ind w:left="823"/>
              <w:rPr>
                <w:del w:id="908" w:author="David Solomon" w:date="2018-01-27T17:16:00Z"/>
                <w:rFonts w:asciiTheme="minorHAnsi" w:hAnsiTheme="minorHAnsi" w:cstheme="minorHAnsi"/>
                <w:sz w:val="24"/>
                <w:szCs w:val="24"/>
              </w:rPr>
            </w:pPr>
            <w:del w:id="909" w:author="David Solomon" w:date="2018-01-27T17:16:00Z">
              <w:r w:rsidDel="00351167">
                <w:rPr>
                  <w:rFonts w:asciiTheme="minorHAnsi" w:hAnsiTheme="minorHAnsi" w:cstheme="minorHAnsi"/>
                  <w:sz w:val="24"/>
                  <w:szCs w:val="24"/>
                </w:rPr>
                <w:delText>~$ docker container ls -a</w:delText>
              </w:r>
            </w:del>
          </w:p>
          <w:p w14:paraId="5D0BE6D6" w14:textId="5B390F67" w:rsidR="00A21199" w:rsidDel="00351167" w:rsidRDefault="00A21199" w:rsidP="00A21199">
            <w:pPr>
              <w:pStyle w:val="ListParagraph"/>
              <w:ind w:left="823"/>
              <w:rPr>
                <w:del w:id="910" w:author="David Solomon" w:date="2018-01-27T17:16:00Z"/>
                <w:rFonts w:asciiTheme="minorHAnsi" w:hAnsiTheme="minorHAnsi" w:cstheme="minorHAnsi"/>
                <w:sz w:val="24"/>
                <w:szCs w:val="24"/>
              </w:rPr>
            </w:pPr>
            <w:del w:id="911" w:author="David Solomon" w:date="2018-01-27T17:16:00Z">
              <w:r w:rsidDel="00351167">
                <w:rPr>
                  <w:rFonts w:asciiTheme="minorHAnsi" w:hAnsiTheme="minorHAnsi" w:cstheme="minorHAnsi"/>
                  <w:sz w:val="24"/>
                  <w:szCs w:val="24"/>
                </w:rPr>
                <w:delText>~$ docker container exec -it webserver bash</w:delText>
              </w:r>
            </w:del>
          </w:p>
          <w:p w14:paraId="4A09954E" w14:textId="3710C014" w:rsidR="00A21199" w:rsidDel="00351167" w:rsidRDefault="00A21199" w:rsidP="00A21199">
            <w:pPr>
              <w:pStyle w:val="ListParagraph"/>
              <w:ind w:left="823"/>
              <w:rPr>
                <w:del w:id="912" w:author="David Solomon" w:date="2018-01-27T17:16:00Z"/>
                <w:rFonts w:asciiTheme="minorHAnsi" w:hAnsiTheme="minorHAnsi" w:cstheme="minorHAnsi"/>
                <w:sz w:val="24"/>
                <w:szCs w:val="24"/>
              </w:rPr>
            </w:pPr>
            <w:del w:id="913" w:author="David Solomon" w:date="2018-01-27T17:16:00Z">
              <w:r w:rsidDel="00351167">
                <w:rPr>
                  <w:rFonts w:asciiTheme="minorHAnsi" w:hAnsiTheme="minorHAnsi" w:cstheme="minorHAnsi"/>
                  <w:sz w:val="24"/>
                  <w:szCs w:val="24"/>
                </w:rPr>
                <w:delText># ls -tal</w:delText>
              </w:r>
            </w:del>
          </w:p>
          <w:p w14:paraId="76FF06F3" w14:textId="18A59B0E" w:rsidR="00A21199" w:rsidDel="00351167" w:rsidRDefault="00A21199" w:rsidP="00A21199">
            <w:pPr>
              <w:pStyle w:val="ListParagraph"/>
              <w:ind w:left="823"/>
              <w:rPr>
                <w:del w:id="914" w:author="David Solomon" w:date="2018-01-27T17:16:00Z"/>
                <w:rFonts w:asciiTheme="minorHAnsi" w:hAnsiTheme="minorHAnsi" w:cstheme="minorHAnsi"/>
                <w:sz w:val="24"/>
                <w:szCs w:val="24"/>
              </w:rPr>
            </w:pPr>
            <w:del w:id="915" w:author="David Solomon" w:date="2018-01-27T17:16:00Z">
              <w:r w:rsidDel="00351167">
                <w:rPr>
                  <w:rFonts w:asciiTheme="minorHAnsi" w:hAnsiTheme="minorHAnsi" w:cstheme="minorHAnsi"/>
                  <w:sz w:val="24"/>
                  <w:szCs w:val="24"/>
                </w:rPr>
                <w:delText># exit</w:delText>
              </w:r>
            </w:del>
          </w:p>
          <w:p w14:paraId="1AA14CD4" w14:textId="243A2F1F" w:rsidR="00A21199" w:rsidDel="00351167" w:rsidRDefault="00A21199" w:rsidP="00A21199">
            <w:pPr>
              <w:pStyle w:val="ListParagraph"/>
              <w:ind w:left="823"/>
              <w:rPr>
                <w:del w:id="916" w:author="David Solomon" w:date="2018-01-27T17:16:00Z"/>
                <w:rFonts w:asciiTheme="minorHAnsi" w:hAnsiTheme="minorHAnsi" w:cstheme="minorHAnsi"/>
                <w:sz w:val="24"/>
                <w:szCs w:val="24"/>
              </w:rPr>
            </w:pPr>
            <w:del w:id="917" w:author="David Solomon" w:date="2018-01-27T17:16:00Z">
              <w:r w:rsidDel="00351167">
                <w:rPr>
                  <w:rFonts w:asciiTheme="minorHAnsi" w:hAnsiTheme="minorHAnsi" w:cstheme="minorHAnsi"/>
                  <w:sz w:val="24"/>
                  <w:szCs w:val="24"/>
                </w:rPr>
                <w:delText>~$ docker container ls -a</w:delText>
              </w:r>
            </w:del>
          </w:p>
          <w:p w14:paraId="581FD449" w14:textId="17CF94CB" w:rsidR="007B0698" w:rsidRDefault="007B0698" w:rsidP="007B0698">
            <w:pPr>
              <w:rPr>
                <w:rFonts w:cstheme="minorHAnsi"/>
              </w:rPr>
            </w:pPr>
          </w:p>
          <w:p w14:paraId="118BDE48" w14:textId="4AFABE73" w:rsidR="007B0698" w:rsidRDefault="007B0698" w:rsidP="007B0698">
            <w:pPr>
              <w:rPr>
                <w:rFonts w:cstheme="minorHAnsi"/>
              </w:rPr>
            </w:pPr>
            <w:r>
              <w:rPr>
                <w:rFonts w:cstheme="minorHAnsi"/>
              </w:rPr>
              <w:t>Commands:</w:t>
            </w:r>
          </w:p>
          <w:p w14:paraId="106931CC" w14:textId="5BE157E5" w:rsidR="007B0698" w:rsidRDefault="007B0698" w:rsidP="007B0698">
            <w:pPr>
              <w:rPr>
                <w:rFonts w:cstheme="minorHAnsi"/>
              </w:rPr>
            </w:pPr>
            <w:r>
              <w:rPr>
                <w:rFonts w:cstheme="minorHAnsi"/>
              </w:rPr>
              <w:t>-</w:t>
            </w:r>
            <w:proofErr w:type="spellStart"/>
            <w:r w:rsidR="008D3A91">
              <w:rPr>
                <w:rFonts w:cstheme="minorHAnsi"/>
              </w:rPr>
              <w:t>i</w:t>
            </w:r>
            <w:proofErr w:type="spellEnd"/>
            <w:r>
              <w:rPr>
                <w:rFonts w:cstheme="minorHAnsi"/>
              </w:rPr>
              <w:t xml:space="preserve"> - Run interactively</w:t>
            </w:r>
          </w:p>
          <w:p w14:paraId="70FD3F20" w14:textId="5347F069" w:rsidR="007B0698" w:rsidRDefault="007B0698" w:rsidP="007B0698">
            <w:pPr>
              <w:rPr>
                <w:rFonts w:cstheme="minorHAnsi"/>
              </w:rPr>
            </w:pPr>
            <w:r>
              <w:rPr>
                <w:rFonts w:cstheme="minorHAnsi"/>
              </w:rPr>
              <w:t xml:space="preserve">-t - Create pseudo </w:t>
            </w:r>
            <w:proofErr w:type="spellStart"/>
            <w:r>
              <w:rPr>
                <w:rFonts w:cstheme="minorHAnsi"/>
              </w:rPr>
              <w:t>tty</w:t>
            </w:r>
            <w:proofErr w:type="spellEnd"/>
          </w:p>
          <w:p w14:paraId="09DEBB1F" w14:textId="5E86DE50" w:rsidR="008D3A91" w:rsidRDefault="008D3A91" w:rsidP="007B0698">
            <w:pPr>
              <w:rPr>
                <w:rFonts w:cstheme="minorHAnsi"/>
              </w:rPr>
            </w:pPr>
            <w:r>
              <w:rPr>
                <w:rFonts w:cstheme="minorHAnsi"/>
              </w:rPr>
              <w:t>-a - Attach to STDIN, STDOUT or STDERR</w:t>
            </w:r>
          </w:p>
          <w:p w14:paraId="770B9E77" w14:textId="21169842" w:rsidR="008D3A91" w:rsidRDefault="008D3A91" w:rsidP="007B0698">
            <w:pPr>
              <w:rPr>
                <w:rFonts w:cstheme="minorHAnsi"/>
              </w:rPr>
            </w:pPr>
            <w:r>
              <w:rPr>
                <w:rFonts w:cstheme="minorHAnsi"/>
              </w:rPr>
              <w:t>exec - Run a command in a running container</w:t>
            </w:r>
          </w:p>
          <w:p w14:paraId="54BB1938" w14:textId="393C48EC" w:rsidR="008D3A91" w:rsidRPr="007B0698" w:rsidRDefault="008D3A91" w:rsidP="007B0698">
            <w:pPr>
              <w:rPr>
                <w:rFonts w:cstheme="minorHAnsi"/>
              </w:rPr>
            </w:pPr>
            <w:r>
              <w:rPr>
                <w:rFonts w:cstheme="minorHAnsi"/>
              </w:rPr>
              <w:t>run - Run a command in a new container</w:t>
            </w:r>
          </w:p>
          <w:p w14:paraId="545811A1" w14:textId="77777777" w:rsidR="002B07C9" w:rsidRPr="00A31355" w:rsidRDefault="002B07C9" w:rsidP="00865233">
            <w:pPr>
              <w:rPr>
                <w:rFonts w:cstheme="minorHAnsi"/>
                <w:b/>
                <w:u w:val="single"/>
              </w:rPr>
            </w:pPr>
          </w:p>
        </w:tc>
      </w:tr>
    </w:tbl>
    <w:p w14:paraId="13016E76" w14:textId="77777777" w:rsidR="002B07C9" w:rsidRDefault="002B07C9" w:rsidP="002B07C9"/>
    <w:p w14:paraId="38F77365" w14:textId="77777777" w:rsidR="002B07C9" w:rsidRDefault="002B07C9" w:rsidP="002B07C9"/>
    <w:p w14:paraId="0812AAF5" w14:textId="77777777" w:rsidR="002B07C9" w:rsidRDefault="002B07C9" w:rsidP="002B07C9"/>
    <w:p w14:paraId="4F35347F" w14:textId="77777777" w:rsidR="002B07C9" w:rsidRDefault="002B07C9" w:rsidP="002B07C9">
      <w:r>
        <w:br w:type="page"/>
      </w:r>
    </w:p>
    <w:p w14:paraId="472BCE84" w14:textId="3D38D5F3" w:rsidR="002B07C9" w:rsidRDefault="004A6E79" w:rsidP="002B07C9">
      <w:pPr>
        <w:pStyle w:val="Heading2"/>
      </w:pPr>
      <w:bookmarkStart w:id="918" w:name="_Toc505356146"/>
      <w:r>
        <w:lastRenderedPageBreak/>
        <w:t>Section</w:t>
      </w:r>
      <w:r w:rsidR="002B07C9">
        <w:t xml:space="preserve"> </w:t>
      </w:r>
      <w:ins w:id="919" w:author="David Solomon" w:date="2018-02-02T17:31:00Z">
        <w:r w:rsidR="00891E8D">
          <w:t>1</w:t>
        </w:r>
      </w:ins>
      <w:del w:id="920" w:author="David Solomon" w:date="2018-02-02T17:31:00Z">
        <w:r w:rsidR="002B07C9" w:rsidDel="00891E8D">
          <w:delText>2</w:delText>
        </w:r>
      </w:del>
      <w:r w:rsidR="002B07C9">
        <w:t>: Lab Summary</w:t>
      </w:r>
      <w:bookmarkEnd w:id="918"/>
    </w:p>
    <w:p w14:paraId="769E8ABF" w14:textId="77777777" w:rsidR="002B07C9" w:rsidRDefault="002B07C9" w:rsidP="002B07C9"/>
    <w:p w14:paraId="41822390" w14:textId="05B1E6C8" w:rsidR="00B33FA8" w:rsidRDefault="004A6E79" w:rsidP="002B07C9">
      <w:r>
        <w:t>In this section you learned how to create new containers based on</w:t>
      </w:r>
      <w:r w:rsidR="00586A6C">
        <w:t xml:space="preserve"> images stored in Docker Hub.  You also learned how to interact with containers both from the outside (top, inspect, stats, …), and from the inside (</w:t>
      </w:r>
      <w:proofErr w:type="spellStart"/>
      <w:r w:rsidR="00586A6C">
        <w:t>docker</w:t>
      </w:r>
      <w:proofErr w:type="spellEnd"/>
      <w:r w:rsidR="00586A6C">
        <w:t xml:space="preserve"> exec and run).  Access to the Docker service via </w:t>
      </w:r>
      <w:proofErr w:type="spellStart"/>
      <w:r w:rsidR="00586A6C">
        <w:t>tty</w:t>
      </w:r>
      <w:proofErr w:type="spellEnd"/>
      <w:r w:rsidR="00586A6C">
        <w:t xml:space="preserve"> was demonstrated and you learned how to run Linux commands inside the container just as if you were working with a Linux OS.</w:t>
      </w:r>
    </w:p>
    <w:p w14:paraId="49BD20AC" w14:textId="77777777" w:rsidR="002B07C9" w:rsidRDefault="002B07C9" w:rsidP="002B07C9"/>
    <w:p w14:paraId="779B4DBC" w14:textId="77777777" w:rsidR="002B07C9" w:rsidRDefault="002B07C9" w:rsidP="002B07C9"/>
    <w:p w14:paraId="1C020AAD" w14:textId="77777777" w:rsidR="002B07C9" w:rsidRDefault="002B07C9" w:rsidP="002B07C9">
      <w:pPr>
        <w:rPr>
          <w:highlight w:val="red"/>
        </w:rPr>
      </w:pPr>
      <w:r>
        <w:rPr>
          <w:highlight w:val="red"/>
        </w:rPr>
        <w:br w:type="page"/>
      </w:r>
    </w:p>
    <w:p w14:paraId="15605F8C" w14:textId="0AC74632" w:rsidR="002B07C9" w:rsidDel="00351167" w:rsidRDefault="00A90B2A" w:rsidP="002B07C9">
      <w:pPr>
        <w:pStyle w:val="Heading1"/>
        <w:rPr>
          <w:del w:id="921" w:author="David Solomon" w:date="2018-01-27T17:17:00Z"/>
        </w:rPr>
      </w:pPr>
      <w:del w:id="922" w:author="David Solomon" w:date="2018-01-27T17:17:00Z">
        <w:r w:rsidDel="00351167">
          <w:lastRenderedPageBreak/>
          <w:delText>Section</w:delText>
        </w:r>
        <w:r w:rsidR="002B07C9" w:rsidDel="00351167">
          <w:delText xml:space="preserve"> 3: </w:delText>
        </w:r>
        <w:r w:rsidRPr="00A90B2A" w:rsidDel="00351167">
          <w:delText>Container Networking Basics</w:delText>
        </w:r>
      </w:del>
    </w:p>
    <w:p w14:paraId="2D3E4963" w14:textId="19DCA317" w:rsidR="002B07C9" w:rsidDel="00351167" w:rsidRDefault="002B07C9" w:rsidP="002B07C9">
      <w:pPr>
        <w:rPr>
          <w:del w:id="923" w:author="David Solomon" w:date="2018-01-27T17:17:00Z"/>
        </w:rPr>
      </w:pPr>
    </w:p>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2B07C9" w:rsidDel="00351167" w14:paraId="6E94E046" w14:textId="211DF466" w:rsidTr="00865233">
        <w:trPr>
          <w:del w:id="924" w:author="David Solomon" w:date="2018-01-27T17:17:00Z"/>
        </w:trPr>
        <w:tc>
          <w:tcPr>
            <w:tcW w:w="2254" w:type="dxa"/>
            <w:tcBorders>
              <w:bottom w:val="single" w:sz="4" w:space="0" w:color="auto"/>
            </w:tcBorders>
            <w:shd w:val="clear" w:color="auto" w:fill="D9D9D9" w:themeFill="background1" w:themeFillShade="D9"/>
          </w:tcPr>
          <w:p w14:paraId="49923866" w14:textId="25ECFF9D" w:rsidR="002B07C9" w:rsidRPr="00C7412B" w:rsidDel="00351167" w:rsidRDefault="002B07C9" w:rsidP="00865233">
            <w:pPr>
              <w:rPr>
                <w:del w:id="925" w:author="David Solomon" w:date="2018-01-27T17:17:00Z"/>
                <w:rFonts w:cstheme="minorHAnsi"/>
                <w:color w:val="4F81BD"/>
                <w:w w:val="105"/>
                <w:sz w:val="28"/>
                <w:szCs w:val="28"/>
              </w:rPr>
            </w:pPr>
            <w:del w:id="926" w:author="David Solomon" w:date="2018-01-27T17:17:00Z">
              <w:r w:rsidRPr="00C7412B" w:rsidDel="00351167">
                <w:rPr>
                  <w:rFonts w:cstheme="minorHAnsi"/>
                  <w:color w:val="000000" w:themeColor="text1"/>
                  <w:w w:val="105"/>
                  <w:sz w:val="28"/>
                  <w:szCs w:val="28"/>
                </w:rPr>
                <w:delText>Purpose:</w:delText>
              </w:r>
            </w:del>
          </w:p>
        </w:tc>
        <w:tc>
          <w:tcPr>
            <w:tcW w:w="7096" w:type="dxa"/>
          </w:tcPr>
          <w:p w14:paraId="098A8E4E" w14:textId="7BB03587" w:rsidR="002B07C9" w:rsidRPr="00C7412B" w:rsidDel="00351167" w:rsidRDefault="00A90B2A" w:rsidP="00865233">
            <w:pPr>
              <w:rPr>
                <w:del w:id="927" w:author="David Solomon" w:date="2018-01-27T17:17:00Z"/>
                <w:rFonts w:cstheme="minorHAnsi"/>
                <w:color w:val="000000" w:themeColor="text1"/>
                <w:w w:val="105"/>
              </w:rPr>
            </w:pPr>
            <w:del w:id="928" w:author="David Solomon" w:date="2018-01-27T17:17:00Z">
              <w:r w:rsidDel="00351167">
                <w:rPr>
                  <w:rFonts w:cstheme="minorHAnsi"/>
                  <w:color w:val="000000" w:themeColor="text1"/>
                  <w:w w:val="105"/>
                </w:rPr>
                <w:delText>In this lab you will learn basic skills as it relates to networking (security &amp; DNS) with Docker containers</w:delText>
              </w:r>
              <w:r w:rsidR="002B07C9" w:rsidRPr="00C7412B" w:rsidDel="00351167">
                <w:rPr>
                  <w:rFonts w:cstheme="minorHAnsi"/>
                  <w:color w:val="000000" w:themeColor="text1"/>
                  <w:w w:val="105"/>
                </w:rPr>
                <w:delText>:</w:delText>
              </w:r>
            </w:del>
          </w:p>
          <w:p w14:paraId="792A809C" w14:textId="3202665E" w:rsidR="002B07C9" w:rsidRPr="00A90B2A" w:rsidDel="00351167" w:rsidRDefault="002B07C9" w:rsidP="00A90B2A">
            <w:pPr>
              <w:rPr>
                <w:del w:id="929" w:author="David Solomon" w:date="2018-01-27T17:17:00Z"/>
                <w:rFonts w:cstheme="minorHAnsi"/>
                <w:color w:val="000000" w:themeColor="text1"/>
                <w:w w:val="105"/>
              </w:rPr>
            </w:pPr>
          </w:p>
        </w:tc>
      </w:tr>
      <w:tr w:rsidR="002B07C9" w:rsidDel="00351167" w14:paraId="7B4B681C" w14:textId="778FBF96" w:rsidTr="00865233">
        <w:trPr>
          <w:trHeight w:val="353"/>
          <w:del w:id="930" w:author="David Solomon" w:date="2018-01-27T17:17:00Z"/>
        </w:trPr>
        <w:tc>
          <w:tcPr>
            <w:tcW w:w="2254" w:type="dxa"/>
            <w:tcBorders>
              <w:right w:val="nil"/>
            </w:tcBorders>
          </w:tcPr>
          <w:p w14:paraId="606CC428" w14:textId="1535B523" w:rsidR="002B07C9" w:rsidRPr="00C7412B" w:rsidDel="00351167" w:rsidRDefault="002B07C9" w:rsidP="00865233">
            <w:pPr>
              <w:rPr>
                <w:del w:id="931" w:author="David Solomon" w:date="2018-01-27T17:17:00Z"/>
                <w:rFonts w:cstheme="minorHAnsi"/>
                <w:b/>
                <w:bCs/>
                <w:color w:val="4F81BD"/>
                <w:w w:val="105"/>
                <w:sz w:val="28"/>
                <w:szCs w:val="28"/>
              </w:rPr>
            </w:pPr>
          </w:p>
        </w:tc>
        <w:tc>
          <w:tcPr>
            <w:tcW w:w="7096" w:type="dxa"/>
            <w:tcBorders>
              <w:left w:val="nil"/>
            </w:tcBorders>
          </w:tcPr>
          <w:p w14:paraId="47AE0D92" w14:textId="4872CF83" w:rsidR="002B07C9" w:rsidRPr="00C7412B" w:rsidDel="00351167" w:rsidRDefault="002B07C9" w:rsidP="00865233">
            <w:pPr>
              <w:rPr>
                <w:del w:id="932" w:author="David Solomon" w:date="2018-01-27T17:17:00Z"/>
                <w:rFonts w:cstheme="minorHAnsi"/>
                <w:b/>
                <w:bCs/>
                <w:color w:val="4F81BD"/>
                <w:w w:val="105"/>
                <w:sz w:val="28"/>
                <w:szCs w:val="28"/>
              </w:rPr>
            </w:pPr>
          </w:p>
        </w:tc>
      </w:tr>
      <w:tr w:rsidR="002B07C9" w:rsidDel="00351167" w14:paraId="43580528" w14:textId="4094C817" w:rsidTr="00865233">
        <w:trPr>
          <w:del w:id="933" w:author="David Solomon" w:date="2018-01-27T17:17:00Z"/>
        </w:trPr>
        <w:tc>
          <w:tcPr>
            <w:tcW w:w="2254" w:type="dxa"/>
            <w:tcBorders>
              <w:bottom w:val="single" w:sz="4" w:space="0" w:color="auto"/>
            </w:tcBorders>
            <w:shd w:val="clear" w:color="auto" w:fill="D9D9D9" w:themeFill="background1" w:themeFillShade="D9"/>
          </w:tcPr>
          <w:p w14:paraId="16E604B8" w14:textId="387A7047" w:rsidR="002B07C9" w:rsidRPr="00C7412B" w:rsidDel="00351167" w:rsidRDefault="002B07C9" w:rsidP="00865233">
            <w:pPr>
              <w:rPr>
                <w:del w:id="934" w:author="David Solomon" w:date="2018-01-27T17:17:00Z"/>
                <w:rFonts w:cstheme="minorHAnsi"/>
                <w:color w:val="4F81BD"/>
                <w:w w:val="105"/>
                <w:sz w:val="28"/>
                <w:szCs w:val="28"/>
              </w:rPr>
            </w:pPr>
            <w:del w:id="935" w:author="David Solomon" w:date="2018-01-27T17:17:00Z">
              <w:r w:rsidRPr="00C7412B" w:rsidDel="00351167">
                <w:rPr>
                  <w:rFonts w:cstheme="minorHAnsi"/>
                  <w:color w:val="000000" w:themeColor="text1"/>
                  <w:w w:val="105"/>
                  <w:sz w:val="28"/>
                  <w:szCs w:val="28"/>
                </w:rPr>
                <w:delText>Tasks:</w:delText>
              </w:r>
            </w:del>
          </w:p>
        </w:tc>
        <w:tc>
          <w:tcPr>
            <w:tcW w:w="7096" w:type="dxa"/>
          </w:tcPr>
          <w:p w14:paraId="114FB4C7" w14:textId="4C32320D" w:rsidR="002B07C9" w:rsidRPr="00C7412B" w:rsidDel="00351167" w:rsidRDefault="002B07C9" w:rsidP="00865233">
            <w:pPr>
              <w:rPr>
                <w:del w:id="936" w:author="David Solomon" w:date="2018-01-27T17:17:00Z"/>
                <w:rFonts w:cstheme="minorHAnsi"/>
                <w:color w:val="000000" w:themeColor="text1"/>
                <w:w w:val="105"/>
              </w:rPr>
            </w:pPr>
            <w:del w:id="937" w:author="David Solomon" w:date="2018-01-27T17:17:00Z">
              <w:r w:rsidRPr="00C7412B" w:rsidDel="00351167">
                <w:rPr>
                  <w:rFonts w:cstheme="minorHAnsi"/>
                  <w:color w:val="000000" w:themeColor="text1"/>
                  <w:w w:val="105"/>
                </w:rPr>
                <w:delText>Tasks you will complete in this lab exercise include:</w:delText>
              </w:r>
            </w:del>
          </w:p>
          <w:p w14:paraId="39D6F708" w14:textId="3CB709E5" w:rsidR="002B07C9" w:rsidRPr="00C7412B" w:rsidDel="00351167" w:rsidRDefault="002B07C9" w:rsidP="00865233">
            <w:pPr>
              <w:rPr>
                <w:del w:id="938" w:author="David Solomon" w:date="2018-01-27T17:17:00Z"/>
                <w:rFonts w:cstheme="minorHAnsi"/>
                <w:color w:val="000000" w:themeColor="text1"/>
                <w:w w:val="105"/>
              </w:rPr>
            </w:pPr>
          </w:p>
          <w:p w14:paraId="06CFC55A" w14:textId="7DEB2BB9" w:rsidR="002B07C9" w:rsidRPr="005F1E76" w:rsidDel="00351167" w:rsidRDefault="005F1E76" w:rsidP="00865233">
            <w:pPr>
              <w:pStyle w:val="ListParagraph"/>
              <w:numPr>
                <w:ilvl w:val="0"/>
                <w:numId w:val="2"/>
              </w:numPr>
              <w:rPr>
                <w:del w:id="939" w:author="David Solomon" w:date="2018-01-27T17:17:00Z"/>
                <w:rFonts w:asciiTheme="minorHAnsi" w:hAnsiTheme="minorHAnsi" w:cstheme="minorHAnsi"/>
                <w:color w:val="000000" w:themeColor="text1"/>
                <w:w w:val="105"/>
                <w:sz w:val="24"/>
                <w:szCs w:val="24"/>
              </w:rPr>
            </w:pPr>
            <w:del w:id="940" w:author="David Solomon" w:date="2018-01-27T17:17:00Z">
              <w:r w:rsidDel="00351167">
                <w:rPr>
                  <w:rFonts w:asciiTheme="minorHAnsi" w:hAnsiTheme="minorHAnsi" w:cstheme="minorHAnsi"/>
                  <w:color w:val="000000" w:themeColor="text1"/>
                  <w:w w:val="105"/>
                  <w:sz w:val="24"/>
                  <w:szCs w:val="24"/>
                </w:rPr>
                <w:delText>Determine active ports</w:delText>
              </w:r>
            </w:del>
          </w:p>
          <w:p w14:paraId="6BD2C032" w14:textId="1700979D" w:rsidR="002B07C9" w:rsidRPr="005F1E76" w:rsidDel="00351167" w:rsidRDefault="009D313C" w:rsidP="00865233">
            <w:pPr>
              <w:pStyle w:val="ListParagraph"/>
              <w:numPr>
                <w:ilvl w:val="0"/>
                <w:numId w:val="2"/>
              </w:numPr>
              <w:rPr>
                <w:del w:id="941" w:author="David Solomon" w:date="2018-01-27T17:17:00Z"/>
                <w:rFonts w:asciiTheme="minorHAnsi" w:hAnsiTheme="minorHAnsi" w:cstheme="minorHAnsi"/>
                <w:color w:val="000000" w:themeColor="text1"/>
                <w:w w:val="105"/>
                <w:sz w:val="24"/>
                <w:szCs w:val="24"/>
              </w:rPr>
            </w:pPr>
            <w:del w:id="942" w:author="David Solomon" w:date="2018-01-27T17:17:00Z">
              <w:r w:rsidDel="00351167">
                <w:rPr>
                  <w:rFonts w:asciiTheme="minorHAnsi" w:hAnsiTheme="minorHAnsi" w:cstheme="minorHAnsi"/>
                  <w:color w:val="000000" w:themeColor="text1"/>
                  <w:w w:val="105"/>
                  <w:sz w:val="24"/>
                  <w:szCs w:val="24"/>
                </w:rPr>
                <w:delText>Identify container ip address</w:delText>
              </w:r>
            </w:del>
          </w:p>
          <w:p w14:paraId="349C2EB2" w14:textId="024C97F2" w:rsidR="002B07C9" w:rsidDel="00351167" w:rsidRDefault="009D313C" w:rsidP="005F1E76">
            <w:pPr>
              <w:pStyle w:val="ListParagraph"/>
              <w:numPr>
                <w:ilvl w:val="0"/>
                <w:numId w:val="2"/>
              </w:numPr>
              <w:rPr>
                <w:del w:id="943" w:author="David Solomon" w:date="2018-01-27T17:17:00Z"/>
                <w:rFonts w:asciiTheme="minorHAnsi" w:hAnsiTheme="minorHAnsi" w:cstheme="minorHAnsi"/>
                <w:color w:val="000000" w:themeColor="text1"/>
                <w:w w:val="105"/>
                <w:sz w:val="24"/>
                <w:szCs w:val="24"/>
              </w:rPr>
            </w:pPr>
            <w:del w:id="944" w:author="David Solomon" w:date="2018-01-27T17:17:00Z">
              <w:r w:rsidDel="00351167">
                <w:rPr>
                  <w:rFonts w:asciiTheme="minorHAnsi" w:hAnsiTheme="minorHAnsi" w:cstheme="minorHAnsi"/>
                  <w:color w:val="000000" w:themeColor="text1"/>
                  <w:w w:val="105"/>
                  <w:sz w:val="24"/>
                  <w:szCs w:val="24"/>
                </w:rPr>
                <w:delText>Create virtual network</w:delText>
              </w:r>
            </w:del>
          </w:p>
          <w:p w14:paraId="48BE1B0F" w14:textId="40169B91" w:rsidR="005F1E76" w:rsidRPr="005F1E76" w:rsidDel="00351167" w:rsidRDefault="009D313C" w:rsidP="005F1E76">
            <w:pPr>
              <w:pStyle w:val="ListParagraph"/>
              <w:numPr>
                <w:ilvl w:val="0"/>
                <w:numId w:val="2"/>
              </w:numPr>
              <w:rPr>
                <w:del w:id="945" w:author="David Solomon" w:date="2018-01-27T17:17:00Z"/>
                <w:rFonts w:asciiTheme="minorHAnsi" w:hAnsiTheme="minorHAnsi" w:cstheme="minorHAnsi"/>
                <w:color w:val="000000" w:themeColor="text1"/>
                <w:w w:val="105"/>
                <w:sz w:val="24"/>
                <w:szCs w:val="24"/>
              </w:rPr>
            </w:pPr>
            <w:del w:id="946" w:author="David Solomon" w:date="2018-01-27T17:17:00Z">
              <w:r w:rsidDel="00351167">
                <w:rPr>
                  <w:rFonts w:asciiTheme="minorHAnsi" w:hAnsiTheme="minorHAnsi" w:cstheme="minorHAnsi"/>
                  <w:color w:val="000000" w:themeColor="text1"/>
                  <w:w w:val="105"/>
                  <w:sz w:val="24"/>
                  <w:szCs w:val="24"/>
                </w:rPr>
                <w:delText>Attach container to virtual network</w:delText>
              </w:r>
            </w:del>
          </w:p>
          <w:p w14:paraId="66B831B6" w14:textId="3E5AE876" w:rsidR="002B07C9" w:rsidRPr="00C7412B" w:rsidDel="00351167" w:rsidRDefault="002B07C9" w:rsidP="00865233">
            <w:pPr>
              <w:pStyle w:val="ListParagraph"/>
              <w:ind w:left="1440"/>
              <w:rPr>
                <w:del w:id="947" w:author="David Solomon" w:date="2018-01-27T17:17:00Z"/>
                <w:rFonts w:asciiTheme="minorHAnsi" w:hAnsiTheme="minorHAnsi" w:cstheme="minorHAnsi"/>
                <w:color w:val="4F81BD"/>
                <w:w w:val="105"/>
                <w:sz w:val="24"/>
                <w:szCs w:val="24"/>
              </w:rPr>
            </w:pPr>
          </w:p>
        </w:tc>
      </w:tr>
    </w:tbl>
    <w:p w14:paraId="4B3C75E1" w14:textId="26CCF04D" w:rsidR="002B07C9" w:rsidDel="00351167" w:rsidRDefault="002B07C9" w:rsidP="002B07C9">
      <w:pPr>
        <w:rPr>
          <w:del w:id="948" w:author="David Solomon" w:date="2018-01-27T17:17:00Z"/>
        </w:rPr>
      </w:pPr>
    </w:p>
    <w:p w14:paraId="698311E7" w14:textId="1F2B7A90" w:rsidR="002B07C9" w:rsidDel="00351167" w:rsidRDefault="002B07C9" w:rsidP="002B07C9">
      <w:pPr>
        <w:rPr>
          <w:del w:id="949" w:author="David Solomon" w:date="2018-01-27T17:17:00Z"/>
        </w:rPr>
      </w:pPr>
    </w:p>
    <w:p w14:paraId="6452AA99" w14:textId="6209AFD1" w:rsidR="002B07C9" w:rsidDel="00351167" w:rsidRDefault="002B07C9" w:rsidP="002B07C9">
      <w:pPr>
        <w:rPr>
          <w:del w:id="950" w:author="David Solomon" w:date="2018-01-27T17:17:00Z"/>
          <w:highlight w:val="red"/>
        </w:rPr>
      </w:pPr>
      <w:del w:id="951" w:author="David Solomon" w:date="2018-01-27T17:17:00Z">
        <w:r w:rsidDel="00351167">
          <w:rPr>
            <w:highlight w:val="red"/>
          </w:rPr>
          <w:br w:type="page"/>
        </w:r>
      </w:del>
    </w:p>
    <w:p w14:paraId="5267AE0F" w14:textId="4E2FB85E" w:rsidR="002B07C9" w:rsidDel="00351167" w:rsidRDefault="00B33FA8" w:rsidP="002B07C9">
      <w:pPr>
        <w:pStyle w:val="Heading2"/>
        <w:jc w:val="center"/>
        <w:rPr>
          <w:del w:id="952" w:author="David Solomon" w:date="2018-01-27T17:17:00Z"/>
        </w:rPr>
      </w:pPr>
      <w:del w:id="953" w:author="David Solomon" w:date="2018-01-27T17:17:00Z">
        <w:r w:rsidDel="00351167">
          <w:delText>Section</w:delText>
        </w:r>
        <w:r w:rsidR="002B07C9" w:rsidDel="00351167">
          <w:delText xml:space="preserve"> 3: Lab Workflow Overview</w:delText>
        </w:r>
      </w:del>
    </w:p>
    <w:p w14:paraId="6E8D66AA" w14:textId="17C0D507" w:rsidR="002B07C9" w:rsidDel="00351167" w:rsidRDefault="002B07C9" w:rsidP="002B07C9">
      <w:pPr>
        <w:rPr>
          <w:del w:id="954" w:author="David Solomon" w:date="2018-01-27T17:17:00Z"/>
        </w:rPr>
      </w:pPr>
    </w:p>
    <w:p w14:paraId="41A87335" w14:textId="4AAFBAD4" w:rsidR="002B07C9" w:rsidDel="00351167" w:rsidRDefault="002B07C9" w:rsidP="002B07C9">
      <w:pPr>
        <w:rPr>
          <w:del w:id="955" w:author="David Solomon" w:date="2018-01-27T17:17:00Z"/>
        </w:rPr>
      </w:pPr>
      <w:del w:id="956" w:author="David Solomon" w:date="2018-01-27T17:17:00Z">
        <w:r w:rsidDel="00351167">
          <w:rPr>
            <w:noProof/>
          </w:rPr>
          <w:drawing>
            <wp:inline distT="0" distB="0" distL="0" distR="0" wp14:anchorId="18DA8D23" wp14:editId="24615E55">
              <wp:extent cx="5724144" cy="2295144"/>
              <wp:effectExtent l="0" t="25400" r="16510" b="29210"/>
              <wp:docPr id="5" name="Diagram 5"/>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del>
    </w:p>
    <w:p w14:paraId="76587E02" w14:textId="529F30C7" w:rsidR="002B07C9" w:rsidDel="00351167" w:rsidRDefault="002B07C9" w:rsidP="002B07C9">
      <w:pPr>
        <w:rPr>
          <w:del w:id="957" w:author="David Solomon" w:date="2018-01-27T17:17:00Z"/>
        </w:rPr>
      </w:pPr>
    </w:p>
    <w:p w14:paraId="3BE7170D" w14:textId="401F335C" w:rsidR="002B07C9" w:rsidDel="00351167" w:rsidRDefault="002B07C9" w:rsidP="002B07C9">
      <w:pPr>
        <w:rPr>
          <w:del w:id="958" w:author="David Solomon" w:date="2018-01-27T17:17:00Z"/>
        </w:rPr>
      </w:pPr>
      <w:del w:id="959" w:author="David Solomon" w:date="2018-01-27T17:17:00Z">
        <w:r w:rsidDel="00351167">
          <w:br w:type="page"/>
        </w:r>
      </w:del>
    </w:p>
    <w:p w14:paraId="2B6C1F2C" w14:textId="76831772" w:rsidR="002B07C9" w:rsidDel="00351167" w:rsidRDefault="00B33FA8" w:rsidP="002B07C9">
      <w:pPr>
        <w:pStyle w:val="Heading2"/>
        <w:rPr>
          <w:del w:id="960" w:author="David Solomon" w:date="2018-01-27T17:17:00Z"/>
        </w:rPr>
      </w:pPr>
      <w:del w:id="961" w:author="David Solomon" w:date="2018-01-27T17:17:00Z">
        <w:r w:rsidDel="00351167">
          <w:delText>Section</w:delText>
        </w:r>
        <w:r w:rsidR="002B07C9" w:rsidDel="00351167">
          <w:delText xml:space="preserve"> 3: Lab Instructions</w:delText>
        </w:r>
      </w:del>
    </w:p>
    <w:p w14:paraId="6DF49F77" w14:textId="1E27606F" w:rsidR="002B07C9" w:rsidDel="00351167" w:rsidRDefault="002B07C9" w:rsidP="002B07C9">
      <w:pPr>
        <w:rPr>
          <w:del w:id="962" w:author="David Solomon" w:date="2018-01-27T17:17:00Z"/>
        </w:rPr>
      </w:pPr>
    </w:p>
    <w:tbl>
      <w:tblPr>
        <w:tblStyle w:val="TableGrid"/>
        <w:tblW w:w="5272" w:type="pct"/>
        <w:tblLook w:val="04A0" w:firstRow="1" w:lastRow="0" w:firstColumn="1" w:lastColumn="0" w:noHBand="0" w:noVBand="1"/>
      </w:tblPr>
      <w:tblGrid>
        <w:gridCol w:w="793"/>
        <w:gridCol w:w="9066"/>
      </w:tblGrid>
      <w:tr w:rsidR="002B07C9" w:rsidRPr="00A31355" w:rsidDel="00351167" w14:paraId="6B3031CD" w14:textId="1D0A9CC8" w:rsidTr="00865233">
        <w:trPr>
          <w:trHeight w:val="566"/>
          <w:tblHeader/>
          <w:del w:id="963" w:author="David Solomon" w:date="2018-01-27T17:17:00Z"/>
        </w:trPr>
        <w:tc>
          <w:tcPr>
            <w:tcW w:w="402" w:type="pct"/>
            <w:shd w:val="clear" w:color="auto" w:fill="D9D9D9" w:themeFill="background1" w:themeFillShade="D9"/>
          </w:tcPr>
          <w:p w14:paraId="5C96992E" w14:textId="67AB4B14" w:rsidR="002B07C9" w:rsidRPr="00A31355" w:rsidDel="00351167" w:rsidRDefault="002B07C9" w:rsidP="00865233">
            <w:pPr>
              <w:jc w:val="center"/>
              <w:rPr>
                <w:del w:id="964" w:author="David Solomon" w:date="2018-01-27T17:17:00Z"/>
                <w:rFonts w:cstheme="minorHAnsi"/>
                <w:sz w:val="28"/>
                <w:szCs w:val="28"/>
              </w:rPr>
            </w:pPr>
            <w:del w:id="965" w:author="David Solomon" w:date="2018-01-27T17:17:00Z">
              <w:r w:rsidRPr="00A31355" w:rsidDel="00351167">
                <w:rPr>
                  <w:rFonts w:cstheme="minorHAnsi"/>
                  <w:sz w:val="28"/>
                  <w:szCs w:val="28"/>
                </w:rPr>
                <w:delText>Step</w:delText>
              </w:r>
            </w:del>
          </w:p>
        </w:tc>
        <w:tc>
          <w:tcPr>
            <w:tcW w:w="4598" w:type="pct"/>
            <w:shd w:val="clear" w:color="auto" w:fill="D9D9D9" w:themeFill="background1" w:themeFillShade="D9"/>
          </w:tcPr>
          <w:p w14:paraId="187F6AC8" w14:textId="316C266B" w:rsidR="002B07C9" w:rsidRPr="00A31355" w:rsidDel="00351167" w:rsidRDefault="002B07C9" w:rsidP="00865233">
            <w:pPr>
              <w:tabs>
                <w:tab w:val="left" w:pos="3870"/>
                <w:tab w:val="left" w:pos="4050"/>
              </w:tabs>
              <w:jc w:val="center"/>
              <w:rPr>
                <w:del w:id="966" w:author="David Solomon" w:date="2018-01-27T17:17:00Z"/>
                <w:rFonts w:cstheme="minorHAnsi"/>
                <w:sz w:val="28"/>
                <w:szCs w:val="28"/>
              </w:rPr>
            </w:pPr>
            <w:del w:id="967" w:author="David Solomon" w:date="2018-01-27T17:17:00Z">
              <w:r w:rsidRPr="00A31355" w:rsidDel="00351167">
                <w:rPr>
                  <w:rFonts w:cstheme="minorHAnsi"/>
                  <w:sz w:val="28"/>
                  <w:szCs w:val="28"/>
                </w:rPr>
                <w:delText>Action</w:delText>
              </w:r>
            </w:del>
          </w:p>
        </w:tc>
      </w:tr>
      <w:tr w:rsidR="002B07C9" w:rsidRPr="00A31355" w:rsidDel="00351167" w14:paraId="4AF33434" w14:textId="6001AB98" w:rsidTr="00865233">
        <w:trPr>
          <w:del w:id="968" w:author="David Solomon" w:date="2018-01-27T17:17:00Z"/>
        </w:trPr>
        <w:tc>
          <w:tcPr>
            <w:tcW w:w="402" w:type="pct"/>
          </w:tcPr>
          <w:p w14:paraId="32F379B0" w14:textId="3B2D6A31" w:rsidR="002B07C9" w:rsidRPr="00A31355" w:rsidDel="00351167" w:rsidRDefault="002B07C9" w:rsidP="00865233">
            <w:pPr>
              <w:jc w:val="center"/>
              <w:rPr>
                <w:del w:id="969" w:author="David Solomon" w:date="2018-01-27T17:17:00Z"/>
                <w:rFonts w:cstheme="minorHAnsi"/>
              </w:rPr>
            </w:pPr>
            <w:del w:id="970" w:author="David Solomon" w:date="2018-01-27T17:17:00Z">
              <w:r w:rsidRPr="00A31355" w:rsidDel="00351167">
                <w:rPr>
                  <w:rFonts w:cstheme="minorHAnsi"/>
                </w:rPr>
                <w:delText>1</w:delText>
              </w:r>
            </w:del>
          </w:p>
        </w:tc>
        <w:tc>
          <w:tcPr>
            <w:tcW w:w="4598" w:type="pct"/>
          </w:tcPr>
          <w:p w14:paraId="41902449" w14:textId="02278939" w:rsidR="002B07C9" w:rsidRPr="00A31355" w:rsidDel="00351167" w:rsidRDefault="009D313C" w:rsidP="00865233">
            <w:pPr>
              <w:rPr>
                <w:del w:id="971" w:author="David Solomon" w:date="2018-01-27T17:17:00Z"/>
                <w:rFonts w:cstheme="minorHAnsi"/>
                <w:b/>
                <w:u w:val="single"/>
              </w:rPr>
            </w:pPr>
            <w:del w:id="972" w:author="David Solomon" w:date="2018-01-27T17:17:00Z">
              <w:r w:rsidDel="00351167">
                <w:rPr>
                  <w:rFonts w:cstheme="minorHAnsi"/>
                  <w:b/>
                  <w:u w:val="single"/>
                </w:rPr>
                <w:delText>Container Network Attributes</w:delText>
              </w:r>
            </w:del>
          </w:p>
          <w:p w14:paraId="51CCEC12" w14:textId="41C80522" w:rsidR="002B07C9" w:rsidRPr="00A31355" w:rsidDel="00351167" w:rsidRDefault="002B07C9" w:rsidP="00865233">
            <w:pPr>
              <w:pStyle w:val="TableParagraph"/>
              <w:spacing w:before="8"/>
              <w:rPr>
                <w:del w:id="973" w:author="David Solomon" w:date="2018-01-27T17:17:00Z"/>
                <w:rFonts w:asciiTheme="minorHAnsi" w:hAnsiTheme="minorHAnsi" w:cstheme="minorHAnsi"/>
                <w:b/>
                <w:szCs w:val="24"/>
              </w:rPr>
            </w:pPr>
          </w:p>
          <w:p w14:paraId="3D89496D" w14:textId="247097F0" w:rsidR="002B07C9" w:rsidDel="00351167" w:rsidRDefault="009D313C" w:rsidP="009D313C">
            <w:pPr>
              <w:pStyle w:val="ListParagraph"/>
              <w:numPr>
                <w:ilvl w:val="0"/>
                <w:numId w:val="20"/>
              </w:numPr>
              <w:rPr>
                <w:del w:id="974" w:author="David Solomon" w:date="2018-01-27T17:17:00Z"/>
                <w:rFonts w:asciiTheme="minorHAnsi" w:hAnsiTheme="minorHAnsi" w:cstheme="minorHAnsi"/>
                <w:sz w:val="24"/>
                <w:szCs w:val="24"/>
              </w:rPr>
            </w:pPr>
            <w:del w:id="975" w:author="David Solomon" w:date="2018-01-27T17:17:00Z">
              <w:r w:rsidDel="00351167">
                <w:rPr>
                  <w:rFonts w:asciiTheme="minorHAnsi" w:hAnsiTheme="minorHAnsi" w:cstheme="minorHAnsi"/>
                  <w:sz w:val="24"/>
                  <w:szCs w:val="24"/>
                </w:rPr>
                <w:delText>On what port is container listening:</w:delText>
              </w:r>
            </w:del>
          </w:p>
          <w:p w14:paraId="4AD5E514" w14:textId="0E81A117" w:rsidR="009D313C" w:rsidDel="00351167" w:rsidRDefault="009D313C" w:rsidP="009D313C">
            <w:pPr>
              <w:pStyle w:val="ListParagraph"/>
              <w:ind w:left="823"/>
              <w:rPr>
                <w:del w:id="976" w:author="David Solomon" w:date="2018-01-27T17:17:00Z"/>
                <w:rFonts w:asciiTheme="minorHAnsi" w:hAnsiTheme="minorHAnsi" w:cstheme="minorHAnsi"/>
                <w:sz w:val="24"/>
                <w:szCs w:val="24"/>
              </w:rPr>
            </w:pPr>
            <w:del w:id="977" w:author="David Solomon" w:date="2018-01-27T17:17:00Z">
              <w:r w:rsidDel="00351167">
                <w:rPr>
                  <w:rFonts w:asciiTheme="minorHAnsi" w:hAnsiTheme="minorHAnsi" w:cstheme="minorHAnsi"/>
                  <w:sz w:val="24"/>
                  <w:szCs w:val="24"/>
                </w:rPr>
                <w:delText>~$ docker container port webserver</w:delText>
              </w:r>
            </w:del>
          </w:p>
          <w:p w14:paraId="1B0A0034" w14:textId="1E0DAD19" w:rsidR="009D313C" w:rsidDel="00351167" w:rsidRDefault="009D313C" w:rsidP="009D313C">
            <w:pPr>
              <w:pStyle w:val="ListParagraph"/>
              <w:ind w:left="823"/>
              <w:rPr>
                <w:del w:id="978" w:author="David Solomon" w:date="2018-01-27T17:17:00Z"/>
                <w:rFonts w:asciiTheme="minorHAnsi" w:hAnsiTheme="minorHAnsi" w:cstheme="minorHAnsi"/>
                <w:sz w:val="24"/>
                <w:szCs w:val="24"/>
              </w:rPr>
            </w:pPr>
          </w:p>
          <w:p w14:paraId="1896FB16" w14:textId="6238D448" w:rsidR="00B43843" w:rsidDel="00351167" w:rsidRDefault="00B43843" w:rsidP="00B43843">
            <w:pPr>
              <w:pStyle w:val="ListParagraph"/>
              <w:ind w:left="-99"/>
              <w:jc w:val="center"/>
              <w:rPr>
                <w:del w:id="979" w:author="David Solomon" w:date="2018-01-27T17:17:00Z"/>
                <w:rFonts w:asciiTheme="minorHAnsi" w:hAnsiTheme="minorHAnsi" w:cstheme="minorHAnsi"/>
                <w:sz w:val="24"/>
                <w:szCs w:val="24"/>
              </w:rPr>
            </w:pPr>
            <w:del w:id="980" w:author="David Solomon" w:date="2018-01-27T17:17:00Z">
              <w:r w:rsidDel="00351167">
                <w:rPr>
                  <w:noProof/>
                </w:rPr>
                <w:drawing>
                  <wp:inline distT="0" distB="0" distL="0" distR="0" wp14:anchorId="300C8C36" wp14:editId="6C6BB21B">
                    <wp:extent cx="5191125" cy="1143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1143000"/>
                            </a:xfrm>
                            <a:prstGeom prst="rect">
                              <a:avLst/>
                            </a:prstGeom>
                          </pic:spPr>
                        </pic:pic>
                      </a:graphicData>
                    </a:graphic>
                  </wp:inline>
                </w:drawing>
              </w:r>
            </w:del>
          </w:p>
          <w:p w14:paraId="1F721CF5" w14:textId="3934AE37" w:rsidR="00B43843" w:rsidRPr="009D313C" w:rsidDel="00351167" w:rsidRDefault="00B43843" w:rsidP="009D313C">
            <w:pPr>
              <w:pStyle w:val="ListParagraph"/>
              <w:ind w:left="823"/>
              <w:rPr>
                <w:del w:id="981" w:author="David Solomon" w:date="2018-01-27T17:17:00Z"/>
                <w:rFonts w:asciiTheme="minorHAnsi" w:hAnsiTheme="minorHAnsi" w:cstheme="minorHAnsi"/>
                <w:sz w:val="24"/>
                <w:szCs w:val="24"/>
              </w:rPr>
            </w:pPr>
          </w:p>
          <w:p w14:paraId="7248F6A1" w14:textId="350C4893" w:rsidR="00964CB6" w:rsidDel="00351167" w:rsidRDefault="00964CB6" w:rsidP="009D313C">
            <w:pPr>
              <w:pStyle w:val="ListParagraph"/>
              <w:numPr>
                <w:ilvl w:val="0"/>
                <w:numId w:val="20"/>
              </w:numPr>
              <w:rPr>
                <w:del w:id="982" w:author="David Solomon" w:date="2018-01-27T17:17:00Z"/>
                <w:rFonts w:asciiTheme="minorHAnsi" w:hAnsiTheme="minorHAnsi" w:cstheme="minorHAnsi"/>
                <w:sz w:val="24"/>
                <w:szCs w:val="24"/>
              </w:rPr>
            </w:pPr>
            <w:del w:id="983" w:author="David Solomon" w:date="2018-01-27T17:17:00Z">
              <w:r w:rsidDel="00351167">
                <w:rPr>
                  <w:rFonts w:asciiTheme="minorHAnsi" w:hAnsiTheme="minorHAnsi" w:cstheme="minorHAnsi"/>
                  <w:sz w:val="24"/>
                  <w:szCs w:val="24"/>
                </w:rPr>
                <w:delText>Determine ip and mac address of container (Go templating):</w:delText>
              </w:r>
            </w:del>
          </w:p>
          <w:p w14:paraId="0F210348" w14:textId="65F47150" w:rsidR="00964CB6" w:rsidDel="00351167" w:rsidRDefault="00964CB6" w:rsidP="00964CB6">
            <w:pPr>
              <w:pStyle w:val="ListParagraph"/>
              <w:ind w:left="823"/>
              <w:rPr>
                <w:del w:id="984" w:author="David Solomon" w:date="2018-01-27T17:17:00Z"/>
                <w:rFonts w:asciiTheme="minorHAnsi" w:hAnsiTheme="minorHAnsi" w:cstheme="minorHAnsi"/>
                <w:sz w:val="24"/>
                <w:szCs w:val="24"/>
              </w:rPr>
            </w:pPr>
            <w:del w:id="985" w:author="David Solomon" w:date="2018-01-27T17:17:00Z">
              <w:r w:rsidDel="00351167">
                <w:rPr>
                  <w:rFonts w:asciiTheme="minorHAnsi" w:hAnsiTheme="minorHAnsi" w:cstheme="minorHAnsi"/>
                  <w:sz w:val="24"/>
                  <w:szCs w:val="24"/>
                </w:rPr>
                <w:delText xml:space="preserve">~$ </w:delText>
              </w:r>
              <w:r w:rsidRPr="00964CB6" w:rsidDel="00351167">
                <w:rPr>
                  <w:rFonts w:asciiTheme="minorHAnsi" w:hAnsiTheme="minorHAnsi" w:cstheme="minorHAnsi"/>
                  <w:sz w:val="24"/>
                  <w:szCs w:val="24"/>
                </w:rPr>
                <w:delText>docker container inspect --format '{{.NetworkSettings.IPAddress }} | {{.NetworkSettings.MacAddress}}' webserver</w:delText>
              </w:r>
            </w:del>
          </w:p>
          <w:p w14:paraId="114A8456" w14:textId="6DABECF7" w:rsidR="00964CB6" w:rsidDel="00351167" w:rsidRDefault="00964CB6" w:rsidP="00964CB6">
            <w:pPr>
              <w:pStyle w:val="ListParagraph"/>
              <w:ind w:left="823"/>
              <w:rPr>
                <w:del w:id="986" w:author="David Solomon" w:date="2018-01-27T17:17:00Z"/>
                <w:rFonts w:asciiTheme="minorHAnsi" w:hAnsiTheme="minorHAnsi" w:cstheme="minorHAnsi"/>
                <w:sz w:val="24"/>
                <w:szCs w:val="24"/>
              </w:rPr>
            </w:pPr>
          </w:p>
          <w:p w14:paraId="6E46C880" w14:textId="3C8CB3E2" w:rsidR="002B07C9" w:rsidRPr="00964CB6" w:rsidDel="00351167" w:rsidRDefault="00964CB6" w:rsidP="00964CB6">
            <w:pPr>
              <w:pStyle w:val="ListParagraph"/>
              <w:ind w:left="531"/>
              <w:rPr>
                <w:del w:id="987" w:author="David Solomon" w:date="2018-01-27T17:17:00Z"/>
                <w:rFonts w:asciiTheme="minorHAnsi" w:hAnsiTheme="minorHAnsi" w:cstheme="minorHAnsi"/>
                <w:sz w:val="24"/>
                <w:szCs w:val="24"/>
              </w:rPr>
            </w:pPr>
            <w:del w:id="988" w:author="David Solomon" w:date="2018-01-27T17:17:00Z">
              <w:r w:rsidDel="00351167">
                <w:rPr>
                  <w:noProof/>
                </w:rPr>
                <w:drawing>
                  <wp:inline distT="0" distB="0" distL="0" distR="0" wp14:anchorId="43CAC095" wp14:editId="544AEB45">
                    <wp:extent cx="2095500" cy="32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500" cy="323850"/>
                            </a:xfrm>
                            <a:prstGeom prst="rect">
                              <a:avLst/>
                            </a:prstGeom>
                          </pic:spPr>
                        </pic:pic>
                      </a:graphicData>
                    </a:graphic>
                  </wp:inline>
                </w:drawing>
              </w:r>
            </w:del>
          </w:p>
          <w:p w14:paraId="2C86D056" w14:textId="7CDDB1F9" w:rsidR="002B07C9" w:rsidRPr="00A31355" w:rsidDel="00351167" w:rsidRDefault="002B07C9" w:rsidP="00865233">
            <w:pPr>
              <w:pStyle w:val="TableParagraph"/>
              <w:tabs>
                <w:tab w:val="left" w:pos="824"/>
              </w:tabs>
              <w:spacing w:before="15"/>
              <w:ind w:left="823"/>
              <w:rPr>
                <w:del w:id="989" w:author="David Solomon" w:date="2018-01-27T17:17:00Z"/>
                <w:rFonts w:asciiTheme="minorHAnsi" w:hAnsiTheme="minorHAnsi" w:cstheme="minorHAnsi"/>
              </w:rPr>
            </w:pPr>
          </w:p>
        </w:tc>
      </w:tr>
      <w:tr w:rsidR="002B07C9" w:rsidRPr="00A31355" w:rsidDel="00351167" w14:paraId="615134A8" w14:textId="060E969B" w:rsidTr="00865233">
        <w:trPr>
          <w:trHeight w:val="20"/>
          <w:del w:id="990" w:author="David Solomon" w:date="2018-01-27T17:17:00Z"/>
        </w:trPr>
        <w:tc>
          <w:tcPr>
            <w:tcW w:w="402" w:type="pct"/>
          </w:tcPr>
          <w:p w14:paraId="6F269B3C" w14:textId="3B20D616" w:rsidR="002B07C9" w:rsidRPr="00A31355" w:rsidDel="00351167" w:rsidRDefault="002B07C9" w:rsidP="00865233">
            <w:pPr>
              <w:jc w:val="center"/>
              <w:rPr>
                <w:del w:id="991" w:author="David Solomon" w:date="2018-01-27T17:17:00Z"/>
                <w:rFonts w:cstheme="minorHAnsi"/>
              </w:rPr>
            </w:pPr>
            <w:del w:id="992" w:author="David Solomon" w:date="2018-01-27T17:17:00Z">
              <w:r w:rsidRPr="00A31355" w:rsidDel="00351167">
                <w:rPr>
                  <w:rFonts w:cstheme="minorHAnsi"/>
                </w:rPr>
                <w:delText>2</w:delText>
              </w:r>
            </w:del>
          </w:p>
        </w:tc>
        <w:tc>
          <w:tcPr>
            <w:tcW w:w="4598" w:type="pct"/>
          </w:tcPr>
          <w:p w14:paraId="371E3FAA" w14:textId="5DDDCF94" w:rsidR="002B07C9" w:rsidDel="00351167" w:rsidRDefault="00964CB6" w:rsidP="00865233">
            <w:pPr>
              <w:rPr>
                <w:del w:id="993" w:author="David Solomon" w:date="2018-01-27T17:17:00Z"/>
                <w:rFonts w:cstheme="minorHAnsi"/>
                <w:b/>
                <w:u w:val="single"/>
              </w:rPr>
            </w:pPr>
            <w:del w:id="994" w:author="David Solomon" w:date="2018-01-27T17:17:00Z">
              <w:r w:rsidDel="00351167">
                <w:rPr>
                  <w:rFonts w:cstheme="minorHAnsi"/>
                  <w:b/>
                  <w:u w:val="single"/>
                </w:rPr>
                <w:delText>Local Network</w:delText>
              </w:r>
              <w:r w:rsidR="002F7E0B" w:rsidDel="00351167">
                <w:rPr>
                  <w:rFonts w:cstheme="minorHAnsi"/>
                  <w:b/>
                  <w:u w:val="single"/>
                </w:rPr>
                <w:delText xml:space="preserve"> Attributes</w:delText>
              </w:r>
            </w:del>
          </w:p>
          <w:p w14:paraId="1E7D21C5" w14:textId="21715A4D" w:rsidR="002B07C9" w:rsidDel="00351167" w:rsidRDefault="002B07C9" w:rsidP="00865233">
            <w:pPr>
              <w:rPr>
                <w:del w:id="995" w:author="David Solomon" w:date="2018-01-27T17:17:00Z"/>
                <w:rFonts w:cstheme="minorHAnsi"/>
                <w:b/>
                <w:u w:val="single"/>
              </w:rPr>
            </w:pPr>
          </w:p>
          <w:p w14:paraId="17E0E9E1" w14:textId="14A20747" w:rsidR="00964CB6" w:rsidDel="00351167" w:rsidRDefault="00964CB6" w:rsidP="00964CB6">
            <w:pPr>
              <w:pStyle w:val="ListParagraph"/>
              <w:numPr>
                <w:ilvl w:val="0"/>
                <w:numId w:val="21"/>
              </w:numPr>
              <w:rPr>
                <w:del w:id="996" w:author="David Solomon" w:date="2018-01-27T17:17:00Z"/>
                <w:rFonts w:asciiTheme="minorHAnsi" w:hAnsiTheme="minorHAnsi" w:cstheme="minorHAnsi"/>
                <w:sz w:val="24"/>
                <w:szCs w:val="24"/>
              </w:rPr>
            </w:pPr>
            <w:del w:id="997" w:author="David Solomon" w:date="2018-01-27T17:17:00Z">
              <w:r w:rsidDel="00351167">
                <w:rPr>
                  <w:rFonts w:asciiTheme="minorHAnsi" w:hAnsiTheme="minorHAnsi" w:cstheme="minorHAnsi"/>
                  <w:sz w:val="24"/>
                  <w:szCs w:val="24"/>
                </w:rPr>
                <w:delText>List all networks available to Docker:</w:delText>
              </w:r>
            </w:del>
          </w:p>
          <w:p w14:paraId="0EA8F555" w14:textId="26FDF753" w:rsidR="00964CB6" w:rsidDel="00351167" w:rsidRDefault="00964CB6" w:rsidP="00964CB6">
            <w:pPr>
              <w:pStyle w:val="ListParagraph"/>
              <w:ind w:left="823"/>
              <w:rPr>
                <w:del w:id="998" w:author="David Solomon" w:date="2018-01-27T17:17:00Z"/>
                <w:rFonts w:asciiTheme="minorHAnsi" w:hAnsiTheme="minorHAnsi" w:cstheme="minorHAnsi"/>
                <w:sz w:val="24"/>
                <w:szCs w:val="24"/>
              </w:rPr>
            </w:pPr>
            <w:del w:id="999" w:author="David Solomon" w:date="2018-01-27T17:17:00Z">
              <w:r w:rsidDel="00351167">
                <w:rPr>
                  <w:rFonts w:asciiTheme="minorHAnsi" w:hAnsiTheme="minorHAnsi" w:cstheme="minorHAnsi"/>
                  <w:sz w:val="24"/>
                  <w:szCs w:val="24"/>
                </w:rPr>
                <w:delText>~$ docker network ls</w:delText>
              </w:r>
            </w:del>
          </w:p>
          <w:p w14:paraId="337D2264" w14:textId="7805FE65" w:rsidR="00964CB6" w:rsidDel="00351167" w:rsidRDefault="00964CB6" w:rsidP="00964CB6">
            <w:pPr>
              <w:pStyle w:val="ListParagraph"/>
              <w:ind w:left="823"/>
              <w:rPr>
                <w:del w:id="1000" w:author="David Solomon" w:date="2018-01-27T17:17:00Z"/>
                <w:rFonts w:asciiTheme="minorHAnsi" w:hAnsiTheme="minorHAnsi" w:cstheme="minorHAnsi"/>
                <w:sz w:val="24"/>
                <w:szCs w:val="24"/>
              </w:rPr>
            </w:pPr>
          </w:p>
          <w:p w14:paraId="6A1F2FA8" w14:textId="4B8B9813" w:rsidR="00964CB6" w:rsidDel="00351167" w:rsidRDefault="00964CB6" w:rsidP="00964CB6">
            <w:pPr>
              <w:pStyle w:val="ListParagraph"/>
              <w:ind w:left="823"/>
              <w:rPr>
                <w:del w:id="1001" w:author="David Solomon" w:date="2018-01-27T17:17:00Z"/>
                <w:rFonts w:asciiTheme="minorHAnsi" w:hAnsiTheme="minorHAnsi" w:cstheme="minorHAnsi"/>
                <w:sz w:val="24"/>
                <w:szCs w:val="24"/>
              </w:rPr>
            </w:pPr>
            <w:del w:id="1002" w:author="David Solomon" w:date="2018-01-27T17:17:00Z">
              <w:r w:rsidDel="00351167">
                <w:rPr>
                  <w:rFonts w:asciiTheme="minorHAnsi" w:hAnsiTheme="minorHAnsi" w:cstheme="minorHAnsi"/>
                  <w:sz w:val="24"/>
                  <w:szCs w:val="24"/>
                </w:rPr>
                <w:delText>Network named “bridge” is the default network available to Docker</w:delText>
              </w:r>
            </w:del>
          </w:p>
          <w:p w14:paraId="41854135" w14:textId="4555F275" w:rsidR="002B07C9" w:rsidRPr="00964CB6" w:rsidDel="00351167" w:rsidRDefault="002B07C9" w:rsidP="00964CB6">
            <w:pPr>
              <w:pStyle w:val="ListParagraph"/>
              <w:ind w:left="823"/>
              <w:rPr>
                <w:del w:id="1003" w:author="David Solomon" w:date="2018-01-27T17:17:00Z"/>
                <w:rFonts w:asciiTheme="minorHAnsi" w:hAnsiTheme="minorHAnsi" w:cstheme="minorHAnsi"/>
                <w:sz w:val="24"/>
                <w:szCs w:val="24"/>
              </w:rPr>
            </w:pPr>
            <w:del w:id="1004" w:author="David Solomon" w:date="2018-01-27T17:17:00Z">
              <w:r w:rsidRPr="00964CB6" w:rsidDel="00351167">
                <w:rPr>
                  <w:rFonts w:asciiTheme="minorHAnsi" w:hAnsiTheme="minorHAnsi" w:cstheme="minorHAnsi"/>
                  <w:sz w:val="24"/>
                  <w:szCs w:val="24"/>
                </w:rPr>
                <w:delText xml:space="preserve"> </w:delText>
              </w:r>
            </w:del>
          </w:p>
          <w:p w14:paraId="30236266" w14:textId="6CAEBCCA" w:rsidR="002B07C9" w:rsidDel="00351167" w:rsidRDefault="00964CB6" w:rsidP="00964CB6">
            <w:pPr>
              <w:pStyle w:val="ListParagraph"/>
              <w:numPr>
                <w:ilvl w:val="0"/>
                <w:numId w:val="21"/>
              </w:numPr>
              <w:rPr>
                <w:del w:id="1005" w:author="David Solomon" w:date="2018-01-27T17:17:00Z"/>
                <w:rFonts w:asciiTheme="minorHAnsi" w:hAnsiTheme="minorHAnsi" w:cstheme="minorHAnsi"/>
                <w:sz w:val="24"/>
                <w:szCs w:val="24"/>
              </w:rPr>
            </w:pPr>
            <w:del w:id="1006" w:author="David Solomon" w:date="2018-01-27T17:17:00Z">
              <w:r w:rsidDel="00351167">
                <w:rPr>
                  <w:rFonts w:asciiTheme="minorHAnsi" w:hAnsiTheme="minorHAnsi" w:cstheme="minorHAnsi"/>
                  <w:sz w:val="24"/>
                  <w:szCs w:val="24"/>
                </w:rPr>
                <w:delText>Get details for local network “bridge”:</w:delText>
              </w:r>
            </w:del>
          </w:p>
          <w:p w14:paraId="1310014D" w14:textId="068D8633" w:rsidR="00964CB6" w:rsidDel="00351167" w:rsidRDefault="00964CB6" w:rsidP="00964CB6">
            <w:pPr>
              <w:pStyle w:val="ListParagraph"/>
              <w:ind w:left="823"/>
              <w:rPr>
                <w:del w:id="1007" w:author="David Solomon" w:date="2018-01-27T17:17:00Z"/>
                <w:rFonts w:asciiTheme="minorHAnsi" w:hAnsiTheme="minorHAnsi" w:cstheme="minorHAnsi"/>
                <w:sz w:val="24"/>
                <w:szCs w:val="24"/>
              </w:rPr>
            </w:pPr>
            <w:del w:id="1008" w:author="David Solomon" w:date="2018-01-27T17:17:00Z">
              <w:r w:rsidDel="00351167">
                <w:rPr>
                  <w:rFonts w:asciiTheme="minorHAnsi" w:hAnsiTheme="minorHAnsi" w:cstheme="minorHAnsi"/>
                  <w:sz w:val="24"/>
                  <w:szCs w:val="24"/>
                </w:rPr>
                <w:delText>~$ docker network inspect bridge</w:delText>
              </w:r>
            </w:del>
          </w:p>
          <w:p w14:paraId="2B69EB05" w14:textId="7E620CE5" w:rsidR="00964CB6" w:rsidDel="00351167" w:rsidRDefault="00964CB6" w:rsidP="00964CB6">
            <w:pPr>
              <w:pStyle w:val="ListParagraph"/>
              <w:ind w:left="823"/>
              <w:rPr>
                <w:del w:id="1009" w:author="David Solomon" w:date="2018-01-27T17:17:00Z"/>
                <w:rFonts w:asciiTheme="minorHAnsi" w:hAnsiTheme="minorHAnsi" w:cstheme="minorHAnsi"/>
                <w:sz w:val="24"/>
                <w:szCs w:val="24"/>
              </w:rPr>
            </w:pPr>
          </w:p>
          <w:p w14:paraId="45F9F4C3" w14:textId="12959A24" w:rsidR="00B51B3C" w:rsidDel="00351167" w:rsidRDefault="00B51B3C" w:rsidP="00964CB6">
            <w:pPr>
              <w:pStyle w:val="ListParagraph"/>
              <w:ind w:left="823"/>
              <w:rPr>
                <w:del w:id="1010" w:author="David Solomon" w:date="2018-01-27T17:17:00Z"/>
                <w:rFonts w:asciiTheme="minorHAnsi" w:hAnsiTheme="minorHAnsi" w:cstheme="minorHAnsi"/>
                <w:sz w:val="24"/>
                <w:szCs w:val="24"/>
              </w:rPr>
            </w:pPr>
            <w:del w:id="1011" w:author="David Solomon" w:date="2018-01-27T17:17:00Z">
              <w:r w:rsidDel="00351167">
                <w:rPr>
                  <w:rFonts w:asciiTheme="minorHAnsi" w:hAnsiTheme="minorHAnsi" w:cstheme="minorHAnsi"/>
                  <w:sz w:val="24"/>
                  <w:szCs w:val="24"/>
                </w:rPr>
                <w:delText>Shows containers attached to the “bridge” network.</w:delText>
              </w:r>
            </w:del>
          </w:p>
          <w:p w14:paraId="36CDA79E" w14:textId="10470EC1" w:rsidR="00B51B3C" w:rsidDel="00351167" w:rsidRDefault="00B51B3C" w:rsidP="00964CB6">
            <w:pPr>
              <w:pStyle w:val="ListParagraph"/>
              <w:ind w:left="823"/>
              <w:rPr>
                <w:del w:id="1012" w:author="David Solomon" w:date="2018-01-27T17:17:00Z"/>
                <w:rFonts w:asciiTheme="minorHAnsi" w:hAnsiTheme="minorHAnsi" w:cstheme="minorHAnsi"/>
                <w:sz w:val="24"/>
                <w:szCs w:val="24"/>
              </w:rPr>
            </w:pPr>
          </w:p>
          <w:p w14:paraId="44732F77" w14:textId="3B8AEBBB" w:rsidR="00964CB6" w:rsidDel="00351167" w:rsidRDefault="00964CB6" w:rsidP="00964CB6">
            <w:pPr>
              <w:pStyle w:val="ListParagraph"/>
              <w:ind w:left="823"/>
              <w:rPr>
                <w:del w:id="1013" w:author="David Solomon" w:date="2018-01-27T17:17:00Z"/>
                <w:rFonts w:asciiTheme="minorHAnsi" w:hAnsiTheme="minorHAnsi" w:cstheme="minorHAnsi"/>
                <w:sz w:val="24"/>
                <w:szCs w:val="24"/>
              </w:rPr>
            </w:pPr>
            <w:del w:id="1014" w:author="David Solomon" w:date="2018-01-27T17:17:00Z">
              <w:r w:rsidDel="00351167">
                <w:rPr>
                  <w:rFonts w:asciiTheme="minorHAnsi" w:hAnsiTheme="minorHAnsi" w:cstheme="minorHAnsi"/>
                  <w:sz w:val="24"/>
                  <w:szCs w:val="24"/>
                </w:rPr>
                <w:delText xml:space="preserve">“bridge” is the default network that bridges through NAT firewall to the physical network </w:delText>
              </w:r>
              <w:r w:rsidR="00B51B3C" w:rsidDel="00351167">
                <w:rPr>
                  <w:rFonts w:asciiTheme="minorHAnsi" w:hAnsiTheme="minorHAnsi" w:cstheme="minorHAnsi"/>
                  <w:sz w:val="24"/>
                  <w:szCs w:val="24"/>
                </w:rPr>
                <w:delText>to which the host is connected.</w:delText>
              </w:r>
            </w:del>
          </w:p>
          <w:p w14:paraId="5BEB5DE4" w14:textId="5B822B4A" w:rsidR="00B51B3C" w:rsidDel="00351167" w:rsidRDefault="00B51B3C" w:rsidP="00B51B3C">
            <w:pPr>
              <w:rPr>
                <w:del w:id="1015" w:author="David Solomon" w:date="2018-01-27T17:17:00Z"/>
                <w:rFonts w:cstheme="minorHAnsi"/>
              </w:rPr>
            </w:pPr>
          </w:p>
          <w:p w14:paraId="0050C356" w14:textId="5256E16C" w:rsidR="00B51B3C" w:rsidDel="00351167" w:rsidRDefault="00B51B3C" w:rsidP="00B51B3C">
            <w:pPr>
              <w:ind w:left="-99"/>
              <w:jc w:val="center"/>
              <w:rPr>
                <w:del w:id="1016" w:author="David Solomon" w:date="2018-01-27T17:17:00Z"/>
                <w:rFonts w:cstheme="minorHAnsi"/>
              </w:rPr>
            </w:pPr>
            <w:del w:id="1017" w:author="David Solomon" w:date="2018-01-27T17:17:00Z">
              <w:r w:rsidDel="00351167">
                <w:rPr>
                  <w:noProof/>
                </w:rPr>
                <w:drawing>
                  <wp:inline distT="0" distB="0" distL="0" distR="0" wp14:anchorId="522A3553" wp14:editId="37F9605C">
                    <wp:extent cx="5573980" cy="6221896"/>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8698" cy="6227163"/>
                            </a:xfrm>
                            <a:prstGeom prst="rect">
                              <a:avLst/>
                            </a:prstGeom>
                          </pic:spPr>
                        </pic:pic>
                      </a:graphicData>
                    </a:graphic>
                  </wp:inline>
                </w:drawing>
              </w:r>
            </w:del>
          </w:p>
          <w:p w14:paraId="18B8FD54" w14:textId="6A12CDA4" w:rsidR="00B51B3C" w:rsidRPr="00B51B3C" w:rsidDel="00351167" w:rsidRDefault="00B51B3C" w:rsidP="00B51B3C">
            <w:pPr>
              <w:rPr>
                <w:del w:id="1018" w:author="David Solomon" w:date="2018-01-27T17:17:00Z"/>
                <w:rFonts w:cstheme="minorHAnsi"/>
              </w:rPr>
            </w:pPr>
          </w:p>
          <w:p w14:paraId="5882BC38" w14:textId="6E67EB82" w:rsidR="002B07C9" w:rsidRPr="00964CB6" w:rsidDel="00351167" w:rsidRDefault="002B07C9" w:rsidP="00964CB6">
            <w:pPr>
              <w:pStyle w:val="ListParagraph"/>
              <w:numPr>
                <w:ilvl w:val="0"/>
                <w:numId w:val="21"/>
              </w:numPr>
              <w:rPr>
                <w:del w:id="1019" w:author="David Solomon" w:date="2018-01-27T17:17:00Z"/>
                <w:rFonts w:asciiTheme="minorHAnsi" w:hAnsiTheme="minorHAnsi" w:cstheme="minorHAnsi"/>
                <w:sz w:val="24"/>
                <w:szCs w:val="24"/>
              </w:rPr>
            </w:pPr>
            <w:del w:id="1020" w:author="David Solomon" w:date="2018-01-27T17:17:00Z">
              <w:r w:rsidRPr="00964CB6" w:rsidDel="00351167">
                <w:rPr>
                  <w:rFonts w:asciiTheme="minorHAnsi" w:hAnsiTheme="minorHAnsi" w:cstheme="minorHAnsi"/>
                  <w:sz w:val="24"/>
                  <w:szCs w:val="24"/>
                </w:rPr>
                <w:delText xml:space="preserve">Fill in </w:delText>
              </w:r>
            </w:del>
          </w:p>
          <w:p w14:paraId="2A7B9007" w14:textId="23C2DFC0" w:rsidR="002B07C9" w:rsidRPr="00A31355" w:rsidDel="00351167" w:rsidRDefault="002B07C9" w:rsidP="00865233">
            <w:pPr>
              <w:rPr>
                <w:del w:id="1021" w:author="David Solomon" w:date="2018-01-27T17:17:00Z"/>
                <w:rFonts w:cstheme="minorHAnsi"/>
                <w:b/>
                <w:u w:val="single"/>
              </w:rPr>
            </w:pPr>
          </w:p>
        </w:tc>
      </w:tr>
      <w:tr w:rsidR="002B07C9" w:rsidRPr="00A31355" w:rsidDel="00351167" w14:paraId="09F9585E" w14:textId="33DCE499" w:rsidTr="005E2AE3">
        <w:trPr>
          <w:trHeight w:val="20"/>
          <w:del w:id="1022" w:author="David Solomon" w:date="2018-01-27T17:17:00Z"/>
        </w:trPr>
        <w:tc>
          <w:tcPr>
            <w:tcW w:w="402" w:type="pct"/>
          </w:tcPr>
          <w:p w14:paraId="035E0240" w14:textId="78B46137" w:rsidR="002B07C9" w:rsidRPr="00A31355" w:rsidDel="00351167" w:rsidRDefault="002B07C9" w:rsidP="00865233">
            <w:pPr>
              <w:jc w:val="center"/>
              <w:rPr>
                <w:del w:id="1023" w:author="David Solomon" w:date="2018-01-27T17:17:00Z"/>
                <w:rFonts w:cstheme="minorHAnsi"/>
              </w:rPr>
            </w:pPr>
            <w:del w:id="1024" w:author="David Solomon" w:date="2018-01-27T17:17:00Z">
              <w:r w:rsidRPr="00A31355" w:rsidDel="00351167">
                <w:rPr>
                  <w:rFonts w:cstheme="minorHAnsi"/>
                </w:rPr>
                <w:delText>3</w:delText>
              </w:r>
            </w:del>
          </w:p>
        </w:tc>
        <w:tc>
          <w:tcPr>
            <w:tcW w:w="4598" w:type="pct"/>
            <w:tcBorders>
              <w:bottom w:val="single" w:sz="4" w:space="0" w:color="auto"/>
            </w:tcBorders>
          </w:tcPr>
          <w:p w14:paraId="48891655" w14:textId="6A3F402E" w:rsidR="002B07C9" w:rsidRPr="00A61E35" w:rsidDel="00351167" w:rsidRDefault="00A61E35" w:rsidP="00865233">
            <w:pPr>
              <w:rPr>
                <w:del w:id="1025" w:author="David Solomon" w:date="2018-01-27T17:17:00Z"/>
                <w:rFonts w:cstheme="minorHAnsi"/>
                <w:b/>
                <w:u w:val="single"/>
              </w:rPr>
            </w:pPr>
            <w:del w:id="1026" w:author="David Solomon" w:date="2018-01-27T17:17:00Z">
              <w:r w:rsidRPr="00A61E35" w:rsidDel="00351167">
                <w:rPr>
                  <w:rFonts w:cstheme="minorHAnsi"/>
                  <w:b/>
                  <w:u w:val="single"/>
                </w:rPr>
                <w:delText>Virtual Networking</w:delText>
              </w:r>
            </w:del>
          </w:p>
          <w:p w14:paraId="4E2AA6DA" w14:textId="178E11CF" w:rsidR="002B07C9" w:rsidRPr="00A61E35" w:rsidDel="00351167" w:rsidRDefault="002B07C9" w:rsidP="00865233">
            <w:pPr>
              <w:rPr>
                <w:del w:id="1027" w:author="David Solomon" w:date="2018-01-27T17:17:00Z"/>
                <w:rFonts w:cstheme="minorHAnsi"/>
                <w:b/>
                <w:u w:val="single"/>
              </w:rPr>
            </w:pPr>
          </w:p>
          <w:p w14:paraId="7BD89B85" w14:textId="404DF7A8" w:rsidR="00B72454" w:rsidDel="00351167" w:rsidRDefault="00B72454" w:rsidP="00865233">
            <w:pPr>
              <w:pStyle w:val="ListParagraph"/>
              <w:numPr>
                <w:ilvl w:val="0"/>
                <w:numId w:val="9"/>
              </w:numPr>
              <w:rPr>
                <w:del w:id="1028" w:author="David Solomon" w:date="2018-01-27T17:17:00Z"/>
                <w:rFonts w:asciiTheme="minorHAnsi" w:hAnsiTheme="minorHAnsi" w:cstheme="minorHAnsi"/>
                <w:sz w:val="24"/>
                <w:szCs w:val="24"/>
              </w:rPr>
            </w:pPr>
            <w:del w:id="1029" w:author="David Solomon" w:date="2018-01-27T17:17:00Z">
              <w:r w:rsidDel="00351167">
                <w:rPr>
                  <w:rFonts w:asciiTheme="minorHAnsi" w:hAnsiTheme="minorHAnsi" w:cstheme="minorHAnsi"/>
                  <w:sz w:val="24"/>
                  <w:szCs w:val="24"/>
                </w:rPr>
                <w:delText>Create Virtual Network:</w:delText>
              </w:r>
            </w:del>
          </w:p>
          <w:p w14:paraId="4C1DB9D6" w14:textId="0A22D07C" w:rsidR="00B72454" w:rsidDel="00351167" w:rsidRDefault="00B72454" w:rsidP="00B72454">
            <w:pPr>
              <w:pStyle w:val="ListParagraph"/>
              <w:ind w:left="823"/>
              <w:rPr>
                <w:del w:id="1030" w:author="David Solomon" w:date="2018-01-27T17:17:00Z"/>
                <w:rFonts w:asciiTheme="minorHAnsi" w:hAnsiTheme="minorHAnsi" w:cstheme="minorHAnsi"/>
                <w:sz w:val="24"/>
                <w:szCs w:val="24"/>
              </w:rPr>
            </w:pPr>
            <w:del w:id="1031" w:author="David Solomon" w:date="2018-01-27T17:17:00Z">
              <w:r w:rsidDel="00351167">
                <w:rPr>
                  <w:rFonts w:asciiTheme="minorHAnsi" w:hAnsiTheme="minorHAnsi" w:cstheme="minorHAnsi"/>
                  <w:sz w:val="24"/>
                  <w:szCs w:val="24"/>
                </w:rPr>
                <w:delText>~$ docker network create mynetwork</w:delText>
              </w:r>
            </w:del>
          </w:p>
          <w:p w14:paraId="204FC6F1" w14:textId="74A4E076" w:rsidR="00B72454" w:rsidDel="00351167" w:rsidRDefault="00B72454" w:rsidP="00B72454">
            <w:pPr>
              <w:pStyle w:val="ListParagraph"/>
              <w:ind w:left="823"/>
              <w:rPr>
                <w:del w:id="1032" w:author="David Solomon" w:date="2018-01-27T17:17:00Z"/>
                <w:rFonts w:asciiTheme="minorHAnsi" w:hAnsiTheme="minorHAnsi" w:cstheme="minorHAnsi"/>
                <w:sz w:val="24"/>
                <w:szCs w:val="24"/>
              </w:rPr>
            </w:pPr>
            <w:del w:id="1033" w:author="David Solomon" w:date="2018-01-27T17:17:00Z">
              <w:r w:rsidDel="00351167">
                <w:rPr>
                  <w:rFonts w:asciiTheme="minorHAnsi" w:hAnsiTheme="minorHAnsi" w:cstheme="minorHAnsi"/>
                  <w:sz w:val="24"/>
                  <w:szCs w:val="24"/>
                </w:rPr>
                <w:delText>~$ docker network ls</w:delText>
              </w:r>
            </w:del>
          </w:p>
          <w:p w14:paraId="554FC938" w14:textId="744410A4" w:rsidR="002B07C9" w:rsidRPr="00A61E35" w:rsidDel="00351167" w:rsidRDefault="002B07C9" w:rsidP="00B72454">
            <w:pPr>
              <w:pStyle w:val="ListParagraph"/>
              <w:ind w:left="823"/>
              <w:rPr>
                <w:del w:id="1034" w:author="David Solomon" w:date="2018-01-27T17:17:00Z"/>
                <w:rFonts w:asciiTheme="minorHAnsi" w:hAnsiTheme="minorHAnsi" w:cstheme="minorHAnsi"/>
                <w:sz w:val="24"/>
                <w:szCs w:val="24"/>
              </w:rPr>
            </w:pPr>
            <w:del w:id="1035" w:author="David Solomon" w:date="2018-01-27T17:17:00Z">
              <w:r w:rsidRPr="00A61E35" w:rsidDel="00351167">
                <w:rPr>
                  <w:rFonts w:asciiTheme="minorHAnsi" w:hAnsiTheme="minorHAnsi" w:cstheme="minorHAnsi"/>
                  <w:sz w:val="24"/>
                  <w:szCs w:val="24"/>
                </w:rPr>
                <w:delText xml:space="preserve"> </w:delText>
              </w:r>
            </w:del>
          </w:p>
          <w:p w14:paraId="5611230B" w14:textId="723F547E" w:rsidR="00684A81" w:rsidDel="00351167" w:rsidRDefault="00684A81" w:rsidP="00865233">
            <w:pPr>
              <w:pStyle w:val="ListParagraph"/>
              <w:numPr>
                <w:ilvl w:val="0"/>
                <w:numId w:val="9"/>
              </w:numPr>
              <w:rPr>
                <w:del w:id="1036" w:author="David Solomon" w:date="2018-01-27T17:17:00Z"/>
                <w:rFonts w:asciiTheme="minorHAnsi" w:hAnsiTheme="minorHAnsi" w:cstheme="minorHAnsi"/>
                <w:sz w:val="24"/>
                <w:szCs w:val="24"/>
              </w:rPr>
            </w:pPr>
            <w:del w:id="1037" w:author="David Solomon" w:date="2018-01-27T17:17:00Z">
              <w:r w:rsidDel="00351167">
                <w:rPr>
                  <w:rFonts w:asciiTheme="minorHAnsi" w:hAnsiTheme="minorHAnsi" w:cstheme="minorHAnsi"/>
                  <w:sz w:val="24"/>
                  <w:szCs w:val="24"/>
                </w:rPr>
                <w:delText>Create new container and run it on “mynetwork”:</w:delText>
              </w:r>
            </w:del>
          </w:p>
          <w:p w14:paraId="30D7F98E" w14:textId="02AFCEE9" w:rsidR="00684A81" w:rsidDel="00351167" w:rsidRDefault="00684A81" w:rsidP="000C289D">
            <w:pPr>
              <w:pStyle w:val="ListParagraph"/>
              <w:ind w:left="823"/>
              <w:rPr>
                <w:del w:id="1038" w:author="David Solomon" w:date="2018-01-27T17:17:00Z"/>
                <w:rFonts w:asciiTheme="minorHAnsi" w:hAnsiTheme="minorHAnsi" w:cstheme="minorHAnsi"/>
                <w:sz w:val="24"/>
                <w:szCs w:val="24"/>
              </w:rPr>
            </w:pPr>
            <w:del w:id="1039" w:author="David Solomon" w:date="2018-01-27T17:17:00Z">
              <w:r w:rsidDel="00351167">
                <w:rPr>
                  <w:rFonts w:asciiTheme="minorHAnsi" w:hAnsiTheme="minorHAnsi" w:cstheme="minorHAnsi"/>
                  <w:sz w:val="24"/>
                  <w:szCs w:val="24"/>
                </w:rPr>
                <w:delText xml:space="preserve">~$ docker container run -d --name webserver2 --network mynetwork </w:delText>
              </w:r>
              <w:r w:rsidR="00F44042" w:rsidDel="00351167">
                <w:rPr>
                  <w:rFonts w:asciiTheme="minorHAnsi" w:hAnsiTheme="minorHAnsi" w:cstheme="minorHAnsi"/>
                  <w:sz w:val="24"/>
                  <w:szCs w:val="24"/>
                </w:rPr>
                <w:delText>nginx</w:delText>
              </w:r>
            </w:del>
          </w:p>
          <w:p w14:paraId="25D32FC7" w14:textId="2DA16ECD" w:rsidR="000C289D" w:rsidRPr="000C289D" w:rsidDel="00351167" w:rsidRDefault="000C289D" w:rsidP="000C289D">
            <w:pPr>
              <w:pStyle w:val="ListParagraph"/>
              <w:ind w:left="823"/>
              <w:rPr>
                <w:del w:id="1040" w:author="David Solomon" w:date="2018-01-27T17:17:00Z"/>
                <w:rFonts w:asciiTheme="minorHAnsi" w:hAnsiTheme="minorHAnsi" w:cstheme="minorHAnsi"/>
                <w:sz w:val="24"/>
                <w:szCs w:val="24"/>
              </w:rPr>
            </w:pPr>
          </w:p>
          <w:p w14:paraId="3CAA9933" w14:textId="1FE1F21C" w:rsidR="00684A81" w:rsidDel="00351167" w:rsidRDefault="000C289D" w:rsidP="00865233">
            <w:pPr>
              <w:pStyle w:val="ListParagraph"/>
              <w:numPr>
                <w:ilvl w:val="0"/>
                <w:numId w:val="9"/>
              </w:numPr>
              <w:rPr>
                <w:del w:id="1041" w:author="David Solomon" w:date="2018-01-27T17:17:00Z"/>
                <w:rFonts w:asciiTheme="minorHAnsi" w:hAnsiTheme="minorHAnsi" w:cstheme="minorHAnsi"/>
                <w:sz w:val="24"/>
                <w:szCs w:val="24"/>
              </w:rPr>
            </w:pPr>
            <w:del w:id="1042" w:author="David Solomon" w:date="2018-01-27T17:17:00Z">
              <w:r w:rsidDel="00351167">
                <w:rPr>
                  <w:rFonts w:asciiTheme="minorHAnsi" w:hAnsiTheme="minorHAnsi" w:cstheme="minorHAnsi"/>
                  <w:sz w:val="24"/>
                  <w:szCs w:val="24"/>
                </w:rPr>
                <w:delText>Verify new container is running on “mynetwork”:</w:delText>
              </w:r>
            </w:del>
          </w:p>
          <w:p w14:paraId="6499E6C6" w14:textId="3A11D63E" w:rsidR="000C289D" w:rsidDel="00351167" w:rsidRDefault="000C289D" w:rsidP="000C289D">
            <w:pPr>
              <w:pStyle w:val="ListParagraph"/>
              <w:ind w:left="823"/>
              <w:rPr>
                <w:del w:id="1043" w:author="David Solomon" w:date="2018-01-27T17:17:00Z"/>
                <w:rFonts w:asciiTheme="minorHAnsi" w:hAnsiTheme="minorHAnsi" w:cstheme="minorHAnsi"/>
                <w:sz w:val="24"/>
                <w:szCs w:val="24"/>
              </w:rPr>
            </w:pPr>
            <w:del w:id="1044" w:author="David Solomon" w:date="2018-01-27T17:17:00Z">
              <w:r w:rsidDel="00351167">
                <w:rPr>
                  <w:rFonts w:asciiTheme="minorHAnsi" w:hAnsiTheme="minorHAnsi" w:cstheme="minorHAnsi"/>
                  <w:sz w:val="24"/>
                  <w:szCs w:val="24"/>
                </w:rPr>
                <w:delText>~$ docker network inspect mynetwork</w:delText>
              </w:r>
            </w:del>
          </w:p>
          <w:p w14:paraId="3B459CBA" w14:textId="5954D998" w:rsidR="000C289D" w:rsidDel="00351167" w:rsidRDefault="000C289D" w:rsidP="000C289D">
            <w:pPr>
              <w:pStyle w:val="ListParagraph"/>
              <w:ind w:left="823"/>
              <w:rPr>
                <w:del w:id="1045" w:author="David Solomon" w:date="2018-01-27T17:17:00Z"/>
                <w:rFonts w:asciiTheme="minorHAnsi" w:hAnsiTheme="minorHAnsi" w:cstheme="minorHAnsi"/>
                <w:sz w:val="24"/>
                <w:szCs w:val="24"/>
              </w:rPr>
            </w:pPr>
          </w:p>
          <w:p w14:paraId="1928736A" w14:textId="72CD8BAF" w:rsidR="00684A81" w:rsidDel="00351167" w:rsidRDefault="000C289D" w:rsidP="00865233">
            <w:pPr>
              <w:pStyle w:val="ListParagraph"/>
              <w:numPr>
                <w:ilvl w:val="0"/>
                <w:numId w:val="9"/>
              </w:numPr>
              <w:rPr>
                <w:del w:id="1046" w:author="David Solomon" w:date="2018-01-27T17:17:00Z"/>
                <w:rFonts w:asciiTheme="minorHAnsi" w:hAnsiTheme="minorHAnsi" w:cstheme="minorHAnsi"/>
                <w:sz w:val="24"/>
                <w:szCs w:val="24"/>
              </w:rPr>
            </w:pPr>
            <w:del w:id="1047" w:author="David Solomon" w:date="2018-01-27T17:17:00Z">
              <w:r w:rsidDel="00351167">
                <w:rPr>
                  <w:rFonts w:asciiTheme="minorHAnsi" w:hAnsiTheme="minorHAnsi" w:cstheme="minorHAnsi"/>
                  <w:sz w:val="24"/>
                  <w:szCs w:val="24"/>
                </w:rPr>
                <w:delText>Connect container from “bridge” to “mynetwork”:</w:delText>
              </w:r>
            </w:del>
          </w:p>
          <w:p w14:paraId="267A6A19" w14:textId="48AA1CEB" w:rsidR="000C289D" w:rsidDel="00351167" w:rsidRDefault="000C289D" w:rsidP="000C289D">
            <w:pPr>
              <w:pStyle w:val="ListParagraph"/>
              <w:ind w:left="823"/>
              <w:rPr>
                <w:del w:id="1048" w:author="David Solomon" w:date="2018-01-27T17:17:00Z"/>
                <w:rFonts w:asciiTheme="minorHAnsi" w:hAnsiTheme="minorHAnsi" w:cstheme="minorHAnsi"/>
                <w:sz w:val="24"/>
                <w:szCs w:val="24"/>
              </w:rPr>
            </w:pPr>
            <w:del w:id="1049" w:author="David Solomon" w:date="2018-01-27T17:17:00Z">
              <w:r w:rsidDel="00351167">
                <w:rPr>
                  <w:rFonts w:asciiTheme="minorHAnsi" w:hAnsiTheme="minorHAnsi" w:cstheme="minorHAnsi"/>
                  <w:sz w:val="24"/>
                  <w:szCs w:val="24"/>
                </w:rPr>
                <w:delText xml:space="preserve">~$ docker container inspect webserver | </w:delText>
              </w:r>
              <w:r w:rsidR="00230446" w:rsidDel="00351167">
                <w:rPr>
                  <w:rFonts w:asciiTheme="minorHAnsi" w:hAnsiTheme="minorHAnsi" w:cstheme="minorHAnsi"/>
                  <w:sz w:val="24"/>
                  <w:szCs w:val="24"/>
                </w:rPr>
                <w:delText>tail -30</w:delText>
              </w:r>
            </w:del>
          </w:p>
          <w:p w14:paraId="43A4FC8C" w14:textId="41244B26" w:rsidR="00230446" w:rsidDel="00351167" w:rsidRDefault="00230446" w:rsidP="000C289D">
            <w:pPr>
              <w:pStyle w:val="ListParagraph"/>
              <w:ind w:left="823"/>
              <w:rPr>
                <w:del w:id="1050" w:author="David Solomon" w:date="2018-01-27T17:17:00Z"/>
                <w:rFonts w:asciiTheme="minorHAnsi" w:hAnsiTheme="minorHAnsi" w:cstheme="minorHAnsi"/>
                <w:sz w:val="24"/>
                <w:szCs w:val="24"/>
              </w:rPr>
            </w:pPr>
            <w:del w:id="1051" w:author="David Solomon" w:date="2018-01-27T17:17:00Z">
              <w:r w:rsidDel="00351167">
                <w:rPr>
                  <w:rFonts w:asciiTheme="minorHAnsi" w:hAnsiTheme="minorHAnsi" w:cstheme="minorHAnsi"/>
                  <w:sz w:val="24"/>
                  <w:szCs w:val="24"/>
                </w:rPr>
                <w:delText>~$ docker network connect mynetwork webserver</w:delText>
              </w:r>
            </w:del>
          </w:p>
          <w:p w14:paraId="21636F84" w14:textId="2863BA3C" w:rsidR="00230446" w:rsidDel="00351167" w:rsidRDefault="00230446" w:rsidP="000C289D">
            <w:pPr>
              <w:pStyle w:val="ListParagraph"/>
              <w:ind w:left="823"/>
              <w:rPr>
                <w:del w:id="1052" w:author="David Solomon" w:date="2018-01-27T17:17:00Z"/>
                <w:rFonts w:asciiTheme="minorHAnsi" w:hAnsiTheme="minorHAnsi" w:cstheme="minorHAnsi"/>
                <w:sz w:val="24"/>
                <w:szCs w:val="24"/>
              </w:rPr>
            </w:pPr>
          </w:p>
          <w:p w14:paraId="70E742E1" w14:textId="4CA8E35E" w:rsidR="002B07C9" w:rsidRPr="00A61E35" w:rsidDel="00351167" w:rsidRDefault="00684A81" w:rsidP="00865233">
            <w:pPr>
              <w:pStyle w:val="ListParagraph"/>
              <w:numPr>
                <w:ilvl w:val="0"/>
                <w:numId w:val="9"/>
              </w:numPr>
              <w:rPr>
                <w:del w:id="1053" w:author="David Solomon" w:date="2018-01-27T17:17:00Z"/>
                <w:rFonts w:asciiTheme="minorHAnsi" w:hAnsiTheme="minorHAnsi" w:cstheme="minorHAnsi"/>
                <w:sz w:val="24"/>
                <w:szCs w:val="24"/>
              </w:rPr>
            </w:pPr>
            <w:del w:id="1054" w:author="David Solomon" w:date="2018-01-27T17:17:00Z">
              <w:r w:rsidDel="00351167">
                <w:rPr>
                  <w:rFonts w:asciiTheme="minorHAnsi" w:hAnsiTheme="minorHAnsi" w:cstheme="minorHAnsi"/>
                  <w:sz w:val="24"/>
                  <w:szCs w:val="24"/>
                </w:rPr>
                <w:delText>Ajfd;lak</w:delText>
              </w:r>
              <w:r w:rsidR="002B07C9" w:rsidRPr="00A61E35" w:rsidDel="00351167">
                <w:rPr>
                  <w:rFonts w:asciiTheme="minorHAnsi" w:hAnsiTheme="minorHAnsi" w:cstheme="minorHAnsi"/>
                  <w:sz w:val="24"/>
                  <w:szCs w:val="24"/>
                </w:rPr>
                <w:delText xml:space="preserve"> </w:delText>
              </w:r>
            </w:del>
          </w:p>
          <w:p w14:paraId="72FDB443" w14:textId="06277C6C" w:rsidR="002B07C9" w:rsidRPr="00A31355" w:rsidDel="00351167" w:rsidRDefault="002B07C9" w:rsidP="00865233">
            <w:pPr>
              <w:rPr>
                <w:del w:id="1055" w:author="David Solomon" w:date="2018-01-27T17:17:00Z"/>
                <w:rFonts w:cstheme="minorHAnsi"/>
                <w:b/>
                <w:u w:val="single"/>
              </w:rPr>
            </w:pPr>
          </w:p>
        </w:tc>
      </w:tr>
      <w:tr w:rsidR="002B07C9" w:rsidRPr="00A31355" w:rsidDel="00351167" w14:paraId="7D3070F0" w14:textId="05400526" w:rsidTr="005E2AE3">
        <w:trPr>
          <w:trHeight w:val="20"/>
          <w:del w:id="1056" w:author="David Solomon" w:date="2018-01-27T17:17:00Z"/>
        </w:trPr>
        <w:tc>
          <w:tcPr>
            <w:tcW w:w="402" w:type="pct"/>
          </w:tcPr>
          <w:p w14:paraId="3DBFC286" w14:textId="3C3A7F40" w:rsidR="002B07C9" w:rsidRPr="00A31355" w:rsidDel="00351167" w:rsidRDefault="002B07C9" w:rsidP="00865233">
            <w:pPr>
              <w:jc w:val="center"/>
              <w:rPr>
                <w:del w:id="1057" w:author="David Solomon" w:date="2018-01-27T17:17:00Z"/>
                <w:rFonts w:cstheme="minorHAnsi"/>
              </w:rPr>
            </w:pPr>
            <w:del w:id="1058" w:author="David Solomon" w:date="2018-01-27T17:17:00Z">
              <w:r w:rsidRPr="00A31355" w:rsidDel="00351167">
                <w:rPr>
                  <w:rFonts w:cstheme="minorHAnsi"/>
                </w:rPr>
                <w:delText>4</w:delText>
              </w:r>
            </w:del>
          </w:p>
        </w:tc>
        <w:tc>
          <w:tcPr>
            <w:tcW w:w="4598" w:type="pct"/>
            <w:tcBorders>
              <w:bottom w:val="single" w:sz="4" w:space="0" w:color="auto"/>
            </w:tcBorders>
            <w:shd w:val="clear" w:color="auto" w:fill="auto"/>
          </w:tcPr>
          <w:p w14:paraId="00966740" w14:textId="7EBFC9C7" w:rsidR="002B07C9" w:rsidDel="00351167" w:rsidRDefault="005E2AE3" w:rsidP="00865233">
            <w:pPr>
              <w:rPr>
                <w:del w:id="1059" w:author="David Solomon" w:date="2018-01-27T17:17:00Z"/>
                <w:rFonts w:cstheme="minorHAnsi"/>
                <w:b/>
                <w:u w:val="single"/>
              </w:rPr>
            </w:pPr>
            <w:del w:id="1060" w:author="David Solomon" w:date="2018-01-27T17:17:00Z">
              <w:r w:rsidRPr="005E2AE3" w:rsidDel="00351167">
                <w:rPr>
                  <w:rFonts w:cstheme="minorHAnsi"/>
                  <w:b/>
                  <w:u w:val="single"/>
                </w:rPr>
                <w:delText>Domain Name System (DNS)</w:delText>
              </w:r>
            </w:del>
          </w:p>
          <w:p w14:paraId="2503AA30" w14:textId="1EACD879" w:rsidR="002B07C9" w:rsidDel="00351167" w:rsidRDefault="002B07C9" w:rsidP="00865233">
            <w:pPr>
              <w:rPr>
                <w:del w:id="1061" w:author="David Solomon" w:date="2018-01-27T17:17:00Z"/>
                <w:rFonts w:cstheme="minorHAnsi"/>
                <w:b/>
                <w:u w:val="single"/>
              </w:rPr>
            </w:pPr>
          </w:p>
          <w:p w14:paraId="18A4C62A" w14:textId="43556EDF" w:rsidR="002B07C9" w:rsidDel="00351167" w:rsidRDefault="0061508A" w:rsidP="0061508A">
            <w:pPr>
              <w:rPr>
                <w:del w:id="1062" w:author="David Solomon" w:date="2018-01-27T17:17:00Z"/>
                <w:rFonts w:cstheme="minorHAnsi"/>
              </w:rPr>
            </w:pPr>
            <w:del w:id="1063" w:author="David Solomon" w:date="2018-01-27T17:17:00Z">
              <w:r w:rsidDel="00351167">
                <w:rPr>
                  <w:rFonts w:cstheme="minorHAnsi"/>
                </w:rPr>
                <w:delText xml:space="preserve">In a Docker environment you cannot have </w:delText>
              </w:r>
              <w:r w:rsidR="004E180E" w:rsidDel="00351167">
                <w:rPr>
                  <w:rFonts w:cstheme="minorHAnsi"/>
                </w:rPr>
                <w:delText>two</w:delText>
              </w:r>
              <w:r w:rsidDel="00351167">
                <w:rPr>
                  <w:rFonts w:cstheme="minorHAnsi"/>
                </w:rPr>
                <w:delText xml:space="preserve"> containers with the same name.  Further, because of the dynamic nature of Docker you cannot assign (no</w:delText>
              </w:r>
              <w:r w:rsidR="004E180E" w:rsidDel="00351167">
                <w:rPr>
                  <w:rFonts w:cstheme="minorHAnsi"/>
                </w:rPr>
                <w:delText>r</w:delText>
              </w:r>
              <w:r w:rsidDel="00351167">
                <w:rPr>
                  <w:rFonts w:cstheme="minorHAnsi"/>
                </w:rPr>
                <w:delText xml:space="preserve"> would you want to) a static IP to a container.</w:delText>
              </w:r>
              <w:r w:rsidR="004E180E" w:rsidDel="00351167">
                <w:rPr>
                  <w:rFonts w:cstheme="minorHAnsi"/>
                </w:rPr>
                <w:delText xml:space="preserve">  Instead, you rely on unique container names and reference those in your environment.  This is what we have been doing throughout this tutorial.</w:delText>
              </w:r>
            </w:del>
          </w:p>
          <w:p w14:paraId="73A8DC07" w14:textId="3F8B384E" w:rsidR="004E180E" w:rsidDel="00351167" w:rsidRDefault="004E180E" w:rsidP="0061508A">
            <w:pPr>
              <w:rPr>
                <w:del w:id="1064" w:author="David Solomon" w:date="2018-01-27T17:17:00Z"/>
                <w:rFonts w:cstheme="minorHAnsi"/>
              </w:rPr>
            </w:pPr>
          </w:p>
          <w:p w14:paraId="1DB20A31" w14:textId="5C907621" w:rsidR="004E180E" w:rsidDel="00351167" w:rsidRDefault="004E180E" w:rsidP="0061508A">
            <w:pPr>
              <w:rPr>
                <w:del w:id="1065" w:author="David Solomon" w:date="2018-01-27T17:17:00Z"/>
                <w:rFonts w:cstheme="minorHAnsi"/>
              </w:rPr>
            </w:pPr>
            <w:del w:id="1066" w:author="David Solomon" w:date="2018-01-27T17:17:00Z">
              <w:r w:rsidDel="00351167">
                <w:rPr>
                  <w:rFonts w:cstheme="minorHAnsi"/>
                </w:rPr>
                <w:delText xml:space="preserve">However, you may find that you want to load balance a workload across several containers, but you don’t want the hassle of having to choose.  In this case Docker provides the ability to create a network alias that will permit two </w:delText>
              </w:r>
              <w:r w:rsidR="00D662D4" w:rsidDel="00351167">
                <w:rPr>
                  <w:rFonts w:cstheme="minorHAnsi"/>
                </w:rPr>
                <w:delText xml:space="preserve">or more containers to be referenced by a network alias. </w:delText>
              </w:r>
            </w:del>
          </w:p>
          <w:p w14:paraId="3AFA1790" w14:textId="2D10A602" w:rsidR="004E180E" w:rsidRPr="0061508A" w:rsidDel="00351167" w:rsidRDefault="004E180E" w:rsidP="0061508A">
            <w:pPr>
              <w:rPr>
                <w:del w:id="1067" w:author="David Solomon" w:date="2018-01-27T17:17:00Z"/>
                <w:rFonts w:cstheme="minorHAnsi"/>
              </w:rPr>
            </w:pPr>
          </w:p>
          <w:p w14:paraId="28398E1F" w14:textId="72BD6248" w:rsidR="004E180E" w:rsidDel="00351167" w:rsidRDefault="004E180E" w:rsidP="005E2AE3">
            <w:pPr>
              <w:pStyle w:val="ListParagraph"/>
              <w:numPr>
                <w:ilvl w:val="0"/>
                <w:numId w:val="22"/>
              </w:numPr>
              <w:rPr>
                <w:del w:id="1068" w:author="David Solomon" w:date="2018-01-27T17:17:00Z"/>
                <w:rFonts w:asciiTheme="minorHAnsi" w:hAnsiTheme="minorHAnsi" w:cstheme="minorHAnsi"/>
                <w:sz w:val="24"/>
                <w:szCs w:val="24"/>
              </w:rPr>
            </w:pPr>
            <w:del w:id="1069" w:author="David Solomon" w:date="2018-01-27T17:17:00Z">
              <w:r w:rsidDel="00351167">
                <w:rPr>
                  <w:rFonts w:asciiTheme="minorHAnsi" w:hAnsiTheme="minorHAnsi" w:cstheme="minorHAnsi"/>
                  <w:sz w:val="24"/>
                  <w:szCs w:val="24"/>
                </w:rPr>
                <w:delText>Create a new virtual network called “icecream”:</w:delText>
              </w:r>
            </w:del>
          </w:p>
          <w:p w14:paraId="12E333FE" w14:textId="66704FE7" w:rsidR="004E180E" w:rsidDel="00351167" w:rsidRDefault="004E180E" w:rsidP="004E180E">
            <w:pPr>
              <w:pStyle w:val="ListParagraph"/>
              <w:ind w:left="823"/>
              <w:rPr>
                <w:del w:id="1070" w:author="David Solomon" w:date="2018-01-27T17:17:00Z"/>
                <w:rFonts w:asciiTheme="minorHAnsi" w:hAnsiTheme="minorHAnsi" w:cstheme="minorHAnsi"/>
                <w:sz w:val="24"/>
                <w:szCs w:val="24"/>
              </w:rPr>
            </w:pPr>
            <w:del w:id="1071" w:author="David Solomon" w:date="2018-01-27T17:17:00Z">
              <w:r w:rsidDel="00351167">
                <w:rPr>
                  <w:rFonts w:asciiTheme="minorHAnsi" w:hAnsiTheme="minorHAnsi" w:cstheme="minorHAnsi"/>
                  <w:sz w:val="24"/>
                  <w:szCs w:val="24"/>
                </w:rPr>
                <w:delText>~$ docker network create icecream</w:delText>
              </w:r>
            </w:del>
          </w:p>
          <w:p w14:paraId="53D20F45" w14:textId="7DB6328C" w:rsidR="004E180E" w:rsidDel="00351167" w:rsidRDefault="004E180E" w:rsidP="004E180E">
            <w:pPr>
              <w:pStyle w:val="ListParagraph"/>
              <w:ind w:left="823"/>
              <w:rPr>
                <w:del w:id="1072" w:author="David Solomon" w:date="2018-01-27T17:17:00Z"/>
                <w:rFonts w:asciiTheme="minorHAnsi" w:hAnsiTheme="minorHAnsi" w:cstheme="minorHAnsi"/>
                <w:sz w:val="24"/>
                <w:szCs w:val="24"/>
              </w:rPr>
            </w:pPr>
            <w:del w:id="1073" w:author="David Solomon" w:date="2018-01-27T17:17:00Z">
              <w:r w:rsidDel="00351167">
                <w:rPr>
                  <w:rFonts w:asciiTheme="minorHAnsi" w:hAnsiTheme="minorHAnsi" w:cstheme="minorHAnsi"/>
                  <w:sz w:val="24"/>
                  <w:szCs w:val="24"/>
                </w:rPr>
                <w:delText>~$ docker network ls</w:delText>
              </w:r>
            </w:del>
          </w:p>
          <w:p w14:paraId="065C55F1" w14:textId="51BE18B3" w:rsidR="004E180E" w:rsidDel="00351167" w:rsidRDefault="004E180E" w:rsidP="004E180E">
            <w:pPr>
              <w:pStyle w:val="ListParagraph"/>
              <w:ind w:left="823"/>
              <w:rPr>
                <w:del w:id="1074" w:author="David Solomon" w:date="2018-01-27T17:17:00Z"/>
                <w:rFonts w:asciiTheme="minorHAnsi" w:hAnsiTheme="minorHAnsi" w:cstheme="minorHAnsi"/>
                <w:sz w:val="24"/>
                <w:szCs w:val="24"/>
              </w:rPr>
            </w:pPr>
          </w:p>
          <w:p w14:paraId="0452E642" w14:textId="7AB4D0B0" w:rsidR="002B07C9" w:rsidDel="00351167" w:rsidRDefault="004E180E" w:rsidP="005E2AE3">
            <w:pPr>
              <w:pStyle w:val="ListParagraph"/>
              <w:numPr>
                <w:ilvl w:val="0"/>
                <w:numId w:val="22"/>
              </w:numPr>
              <w:rPr>
                <w:del w:id="1075" w:author="David Solomon" w:date="2018-01-27T17:17:00Z"/>
                <w:rFonts w:asciiTheme="minorHAnsi" w:hAnsiTheme="minorHAnsi" w:cstheme="minorHAnsi"/>
                <w:sz w:val="24"/>
                <w:szCs w:val="24"/>
              </w:rPr>
            </w:pPr>
            <w:del w:id="1076" w:author="David Solomon" w:date="2018-01-27T17:17:00Z">
              <w:r w:rsidDel="00351167">
                <w:rPr>
                  <w:rFonts w:asciiTheme="minorHAnsi" w:hAnsiTheme="minorHAnsi" w:cstheme="minorHAnsi"/>
                  <w:sz w:val="24"/>
                  <w:szCs w:val="24"/>
                </w:rPr>
                <w:delText xml:space="preserve">Create </w:delText>
              </w:r>
              <w:r w:rsidR="006140FA" w:rsidDel="00351167">
                <w:rPr>
                  <w:rFonts w:asciiTheme="minorHAnsi" w:hAnsiTheme="minorHAnsi" w:cstheme="minorHAnsi"/>
                  <w:sz w:val="24"/>
                  <w:szCs w:val="24"/>
                </w:rPr>
                <w:delText xml:space="preserve">two </w:delText>
              </w:r>
              <w:r w:rsidR="00D662D4" w:rsidDel="00351167">
                <w:rPr>
                  <w:rFonts w:asciiTheme="minorHAnsi" w:hAnsiTheme="minorHAnsi" w:cstheme="minorHAnsi"/>
                  <w:sz w:val="24"/>
                  <w:szCs w:val="24"/>
                </w:rPr>
                <w:delText>Elasticsearch container</w:delText>
              </w:r>
              <w:r w:rsidR="006140FA" w:rsidDel="00351167">
                <w:rPr>
                  <w:rFonts w:asciiTheme="minorHAnsi" w:hAnsiTheme="minorHAnsi" w:cstheme="minorHAnsi"/>
                  <w:sz w:val="24"/>
                  <w:szCs w:val="24"/>
                </w:rPr>
                <w:delText>s</w:delText>
              </w:r>
              <w:r w:rsidR="00D662D4" w:rsidDel="00351167">
                <w:rPr>
                  <w:rFonts w:asciiTheme="minorHAnsi" w:hAnsiTheme="minorHAnsi" w:cstheme="minorHAnsi"/>
                  <w:sz w:val="24"/>
                  <w:szCs w:val="24"/>
                </w:rPr>
                <w:delText xml:space="preserve"> on the network “icecream”</w:delText>
              </w:r>
              <w:r w:rsidR="006140FA" w:rsidDel="00351167">
                <w:rPr>
                  <w:rFonts w:asciiTheme="minorHAnsi" w:hAnsiTheme="minorHAnsi" w:cstheme="minorHAnsi"/>
                  <w:sz w:val="24"/>
                  <w:szCs w:val="24"/>
                </w:rPr>
                <w:delText>.  We don’t specify a port for these, we will work within the virtual network.</w:delText>
              </w:r>
            </w:del>
          </w:p>
          <w:p w14:paraId="355AD79F" w14:textId="7B48FB93" w:rsidR="00D662D4" w:rsidDel="00351167" w:rsidRDefault="00D662D4" w:rsidP="00D662D4">
            <w:pPr>
              <w:pStyle w:val="ListParagraph"/>
              <w:ind w:left="823"/>
              <w:rPr>
                <w:del w:id="1077" w:author="David Solomon" w:date="2018-01-27T17:17:00Z"/>
                <w:rFonts w:asciiTheme="minorHAnsi" w:hAnsiTheme="minorHAnsi" w:cstheme="minorHAnsi"/>
                <w:sz w:val="24"/>
                <w:szCs w:val="24"/>
              </w:rPr>
            </w:pPr>
            <w:del w:id="1078" w:author="David Solomon" w:date="2018-01-27T17:17:00Z">
              <w:r w:rsidDel="00351167">
                <w:rPr>
                  <w:rFonts w:asciiTheme="minorHAnsi" w:hAnsiTheme="minorHAnsi" w:cstheme="minorHAnsi"/>
                  <w:sz w:val="24"/>
                  <w:szCs w:val="24"/>
                </w:rPr>
                <w:delText xml:space="preserve">~$ </w:delText>
              </w:r>
              <w:r w:rsidRPr="00D662D4" w:rsidDel="00351167">
                <w:rPr>
                  <w:rFonts w:asciiTheme="minorHAnsi" w:hAnsiTheme="minorHAnsi" w:cstheme="minorHAnsi"/>
                  <w:sz w:val="24"/>
                  <w:szCs w:val="24"/>
                </w:rPr>
                <w:delText>docker container run -d</w:delText>
              </w:r>
              <w:r w:rsidDel="00351167">
                <w:rPr>
                  <w:rFonts w:asciiTheme="minorHAnsi" w:hAnsiTheme="minorHAnsi" w:cstheme="minorHAnsi"/>
                  <w:sz w:val="24"/>
                  <w:szCs w:val="24"/>
                </w:rPr>
                <w:delText xml:space="preserve"> </w:delText>
              </w:r>
              <w:r w:rsidRPr="00D662D4" w:rsidDel="00351167">
                <w:rPr>
                  <w:rFonts w:asciiTheme="minorHAnsi" w:hAnsiTheme="minorHAnsi" w:cstheme="minorHAnsi"/>
                  <w:sz w:val="24"/>
                  <w:szCs w:val="24"/>
                </w:rPr>
                <w:delText xml:space="preserve">--net </w:delText>
              </w:r>
              <w:r w:rsidDel="00351167">
                <w:rPr>
                  <w:rFonts w:asciiTheme="minorHAnsi" w:hAnsiTheme="minorHAnsi" w:cstheme="minorHAnsi"/>
                  <w:sz w:val="24"/>
                  <w:szCs w:val="24"/>
                </w:rPr>
                <w:delText>icecream</w:delText>
              </w:r>
              <w:r w:rsidRPr="00D662D4" w:rsidDel="00351167">
                <w:rPr>
                  <w:rFonts w:asciiTheme="minorHAnsi" w:hAnsiTheme="minorHAnsi" w:cstheme="minorHAnsi"/>
                  <w:sz w:val="24"/>
                  <w:szCs w:val="24"/>
                </w:rPr>
                <w:delText xml:space="preserve"> --net-alias search elasticsearch:2</w:delText>
              </w:r>
            </w:del>
          </w:p>
          <w:p w14:paraId="1E18C15C" w14:textId="48861765" w:rsidR="006140FA" w:rsidDel="00351167" w:rsidRDefault="006140FA" w:rsidP="006140FA">
            <w:pPr>
              <w:pStyle w:val="ListParagraph"/>
              <w:ind w:left="823"/>
              <w:rPr>
                <w:del w:id="1079" w:author="David Solomon" w:date="2018-01-27T17:17:00Z"/>
                <w:rFonts w:asciiTheme="minorHAnsi" w:hAnsiTheme="minorHAnsi" w:cstheme="minorHAnsi"/>
                <w:sz w:val="24"/>
                <w:szCs w:val="24"/>
              </w:rPr>
            </w:pPr>
            <w:del w:id="1080" w:author="David Solomon" w:date="2018-01-27T17:17:00Z">
              <w:r w:rsidDel="00351167">
                <w:rPr>
                  <w:rFonts w:asciiTheme="minorHAnsi" w:hAnsiTheme="minorHAnsi" w:cstheme="minorHAnsi"/>
                  <w:sz w:val="24"/>
                  <w:szCs w:val="24"/>
                </w:rPr>
                <w:delText xml:space="preserve">~$ </w:delText>
              </w:r>
              <w:r w:rsidRPr="00D662D4" w:rsidDel="00351167">
                <w:rPr>
                  <w:rFonts w:asciiTheme="minorHAnsi" w:hAnsiTheme="minorHAnsi" w:cstheme="minorHAnsi"/>
                  <w:sz w:val="24"/>
                  <w:szCs w:val="24"/>
                </w:rPr>
                <w:delText>docker container run -d</w:delText>
              </w:r>
              <w:r w:rsidDel="00351167">
                <w:rPr>
                  <w:rFonts w:asciiTheme="minorHAnsi" w:hAnsiTheme="minorHAnsi" w:cstheme="minorHAnsi"/>
                  <w:sz w:val="24"/>
                  <w:szCs w:val="24"/>
                </w:rPr>
                <w:delText xml:space="preserve"> </w:delText>
              </w:r>
              <w:r w:rsidRPr="00D662D4" w:rsidDel="00351167">
                <w:rPr>
                  <w:rFonts w:asciiTheme="minorHAnsi" w:hAnsiTheme="minorHAnsi" w:cstheme="minorHAnsi"/>
                  <w:sz w:val="24"/>
                  <w:szCs w:val="24"/>
                </w:rPr>
                <w:delText xml:space="preserve">--net </w:delText>
              </w:r>
              <w:r w:rsidDel="00351167">
                <w:rPr>
                  <w:rFonts w:asciiTheme="minorHAnsi" w:hAnsiTheme="minorHAnsi" w:cstheme="minorHAnsi"/>
                  <w:sz w:val="24"/>
                  <w:szCs w:val="24"/>
                </w:rPr>
                <w:delText>icecream</w:delText>
              </w:r>
              <w:r w:rsidRPr="00D662D4" w:rsidDel="00351167">
                <w:rPr>
                  <w:rFonts w:asciiTheme="minorHAnsi" w:hAnsiTheme="minorHAnsi" w:cstheme="minorHAnsi"/>
                  <w:sz w:val="24"/>
                  <w:szCs w:val="24"/>
                </w:rPr>
                <w:delText xml:space="preserve"> --net-alias search elasticsearch:2</w:delText>
              </w:r>
            </w:del>
          </w:p>
          <w:p w14:paraId="6666473B" w14:textId="5B3C4FBD" w:rsidR="006140FA" w:rsidRPr="006140FA" w:rsidDel="00351167" w:rsidRDefault="006140FA" w:rsidP="006140FA">
            <w:pPr>
              <w:pStyle w:val="ListParagraph"/>
              <w:ind w:left="823"/>
              <w:rPr>
                <w:del w:id="1081" w:author="David Solomon" w:date="2018-01-27T17:17:00Z"/>
                <w:rFonts w:asciiTheme="minorHAnsi" w:hAnsiTheme="minorHAnsi" w:cstheme="minorHAnsi"/>
                <w:sz w:val="24"/>
                <w:szCs w:val="24"/>
              </w:rPr>
            </w:pPr>
          </w:p>
          <w:p w14:paraId="711242AF" w14:textId="2F45989B" w:rsidR="00D662D4" w:rsidDel="00351167" w:rsidRDefault="006140FA" w:rsidP="005E2AE3">
            <w:pPr>
              <w:pStyle w:val="ListParagraph"/>
              <w:numPr>
                <w:ilvl w:val="0"/>
                <w:numId w:val="22"/>
              </w:numPr>
              <w:rPr>
                <w:del w:id="1082" w:author="David Solomon" w:date="2018-01-27T17:17:00Z"/>
                <w:rFonts w:asciiTheme="minorHAnsi" w:hAnsiTheme="minorHAnsi" w:cstheme="minorHAnsi"/>
                <w:sz w:val="24"/>
                <w:szCs w:val="24"/>
              </w:rPr>
            </w:pPr>
            <w:del w:id="1083" w:author="David Solomon" w:date="2018-01-27T17:17:00Z">
              <w:r w:rsidDel="00351167">
                <w:rPr>
                  <w:rFonts w:asciiTheme="minorHAnsi" w:hAnsiTheme="minorHAnsi" w:cstheme="minorHAnsi"/>
                  <w:sz w:val="24"/>
                  <w:szCs w:val="24"/>
                </w:rPr>
                <w:delText>Run a DNS lookup to verify the two containers are on the same network, and share the same DNS name.</w:delText>
              </w:r>
            </w:del>
          </w:p>
          <w:p w14:paraId="6075EFB4" w14:textId="1BFC2C9B" w:rsidR="006140FA" w:rsidDel="00351167" w:rsidRDefault="006140FA" w:rsidP="006140FA">
            <w:pPr>
              <w:pStyle w:val="ListParagraph"/>
              <w:ind w:left="823"/>
              <w:rPr>
                <w:del w:id="1084" w:author="David Solomon" w:date="2018-01-27T17:17:00Z"/>
                <w:rFonts w:asciiTheme="minorHAnsi" w:hAnsiTheme="minorHAnsi" w:cstheme="minorHAnsi"/>
                <w:sz w:val="24"/>
                <w:szCs w:val="24"/>
              </w:rPr>
            </w:pPr>
            <w:del w:id="1085" w:author="David Solomon" w:date="2018-01-27T17:17:00Z">
              <w:r w:rsidDel="00351167">
                <w:rPr>
                  <w:rFonts w:asciiTheme="minorHAnsi" w:hAnsiTheme="minorHAnsi" w:cstheme="minorHAnsi"/>
                  <w:sz w:val="24"/>
                  <w:szCs w:val="24"/>
                </w:rPr>
                <w:delText>~$ docker container run --rm --net icecream alpine nslookup search</w:delText>
              </w:r>
            </w:del>
          </w:p>
          <w:p w14:paraId="7F33EC9C" w14:textId="3447F5EC" w:rsidR="009C042E" w:rsidDel="00351167" w:rsidRDefault="009C042E" w:rsidP="006140FA">
            <w:pPr>
              <w:pStyle w:val="ListParagraph"/>
              <w:ind w:left="823"/>
              <w:rPr>
                <w:del w:id="1086" w:author="David Solomon" w:date="2018-01-27T17:17:00Z"/>
                <w:rFonts w:asciiTheme="minorHAnsi" w:hAnsiTheme="minorHAnsi" w:cstheme="minorHAnsi"/>
                <w:sz w:val="24"/>
                <w:szCs w:val="24"/>
              </w:rPr>
            </w:pPr>
          </w:p>
          <w:p w14:paraId="56A5E238" w14:textId="47B240BE" w:rsidR="009C042E" w:rsidDel="00351167" w:rsidRDefault="009C042E" w:rsidP="006140FA">
            <w:pPr>
              <w:pStyle w:val="ListParagraph"/>
              <w:ind w:left="823"/>
              <w:rPr>
                <w:del w:id="1087" w:author="David Solomon" w:date="2018-01-27T17:17:00Z"/>
                <w:rFonts w:asciiTheme="minorHAnsi" w:hAnsiTheme="minorHAnsi" w:cstheme="minorHAnsi"/>
                <w:sz w:val="24"/>
                <w:szCs w:val="24"/>
              </w:rPr>
            </w:pPr>
          </w:p>
          <w:p w14:paraId="63077360" w14:textId="3D2F9560" w:rsidR="00D662D4" w:rsidDel="00351167" w:rsidRDefault="009C042E" w:rsidP="005E2AE3">
            <w:pPr>
              <w:pStyle w:val="ListParagraph"/>
              <w:numPr>
                <w:ilvl w:val="0"/>
                <w:numId w:val="22"/>
              </w:numPr>
              <w:rPr>
                <w:del w:id="1088" w:author="David Solomon" w:date="2018-01-27T17:17:00Z"/>
                <w:rFonts w:asciiTheme="minorHAnsi" w:hAnsiTheme="minorHAnsi" w:cstheme="minorHAnsi"/>
                <w:sz w:val="24"/>
                <w:szCs w:val="24"/>
              </w:rPr>
            </w:pPr>
            <w:del w:id="1089" w:author="David Solomon" w:date="2018-01-27T17:17:00Z">
              <w:r w:rsidDel="00351167">
                <w:rPr>
                  <w:rFonts w:asciiTheme="minorHAnsi" w:hAnsiTheme="minorHAnsi" w:cstheme="minorHAnsi"/>
                  <w:sz w:val="24"/>
                  <w:szCs w:val="24"/>
                </w:rPr>
                <w:delText>Test that DNS round robin is working:</w:delText>
              </w:r>
            </w:del>
          </w:p>
          <w:p w14:paraId="2324362C" w14:textId="53F356EE" w:rsidR="009C042E" w:rsidDel="00351167" w:rsidRDefault="009C042E" w:rsidP="009C042E">
            <w:pPr>
              <w:pStyle w:val="ListParagraph"/>
              <w:ind w:left="823"/>
              <w:rPr>
                <w:del w:id="1090" w:author="David Solomon" w:date="2018-01-27T17:17:00Z"/>
                <w:rFonts w:asciiTheme="minorHAnsi" w:hAnsiTheme="minorHAnsi" w:cstheme="minorHAnsi"/>
                <w:sz w:val="24"/>
                <w:szCs w:val="24"/>
              </w:rPr>
            </w:pPr>
            <w:del w:id="1091" w:author="David Solomon" w:date="2018-01-27T17:17:00Z">
              <w:r w:rsidDel="00351167">
                <w:rPr>
                  <w:rFonts w:asciiTheme="minorHAnsi" w:hAnsiTheme="minorHAnsi" w:cstheme="minorHAnsi"/>
                  <w:sz w:val="24"/>
                  <w:szCs w:val="24"/>
                </w:rPr>
                <w:delText>~$ docker container run --rm --net icecream centos curl -s search:9200</w:delText>
              </w:r>
            </w:del>
          </w:p>
          <w:p w14:paraId="04241728" w14:textId="395AC5E6" w:rsidR="00ED4DFF" w:rsidDel="00351167" w:rsidRDefault="00ED4DFF" w:rsidP="009C042E">
            <w:pPr>
              <w:pStyle w:val="ListParagraph"/>
              <w:ind w:left="823"/>
              <w:rPr>
                <w:del w:id="1092" w:author="David Solomon" w:date="2018-01-27T17:17:00Z"/>
                <w:rFonts w:asciiTheme="minorHAnsi" w:hAnsiTheme="minorHAnsi" w:cstheme="minorHAnsi"/>
                <w:sz w:val="24"/>
                <w:szCs w:val="24"/>
              </w:rPr>
            </w:pPr>
          </w:p>
          <w:p w14:paraId="244BC972" w14:textId="6A66CF6F" w:rsidR="00ED4DFF" w:rsidDel="00351167" w:rsidRDefault="00ED4DFF" w:rsidP="009C042E">
            <w:pPr>
              <w:pStyle w:val="ListParagraph"/>
              <w:ind w:left="823"/>
              <w:rPr>
                <w:del w:id="1093" w:author="David Solomon" w:date="2018-01-27T17:17:00Z"/>
                <w:rFonts w:asciiTheme="minorHAnsi" w:hAnsiTheme="minorHAnsi" w:cstheme="minorHAnsi"/>
                <w:sz w:val="24"/>
                <w:szCs w:val="24"/>
              </w:rPr>
            </w:pPr>
            <w:del w:id="1094" w:author="David Solomon" w:date="2018-01-27T17:17:00Z">
              <w:r w:rsidDel="00351167">
                <w:rPr>
                  <w:rFonts w:asciiTheme="minorHAnsi" w:hAnsiTheme="minorHAnsi" w:cstheme="minorHAnsi"/>
                  <w:sz w:val="24"/>
                  <w:szCs w:val="24"/>
                </w:rPr>
                <w:delText>Run this command several times and you will see that the Elasticsearch server name will change.  Due to DNS caching you may get the same server a few times in a row.</w:delText>
              </w:r>
            </w:del>
          </w:p>
          <w:p w14:paraId="265EA0B5" w14:textId="0530CF16" w:rsidR="00ED4DFF" w:rsidDel="00351167" w:rsidRDefault="00ED4DFF" w:rsidP="009C042E">
            <w:pPr>
              <w:pStyle w:val="ListParagraph"/>
              <w:ind w:left="823"/>
              <w:rPr>
                <w:del w:id="1095" w:author="David Solomon" w:date="2018-01-27T17:17:00Z"/>
                <w:rFonts w:asciiTheme="minorHAnsi" w:hAnsiTheme="minorHAnsi" w:cstheme="minorHAnsi"/>
                <w:sz w:val="24"/>
                <w:szCs w:val="24"/>
              </w:rPr>
            </w:pPr>
          </w:p>
          <w:p w14:paraId="15A10E4F" w14:textId="5DE24C45" w:rsidR="009C042E" w:rsidDel="00351167" w:rsidRDefault="00ED4DFF" w:rsidP="005E2AE3">
            <w:pPr>
              <w:pStyle w:val="ListParagraph"/>
              <w:numPr>
                <w:ilvl w:val="0"/>
                <w:numId w:val="22"/>
              </w:numPr>
              <w:rPr>
                <w:del w:id="1096" w:author="David Solomon" w:date="2018-01-27T17:17:00Z"/>
                <w:rFonts w:asciiTheme="minorHAnsi" w:hAnsiTheme="minorHAnsi" w:cstheme="minorHAnsi"/>
                <w:sz w:val="24"/>
                <w:szCs w:val="24"/>
              </w:rPr>
            </w:pPr>
            <w:del w:id="1097" w:author="David Solomon" w:date="2018-01-27T17:17:00Z">
              <w:r w:rsidDel="00351167">
                <w:rPr>
                  <w:rFonts w:asciiTheme="minorHAnsi" w:hAnsiTheme="minorHAnsi" w:cstheme="minorHAnsi"/>
                  <w:sz w:val="24"/>
                  <w:szCs w:val="24"/>
                </w:rPr>
                <w:delText>Clean up:</w:delText>
              </w:r>
            </w:del>
          </w:p>
          <w:p w14:paraId="4B922C7D" w14:textId="6573992D" w:rsidR="00ED4DFF" w:rsidRPr="005E2AE3" w:rsidDel="00351167" w:rsidRDefault="00ED4DFF" w:rsidP="00ED4DFF">
            <w:pPr>
              <w:pStyle w:val="ListParagraph"/>
              <w:ind w:left="823"/>
              <w:rPr>
                <w:del w:id="1098" w:author="David Solomon" w:date="2018-01-27T17:17:00Z"/>
                <w:rFonts w:asciiTheme="minorHAnsi" w:hAnsiTheme="minorHAnsi" w:cstheme="minorHAnsi"/>
                <w:sz w:val="24"/>
                <w:szCs w:val="24"/>
              </w:rPr>
            </w:pPr>
            <w:del w:id="1099" w:author="David Solomon" w:date="2018-01-27T17:17:00Z">
              <w:r w:rsidDel="00351167">
                <w:rPr>
                  <w:rFonts w:asciiTheme="minorHAnsi" w:hAnsiTheme="minorHAnsi" w:cstheme="minorHAnsi"/>
                  <w:sz w:val="24"/>
                  <w:szCs w:val="24"/>
                </w:rPr>
                <w:delText>~$ docker container rm -f &lt;cont1&gt; &lt;cont2&gt;</w:delText>
              </w:r>
            </w:del>
          </w:p>
          <w:p w14:paraId="7B581527" w14:textId="1EC84D09" w:rsidR="002B07C9" w:rsidRPr="00A31355" w:rsidDel="00351167" w:rsidRDefault="002B07C9" w:rsidP="00865233">
            <w:pPr>
              <w:rPr>
                <w:del w:id="1100" w:author="David Solomon" w:date="2018-01-27T17:17:00Z"/>
                <w:rFonts w:cstheme="minorHAnsi"/>
                <w:b/>
                <w:u w:val="single"/>
              </w:rPr>
            </w:pPr>
          </w:p>
        </w:tc>
      </w:tr>
    </w:tbl>
    <w:p w14:paraId="39CF8874" w14:textId="04124319" w:rsidR="002B07C9" w:rsidDel="00351167" w:rsidRDefault="002B07C9" w:rsidP="002B07C9">
      <w:pPr>
        <w:rPr>
          <w:del w:id="1101" w:author="David Solomon" w:date="2018-01-27T17:17:00Z"/>
        </w:rPr>
      </w:pPr>
    </w:p>
    <w:p w14:paraId="69B2AA32" w14:textId="4BA4C3B7" w:rsidR="002B07C9" w:rsidDel="00351167" w:rsidRDefault="002B07C9" w:rsidP="002B07C9">
      <w:pPr>
        <w:rPr>
          <w:del w:id="1102" w:author="David Solomon" w:date="2018-01-27T17:17:00Z"/>
        </w:rPr>
      </w:pPr>
    </w:p>
    <w:p w14:paraId="06383B20" w14:textId="0AF50EB6" w:rsidR="002B07C9" w:rsidDel="00351167" w:rsidRDefault="002B07C9" w:rsidP="002B07C9">
      <w:pPr>
        <w:rPr>
          <w:del w:id="1103" w:author="David Solomon" w:date="2018-01-27T17:17:00Z"/>
        </w:rPr>
      </w:pPr>
    </w:p>
    <w:p w14:paraId="3640F0E0" w14:textId="76421DAD" w:rsidR="002B07C9" w:rsidDel="00351167" w:rsidRDefault="002B07C9" w:rsidP="002B07C9">
      <w:pPr>
        <w:rPr>
          <w:del w:id="1104" w:author="David Solomon" w:date="2018-01-27T17:17:00Z"/>
        </w:rPr>
      </w:pPr>
    </w:p>
    <w:p w14:paraId="74658854" w14:textId="447AE03B" w:rsidR="002B07C9" w:rsidDel="00351167" w:rsidRDefault="00B33FA8" w:rsidP="002B07C9">
      <w:pPr>
        <w:pStyle w:val="Heading2"/>
        <w:rPr>
          <w:del w:id="1105" w:author="David Solomon" w:date="2018-01-27T17:17:00Z"/>
        </w:rPr>
      </w:pPr>
      <w:del w:id="1106" w:author="David Solomon" w:date="2018-01-27T17:17:00Z">
        <w:r w:rsidDel="00351167">
          <w:delText>Section</w:delText>
        </w:r>
        <w:r w:rsidR="002B07C9" w:rsidDel="00351167">
          <w:delText xml:space="preserve"> 3: Lab Summary</w:delText>
        </w:r>
      </w:del>
    </w:p>
    <w:p w14:paraId="762BFF3D" w14:textId="38F91552" w:rsidR="002B07C9" w:rsidDel="00351167" w:rsidRDefault="002B07C9" w:rsidP="002B07C9">
      <w:pPr>
        <w:rPr>
          <w:del w:id="1107" w:author="David Solomon" w:date="2018-01-27T17:17:00Z"/>
        </w:rPr>
      </w:pPr>
    </w:p>
    <w:p w14:paraId="10EBC9C3" w14:textId="3F542CEB" w:rsidR="002B07C9" w:rsidDel="00351167" w:rsidRDefault="008C54E1" w:rsidP="002B07C9">
      <w:pPr>
        <w:rPr>
          <w:del w:id="1108" w:author="David Solomon" w:date="2018-01-27T17:17:00Z"/>
        </w:rPr>
      </w:pPr>
      <w:del w:id="1109" w:author="David Solomon" w:date="2018-01-27T17:17:00Z">
        <w:r w:rsidRPr="008C54E1" w:rsidDel="00351167">
          <w:delText>In this section you were introduce to virtual networking in Docker</w:delText>
        </w:r>
        <w:r w:rsidDel="00351167">
          <w:delText xml:space="preserve"> and how to create and manage them.  Also, you learned how to create network aliases and how they can be inspected and used for load balancing</w:delText>
        </w:r>
      </w:del>
    </w:p>
    <w:p w14:paraId="0956DA45" w14:textId="5AD0A9D6" w:rsidR="002B07C9" w:rsidRDefault="008C54E1" w:rsidP="002B07C9">
      <w:del w:id="1110" w:author="David Solomon" w:date="2018-01-27T17:17:00Z">
        <w:r w:rsidDel="00351167">
          <w:br w:type="page"/>
        </w:r>
      </w:del>
    </w:p>
    <w:p w14:paraId="048FF1B2" w14:textId="205C0148" w:rsidR="009D313C" w:rsidRDefault="009D313C">
      <w:pPr>
        <w:pStyle w:val="Heading1"/>
        <w:jc w:val="left"/>
        <w:pPrChange w:id="1111" w:author="David Solomon" w:date="2018-01-27T17:17:00Z">
          <w:pPr>
            <w:pStyle w:val="Heading1"/>
          </w:pPr>
        </w:pPrChange>
      </w:pPr>
      <w:bookmarkStart w:id="1112" w:name="_Toc505356147"/>
      <w:r>
        <w:t xml:space="preserve">Section </w:t>
      </w:r>
      <w:ins w:id="1113" w:author="David Solomon" w:date="2018-02-02T17:31:00Z">
        <w:r w:rsidR="00891E8D">
          <w:t>2</w:t>
        </w:r>
      </w:ins>
      <w:del w:id="1114" w:author="David Solomon" w:date="2018-01-27T17:18:00Z">
        <w:r w:rsidR="008C54E1" w:rsidDel="00351167">
          <w:delText>4</w:delText>
        </w:r>
      </w:del>
      <w:r>
        <w:t xml:space="preserve">: </w:t>
      </w:r>
      <w:r w:rsidR="008C54E1">
        <w:t>Data Persistence in Docker</w:t>
      </w:r>
      <w:bookmarkEnd w:id="1112"/>
    </w:p>
    <w:p w14:paraId="2137F755" w14:textId="77777777" w:rsidR="009D313C" w:rsidRDefault="009D313C" w:rsidP="009D313C"/>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9D313C" w14:paraId="5B5BAF37" w14:textId="77777777" w:rsidTr="00B43843">
        <w:tc>
          <w:tcPr>
            <w:tcW w:w="2254" w:type="dxa"/>
            <w:tcBorders>
              <w:bottom w:val="single" w:sz="4" w:space="0" w:color="auto"/>
            </w:tcBorders>
            <w:shd w:val="clear" w:color="auto" w:fill="D9D9D9" w:themeFill="background1" w:themeFillShade="D9"/>
          </w:tcPr>
          <w:p w14:paraId="7B183E29" w14:textId="77777777" w:rsidR="009D313C" w:rsidRPr="00C7412B" w:rsidRDefault="009D313C" w:rsidP="00B43843">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443B4709" w14:textId="77777777" w:rsidR="001925F9" w:rsidRDefault="001925F9" w:rsidP="001925F9">
            <w:pPr>
              <w:rPr>
                <w:ins w:id="1115" w:author="David Solomon" w:date="2018-01-27T17:29:00Z"/>
                <w:rFonts w:cstheme="minorHAnsi"/>
              </w:rPr>
            </w:pPr>
            <w:ins w:id="1116" w:author="David Solomon" w:date="2018-01-27T17:29:00Z">
              <w:r>
                <w:rPr>
                  <w:rFonts w:cstheme="minorHAnsi"/>
                </w:rPr>
                <w:t xml:space="preserve">In this section, you will see one method of how data from a container can be persisted, even after a container is removed.  Unless such persistence is established, any changes made to a container’s data are deleted once the container is deleted.  </w:t>
              </w:r>
            </w:ins>
          </w:p>
          <w:p w14:paraId="312105D4" w14:textId="77777777" w:rsidR="001925F9" w:rsidRDefault="001925F9" w:rsidP="001925F9">
            <w:pPr>
              <w:rPr>
                <w:ins w:id="1117" w:author="David Solomon" w:date="2018-01-27T17:29:00Z"/>
                <w:rFonts w:cstheme="minorHAnsi"/>
              </w:rPr>
            </w:pPr>
          </w:p>
          <w:p w14:paraId="5AE95C86" w14:textId="77777777" w:rsidR="001925F9" w:rsidRPr="00A2456A" w:rsidRDefault="001925F9" w:rsidP="001925F9">
            <w:pPr>
              <w:rPr>
                <w:ins w:id="1118" w:author="David Solomon" w:date="2018-01-27T17:29:00Z"/>
                <w:rFonts w:cstheme="minorHAnsi"/>
              </w:rPr>
            </w:pPr>
            <w:ins w:id="1119" w:author="David Solomon" w:date="2018-01-27T17:29:00Z">
              <w:r>
                <w:rPr>
                  <w:rFonts w:cstheme="minorHAnsi"/>
                </w:rPr>
                <w:t>The method we will use below is Docker Volumes.  With Volumes, Docker controls a location for persistent storage on your local machine that persists once a container is deleted.</w:t>
              </w:r>
            </w:ins>
          </w:p>
          <w:p w14:paraId="6C159344" w14:textId="4B6030C1" w:rsidR="009D313C" w:rsidRPr="00C7412B" w:rsidDel="001925F9" w:rsidRDefault="009D313C" w:rsidP="00B43843">
            <w:pPr>
              <w:rPr>
                <w:del w:id="1120" w:author="David Solomon" w:date="2018-01-27T17:29:00Z"/>
                <w:rFonts w:cstheme="minorHAnsi"/>
                <w:color w:val="000000" w:themeColor="text1"/>
                <w:w w:val="105"/>
              </w:rPr>
            </w:pPr>
            <w:del w:id="1121" w:author="David Solomon" w:date="2018-01-27T17:29:00Z">
              <w:r w:rsidDel="001925F9">
                <w:rPr>
                  <w:rFonts w:cstheme="minorHAnsi"/>
                  <w:color w:val="000000" w:themeColor="text1"/>
                  <w:w w:val="105"/>
                </w:rPr>
                <w:delText xml:space="preserve">In this </w:delText>
              </w:r>
              <w:r w:rsidR="008C54E1" w:rsidDel="001925F9">
                <w:rPr>
                  <w:rFonts w:cstheme="minorHAnsi"/>
                  <w:color w:val="000000" w:themeColor="text1"/>
                  <w:w w:val="105"/>
                </w:rPr>
                <w:delText>section</w:delText>
              </w:r>
              <w:r w:rsidDel="001925F9">
                <w:rPr>
                  <w:rFonts w:cstheme="minorHAnsi"/>
                  <w:color w:val="000000" w:themeColor="text1"/>
                  <w:w w:val="105"/>
                </w:rPr>
                <w:delText xml:space="preserve"> you will lear</w:delText>
              </w:r>
              <w:r w:rsidR="00E653DC" w:rsidDel="001925F9">
                <w:rPr>
                  <w:rFonts w:cstheme="minorHAnsi"/>
                  <w:color w:val="000000" w:themeColor="text1"/>
                  <w:w w:val="105"/>
                </w:rPr>
                <w:delText>n the different ways in which Docker can handle and manage data persistence</w:delText>
              </w:r>
              <w:r w:rsidR="00D22E68" w:rsidDel="001925F9">
                <w:rPr>
                  <w:rFonts w:cstheme="minorHAnsi"/>
                  <w:color w:val="000000" w:themeColor="text1"/>
                  <w:w w:val="105"/>
                </w:rPr>
                <w:delText>.</w:delText>
              </w:r>
            </w:del>
          </w:p>
          <w:p w14:paraId="12BF98F5" w14:textId="77777777" w:rsidR="009D313C" w:rsidRPr="00A90B2A" w:rsidRDefault="009D313C" w:rsidP="00B43843">
            <w:pPr>
              <w:rPr>
                <w:rFonts w:cstheme="minorHAnsi"/>
                <w:color w:val="000000" w:themeColor="text1"/>
                <w:w w:val="105"/>
              </w:rPr>
            </w:pPr>
          </w:p>
        </w:tc>
      </w:tr>
      <w:tr w:rsidR="009D313C" w14:paraId="15F5C27A" w14:textId="77777777" w:rsidTr="00B43843">
        <w:trPr>
          <w:trHeight w:val="353"/>
        </w:trPr>
        <w:tc>
          <w:tcPr>
            <w:tcW w:w="2254" w:type="dxa"/>
            <w:tcBorders>
              <w:right w:val="nil"/>
            </w:tcBorders>
          </w:tcPr>
          <w:p w14:paraId="675DC45E" w14:textId="77777777" w:rsidR="009D313C" w:rsidRPr="00C7412B" w:rsidRDefault="009D313C" w:rsidP="00B43843">
            <w:pPr>
              <w:rPr>
                <w:rFonts w:cstheme="minorHAnsi"/>
                <w:b/>
                <w:bCs/>
                <w:color w:val="4F81BD"/>
                <w:w w:val="105"/>
                <w:sz w:val="28"/>
                <w:szCs w:val="28"/>
              </w:rPr>
            </w:pPr>
          </w:p>
        </w:tc>
        <w:tc>
          <w:tcPr>
            <w:tcW w:w="7096" w:type="dxa"/>
            <w:tcBorders>
              <w:left w:val="nil"/>
            </w:tcBorders>
          </w:tcPr>
          <w:p w14:paraId="13433FDD" w14:textId="77777777" w:rsidR="009D313C" w:rsidRPr="00C7412B" w:rsidRDefault="009D313C" w:rsidP="00B43843">
            <w:pPr>
              <w:rPr>
                <w:rFonts w:cstheme="minorHAnsi"/>
                <w:b/>
                <w:bCs/>
                <w:color w:val="4F81BD"/>
                <w:w w:val="105"/>
                <w:sz w:val="28"/>
                <w:szCs w:val="28"/>
              </w:rPr>
            </w:pPr>
          </w:p>
        </w:tc>
      </w:tr>
      <w:tr w:rsidR="009D313C" w14:paraId="7691CDCB" w14:textId="77777777" w:rsidTr="00B43843">
        <w:tc>
          <w:tcPr>
            <w:tcW w:w="2254" w:type="dxa"/>
            <w:tcBorders>
              <w:bottom w:val="single" w:sz="4" w:space="0" w:color="auto"/>
            </w:tcBorders>
            <w:shd w:val="clear" w:color="auto" w:fill="D9D9D9" w:themeFill="background1" w:themeFillShade="D9"/>
          </w:tcPr>
          <w:p w14:paraId="103276D9" w14:textId="77777777" w:rsidR="009D313C" w:rsidRPr="00C7412B" w:rsidRDefault="009D313C" w:rsidP="00B43843">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7B0622F8" w14:textId="77777777" w:rsidR="009D313C" w:rsidRPr="00C7412B" w:rsidRDefault="009D313C" w:rsidP="00B43843">
            <w:pPr>
              <w:rPr>
                <w:rFonts w:cstheme="minorHAnsi"/>
                <w:color w:val="000000" w:themeColor="text1"/>
                <w:w w:val="105"/>
              </w:rPr>
            </w:pPr>
            <w:r w:rsidRPr="00C7412B">
              <w:rPr>
                <w:rFonts w:cstheme="minorHAnsi"/>
                <w:color w:val="000000" w:themeColor="text1"/>
                <w:w w:val="105"/>
              </w:rPr>
              <w:t>Tasks you will complete in this lab exercise include:</w:t>
            </w:r>
          </w:p>
          <w:p w14:paraId="35787084" w14:textId="77777777" w:rsidR="009D313C" w:rsidRPr="00C7412B" w:rsidRDefault="009D313C" w:rsidP="00B43843">
            <w:pPr>
              <w:rPr>
                <w:rFonts w:cstheme="minorHAnsi"/>
                <w:color w:val="000000" w:themeColor="text1"/>
                <w:w w:val="105"/>
              </w:rPr>
            </w:pPr>
          </w:p>
          <w:p w14:paraId="68814B7F" w14:textId="196999AA" w:rsidR="009D313C" w:rsidRPr="005F1E76" w:rsidDel="001925F9" w:rsidRDefault="00D22E68" w:rsidP="00B43843">
            <w:pPr>
              <w:pStyle w:val="ListParagraph"/>
              <w:numPr>
                <w:ilvl w:val="0"/>
                <w:numId w:val="2"/>
              </w:numPr>
              <w:rPr>
                <w:del w:id="1122" w:author="David Solomon" w:date="2018-01-27T17:30:00Z"/>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Create </w:t>
            </w:r>
            <w:ins w:id="1123" w:author="David Solomon" w:date="2018-01-27T17:30:00Z">
              <w:r w:rsidR="001925F9">
                <w:rPr>
                  <w:rFonts w:asciiTheme="minorHAnsi" w:hAnsiTheme="minorHAnsi" w:cstheme="minorHAnsi"/>
                  <w:color w:val="000000" w:themeColor="text1"/>
                  <w:w w:val="105"/>
                  <w:sz w:val="24"/>
                  <w:szCs w:val="24"/>
                </w:rPr>
                <w:t xml:space="preserve">and work with </w:t>
              </w:r>
            </w:ins>
            <w:r>
              <w:rPr>
                <w:rFonts w:asciiTheme="minorHAnsi" w:hAnsiTheme="minorHAnsi" w:cstheme="minorHAnsi"/>
                <w:color w:val="000000" w:themeColor="text1"/>
                <w:w w:val="105"/>
                <w:sz w:val="24"/>
                <w:szCs w:val="24"/>
              </w:rPr>
              <w:t>Docker volumes</w:t>
            </w:r>
          </w:p>
          <w:p w14:paraId="433A3548" w14:textId="59DA4707" w:rsidR="009D313C" w:rsidRPr="001925F9" w:rsidDel="001925F9" w:rsidRDefault="00D22E68">
            <w:pPr>
              <w:pStyle w:val="ListParagraph"/>
              <w:numPr>
                <w:ilvl w:val="0"/>
                <w:numId w:val="2"/>
              </w:numPr>
              <w:rPr>
                <w:del w:id="1124" w:author="David Solomon" w:date="2018-01-27T17:30:00Z"/>
                <w:rFonts w:asciiTheme="minorHAnsi" w:hAnsiTheme="minorHAnsi" w:cstheme="minorHAnsi"/>
                <w:color w:val="000000" w:themeColor="text1"/>
                <w:w w:val="105"/>
                <w:sz w:val="24"/>
                <w:szCs w:val="24"/>
                <w:rPrChange w:id="1125" w:author="David Solomon" w:date="2018-01-27T17:30:00Z">
                  <w:rPr>
                    <w:del w:id="1126" w:author="David Solomon" w:date="2018-01-27T17:30:00Z"/>
                    <w:w w:val="105"/>
                  </w:rPr>
                </w:rPrChange>
              </w:rPr>
              <w:pPrChange w:id="1127" w:author="David Solomon" w:date="2018-01-27T17:30:00Z">
                <w:pPr>
                  <w:pStyle w:val="ListParagraph"/>
                  <w:framePr w:hSpace="180" w:wrap="around" w:vAnchor="text" w:hAnchor="page" w:x="1630" w:y="76"/>
                  <w:numPr>
                    <w:numId w:val="2"/>
                  </w:numPr>
                  <w:ind w:hanging="360"/>
                </w:pPr>
              </w:pPrChange>
            </w:pPr>
            <w:del w:id="1128" w:author="David Solomon" w:date="2018-01-27T17:30:00Z">
              <w:r w:rsidRPr="001925F9" w:rsidDel="001925F9">
                <w:rPr>
                  <w:rFonts w:asciiTheme="minorHAnsi" w:hAnsiTheme="minorHAnsi" w:cstheme="minorHAnsi"/>
                  <w:color w:val="000000" w:themeColor="text1"/>
                  <w:w w:val="105"/>
                  <w:sz w:val="24"/>
                  <w:szCs w:val="24"/>
                  <w:rPrChange w:id="1129" w:author="David Solomon" w:date="2018-01-27T17:30:00Z">
                    <w:rPr>
                      <w:w w:val="105"/>
                    </w:rPr>
                  </w:rPrChange>
                </w:rPr>
                <w:delText>Create Bind mounts</w:delText>
              </w:r>
            </w:del>
          </w:p>
          <w:p w14:paraId="41E11B88" w14:textId="4D8051F5" w:rsidR="009D313C" w:rsidRPr="00D22E68" w:rsidDel="001925F9" w:rsidRDefault="00D22E68">
            <w:pPr>
              <w:pStyle w:val="ListParagraph"/>
              <w:rPr>
                <w:del w:id="1130" w:author="David Solomon" w:date="2018-01-27T17:30:00Z"/>
                <w:w w:val="105"/>
              </w:rPr>
              <w:pPrChange w:id="1131" w:author="David Solomon" w:date="2018-01-27T17:30:00Z">
                <w:pPr>
                  <w:pStyle w:val="ListParagraph"/>
                  <w:framePr w:hSpace="180" w:wrap="around" w:vAnchor="text" w:hAnchor="page" w:x="1630" w:y="76"/>
                  <w:numPr>
                    <w:numId w:val="2"/>
                  </w:numPr>
                  <w:ind w:hanging="360"/>
                </w:pPr>
              </w:pPrChange>
            </w:pPr>
            <w:del w:id="1132" w:author="David Solomon" w:date="2018-01-27T17:30:00Z">
              <w:r w:rsidDel="001925F9">
                <w:rPr>
                  <w:w w:val="105"/>
                </w:rPr>
                <w:delText>Work with volumes and bind mounts in containers</w:delText>
              </w:r>
            </w:del>
          </w:p>
          <w:p w14:paraId="73EA176E" w14:textId="77777777" w:rsidR="009D313C" w:rsidRPr="00C7412B" w:rsidRDefault="009D313C">
            <w:pPr>
              <w:pStyle w:val="ListParagraph"/>
              <w:numPr>
                <w:ilvl w:val="0"/>
                <w:numId w:val="2"/>
              </w:numPr>
              <w:rPr>
                <w:color w:val="4F81BD"/>
                <w:w w:val="105"/>
              </w:rPr>
              <w:pPrChange w:id="1133" w:author="David Solomon" w:date="2018-01-27T17:30:00Z">
                <w:pPr>
                  <w:pStyle w:val="ListParagraph"/>
                  <w:framePr w:hSpace="180" w:wrap="around" w:vAnchor="text" w:hAnchor="page" w:x="1630" w:y="76"/>
                  <w:ind w:left="1440"/>
                </w:pPr>
              </w:pPrChange>
            </w:pPr>
          </w:p>
        </w:tc>
      </w:tr>
    </w:tbl>
    <w:p w14:paraId="5290E83F" w14:textId="77777777" w:rsidR="009D313C" w:rsidRDefault="009D313C" w:rsidP="009D313C"/>
    <w:p w14:paraId="1C2A8A56" w14:textId="77777777" w:rsidR="009D313C" w:rsidRDefault="009D313C" w:rsidP="009D313C"/>
    <w:p w14:paraId="2709C9BA" w14:textId="77777777" w:rsidR="009D313C" w:rsidRDefault="009D313C" w:rsidP="009D313C">
      <w:pPr>
        <w:rPr>
          <w:highlight w:val="red"/>
        </w:rPr>
      </w:pPr>
      <w:r>
        <w:rPr>
          <w:highlight w:val="red"/>
        </w:rPr>
        <w:br w:type="page"/>
      </w:r>
    </w:p>
    <w:p w14:paraId="3D8CBF29" w14:textId="654E3C3F" w:rsidR="009D313C" w:rsidRDefault="00B33FA8" w:rsidP="009D313C">
      <w:pPr>
        <w:pStyle w:val="Heading2"/>
        <w:jc w:val="center"/>
      </w:pPr>
      <w:bookmarkStart w:id="1134" w:name="_Toc505356148"/>
      <w:r>
        <w:lastRenderedPageBreak/>
        <w:t xml:space="preserve">Section </w:t>
      </w:r>
      <w:ins w:id="1135" w:author="David Solomon" w:date="2018-02-02T17:32:00Z">
        <w:r w:rsidR="00891E8D">
          <w:t>2</w:t>
        </w:r>
      </w:ins>
      <w:del w:id="1136" w:author="David Solomon" w:date="2018-01-27T17:18:00Z">
        <w:r w:rsidDel="00351167">
          <w:delText>4</w:delText>
        </w:r>
      </w:del>
      <w:r w:rsidR="009D313C">
        <w:t>: Lab Workflow Overview</w:t>
      </w:r>
      <w:bookmarkEnd w:id="1134"/>
    </w:p>
    <w:p w14:paraId="5B8E5286" w14:textId="77777777" w:rsidR="009D313C" w:rsidRDefault="009D313C" w:rsidP="009D313C"/>
    <w:p w14:paraId="7E00B538" w14:textId="77777777" w:rsidR="009D313C" w:rsidRDefault="009D313C" w:rsidP="009D313C">
      <w:r>
        <w:rPr>
          <w:noProof/>
        </w:rPr>
        <w:drawing>
          <wp:inline distT="0" distB="0" distL="0" distR="0" wp14:anchorId="6550C645" wp14:editId="395D91BF">
            <wp:extent cx="5330952" cy="1746504"/>
            <wp:effectExtent l="0" t="12700" r="15875" b="19050"/>
            <wp:docPr id="10" name="Diagram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C351DAD" w14:textId="77777777" w:rsidR="009D313C" w:rsidRDefault="009D313C" w:rsidP="009D313C"/>
    <w:p w14:paraId="1CC06B43" w14:textId="77777777" w:rsidR="009D313C" w:rsidRDefault="009D313C" w:rsidP="009D313C">
      <w:r>
        <w:br w:type="page"/>
      </w:r>
    </w:p>
    <w:p w14:paraId="1CDFB518" w14:textId="4062EEBB" w:rsidR="009D313C" w:rsidRDefault="00D22E68" w:rsidP="009D313C">
      <w:pPr>
        <w:pStyle w:val="Heading2"/>
      </w:pPr>
      <w:bookmarkStart w:id="1137" w:name="_Toc505356149"/>
      <w:r>
        <w:lastRenderedPageBreak/>
        <w:t>Section</w:t>
      </w:r>
      <w:r w:rsidR="009D313C">
        <w:t xml:space="preserve"> </w:t>
      </w:r>
      <w:ins w:id="1138" w:author="David Solomon" w:date="2018-02-02T17:32:00Z">
        <w:r w:rsidR="00891E8D">
          <w:t>2</w:t>
        </w:r>
      </w:ins>
      <w:del w:id="1139" w:author="David Solomon" w:date="2018-01-29T13:24:00Z">
        <w:r w:rsidDel="009C28C4">
          <w:delText>4</w:delText>
        </w:r>
      </w:del>
      <w:r w:rsidR="009D313C">
        <w:t>: Lab Instructions</w:t>
      </w:r>
      <w:bookmarkEnd w:id="1137"/>
    </w:p>
    <w:p w14:paraId="4D3325B2" w14:textId="77777777" w:rsidR="009D313C" w:rsidRDefault="009D313C" w:rsidP="009D313C"/>
    <w:tbl>
      <w:tblPr>
        <w:tblStyle w:val="TableGrid"/>
        <w:tblW w:w="5272" w:type="pct"/>
        <w:tblLook w:val="04A0" w:firstRow="1" w:lastRow="0" w:firstColumn="1" w:lastColumn="0" w:noHBand="0" w:noVBand="1"/>
      </w:tblPr>
      <w:tblGrid>
        <w:gridCol w:w="793"/>
        <w:gridCol w:w="9066"/>
      </w:tblGrid>
      <w:tr w:rsidR="009D313C" w:rsidRPr="00A31355" w14:paraId="292BFFE2" w14:textId="77777777" w:rsidTr="00B43843">
        <w:trPr>
          <w:trHeight w:val="566"/>
          <w:tblHeader/>
        </w:trPr>
        <w:tc>
          <w:tcPr>
            <w:tcW w:w="402" w:type="pct"/>
            <w:shd w:val="clear" w:color="auto" w:fill="D9D9D9" w:themeFill="background1" w:themeFillShade="D9"/>
          </w:tcPr>
          <w:p w14:paraId="3E39FE8C" w14:textId="77777777" w:rsidR="009D313C" w:rsidRPr="00A31355" w:rsidRDefault="009D313C" w:rsidP="00B43843">
            <w:pPr>
              <w:jc w:val="center"/>
              <w:rPr>
                <w:rFonts w:cstheme="minorHAnsi"/>
                <w:sz w:val="28"/>
                <w:szCs w:val="28"/>
              </w:rPr>
            </w:pPr>
            <w:r w:rsidRPr="00A31355">
              <w:rPr>
                <w:rFonts w:cstheme="minorHAnsi"/>
                <w:sz w:val="28"/>
                <w:szCs w:val="28"/>
              </w:rPr>
              <w:t>Step</w:t>
            </w:r>
          </w:p>
        </w:tc>
        <w:tc>
          <w:tcPr>
            <w:tcW w:w="4598" w:type="pct"/>
            <w:shd w:val="clear" w:color="auto" w:fill="D9D9D9" w:themeFill="background1" w:themeFillShade="D9"/>
          </w:tcPr>
          <w:p w14:paraId="51E71561" w14:textId="77777777" w:rsidR="009D313C" w:rsidRPr="00A31355" w:rsidRDefault="009D313C" w:rsidP="00B43843">
            <w:pPr>
              <w:tabs>
                <w:tab w:val="left" w:pos="3870"/>
                <w:tab w:val="left" w:pos="4050"/>
              </w:tabs>
              <w:jc w:val="center"/>
              <w:rPr>
                <w:rFonts w:cstheme="minorHAnsi"/>
                <w:sz w:val="28"/>
                <w:szCs w:val="28"/>
              </w:rPr>
            </w:pPr>
            <w:r w:rsidRPr="00A31355">
              <w:rPr>
                <w:rFonts w:cstheme="minorHAnsi"/>
                <w:sz w:val="28"/>
                <w:szCs w:val="28"/>
              </w:rPr>
              <w:t>Action</w:t>
            </w:r>
          </w:p>
        </w:tc>
      </w:tr>
      <w:tr w:rsidR="009D313C" w:rsidRPr="00A31355" w14:paraId="5558C41B" w14:textId="77777777" w:rsidTr="00D22E68">
        <w:tc>
          <w:tcPr>
            <w:tcW w:w="402" w:type="pct"/>
          </w:tcPr>
          <w:p w14:paraId="18044C2F" w14:textId="77777777" w:rsidR="009D313C" w:rsidRPr="00A31355" w:rsidRDefault="009D313C" w:rsidP="00B43843">
            <w:pPr>
              <w:jc w:val="center"/>
              <w:rPr>
                <w:rFonts w:cstheme="minorHAnsi"/>
              </w:rPr>
            </w:pPr>
            <w:r w:rsidRPr="00A31355">
              <w:rPr>
                <w:rFonts w:cstheme="minorHAnsi"/>
              </w:rPr>
              <w:t>1</w:t>
            </w:r>
          </w:p>
        </w:tc>
        <w:tc>
          <w:tcPr>
            <w:tcW w:w="4598" w:type="pct"/>
            <w:shd w:val="clear" w:color="auto" w:fill="auto"/>
          </w:tcPr>
          <w:p w14:paraId="77EB5AB2" w14:textId="0A629D25" w:rsidR="009D313C" w:rsidRDefault="00D22E68" w:rsidP="00B43843">
            <w:pPr>
              <w:rPr>
                <w:ins w:id="1140" w:author="David Solomon" w:date="2018-01-27T17:26:00Z"/>
                <w:rFonts w:cstheme="minorHAnsi"/>
                <w:b/>
                <w:u w:val="single"/>
              </w:rPr>
            </w:pPr>
            <w:r>
              <w:rPr>
                <w:rFonts w:cstheme="minorHAnsi"/>
                <w:b/>
                <w:u w:val="single"/>
              </w:rPr>
              <w:t>Docker Volumes</w:t>
            </w:r>
          </w:p>
          <w:p w14:paraId="4D0890CC" w14:textId="6CC21E14" w:rsidR="001925F9" w:rsidRPr="001925F9" w:rsidDel="001925F9" w:rsidRDefault="001925F9" w:rsidP="00B43843">
            <w:pPr>
              <w:rPr>
                <w:del w:id="1141" w:author="David Solomon" w:date="2018-01-27T17:29:00Z"/>
                <w:rFonts w:cstheme="minorHAnsi"/>
                <w:rPrChange w:id="1142" w:author="David Solomon" w:date="2018-01-27T17:26:00Z">
                  <w:rPr>
                    <w:del w:id="1143" w:author="David Solomon" w:date="2018-01-27T17:29:00Z"/>
                    <w:rFonts w:cstheme="minorHAnsi"/>
                    <w:b/>
                    <w:u w:val="single"/>
                  </w:rPr>
                </w:rPrChange>
              </w:rPr>
            </w:pPr>
          </w:p>
          <w:p w14:paraId="1B0364A3" w14:textId="77777777" w:rsidR="009D313C" w:rsidRPr="00A31355" w:rsidRDefault="009D313C" w:rsidP="00B43843">
            <w:pPr>
              <w:pStyle w:val="TableParagraph"/>
              <w:spacing w:before="8"/>
              <w:rPr>
                <w:rFonts w:asciiTheme="minorHAnsi" w:hAnsiTheme="minorHAnsi" w:cstheme="minorHAnsi"/>
                <w:b/>
                <w:szCs w:val="24"/>
              </w:rPr>
            </w:pPr>
          </w:p>
          <w:p w14:paraId="0099B6E7" w14:textId="02678F7D" w:rsidR="006925D3" w:rsidRDefault="006925D3" w:rsidP="00D22E68">
            <w:pPr>
              <w:pStyle w:val="ListParagraph"/>
              <w:numPr>
                <w:ilvl w:val="0"/>
                <w:numId w:val="23"/>
              </w:numPr>
              <w:rPr>
                <w:ins w:id="1144" w:author="David Solomon" w:date="2018-01-29T08:29:00Z"/>
                <w:rFonts w:asciiTheme="minorHAnsi" w:hAnsiTheme="minorHAnsi" w:cstheme="minorHAnsi"/>
                <w:sz w:val="24"/>
                <w:szCs w:val="24"/>
              </w:rPr>
            </w:pPr>
            <w:del w:id="1145" w:author="David Solomon" w:date="2018-01-27T17:34:00Z">
              <w:r w:rsidDel="00A75E41">
                <w:rPr>
                  <w:rFonts w:asciiTheme="minorHAnsi" w:hAnsiTheme="minorHAnsi" w:cstheme="minorHAnsi"/>
                  <w:sz w:val="24"/>
                  <w:szCs w:val="24"/>
                </w:rPr>
                <w:delText>Create MySQL container:</w:delText>
              </w:r>
            </w:del>
            <w:ins w:id="1146" w:author="David Solomon" w:date="2018-01-29T08:27:00Z">
              <w:r w:rsidR="000D60B7">
                <w:rPr>
                  <w:rFonts w:asciiTheme="minorHAnsi" w:hAnsiTheme="minorHAnsi" w:cstheme="minorHAnsi"/>
                  <w:sz w:val="24"/>
                  <w:szCs w:val="24"/>
                </w:rPr>
                <w:t xml:space="preserve">Let’s run our </w:t>
              </w:r>
            </w:ins>
            <w:ins w:id="1147" w:author="David Solomon" w:date="2018-01-29T08:28:00Z">
              <w:r w:rsidR="009B69C8">
                <w:rPr>
                  <w:rFonts w:asciiTheme="minorHAnsi" w:hAnsiTheme="minorHAnsi" w:cstheme="minorHAnsi"/>
                  <w:sz w:val="24"/>
                  <w:szCs w:val="24"/>
                </w:rPr>
                <w:t>game application in a new container, except this time we will include an option</w:t>
              </w:r>
            </w:ins>
            <w:ins w:id="1148" w:author="David Solomon" w:date="2018-01-29T08:29:00Z">
              <w:r w:rsidR="009B69C8">
                <w:rPr>
                  <w:rFonts w:asciiTheme="minorHAnsi" w:hAnsiTheme="minorHAnsi" w:cstheme="minorHAnsi"/>
                  <w:sz w:val="24"/>
                  <w:szCs w:val="24"/>
                </w:rPr>
                <w:t xml:space="preserve"> (-v (or volume))</w:t>
              </w:r>
            </w:ins>
            <w:ins w:id="1149" w:author="David Solomon" w:date="2018-01-29T08:28:00Z">
              <w:r w:rsidR="009B69C8">
                <w:rPr>
                  <w:rFonts w:asciiTheme="minorHAnsi" w:hAnsiTheme="minorHAnsi" w:cstheme="minorHAnsi"/>
                  <w:sz w:val="24"/>
                  <w:szCs w:val="24"/>
                </w:rPr>
                <w:t xml:space="preserve"> to instruct Docker to persist the content of a specific directory on your local machine</w:t>
              </w:r>
            </w:ins>
            <w:ins w:id="1150" w:author="David Solomon" w:date="2018-01-29T08:29:00Z">
              <w:r w:rsidR="009B69C8">
                <w:rPr>
                  <w:rFonts w:asciiTheme="minorHAnsi" w:hAnsiTheme="minorHAnsi" w:cstheme="minorHAnsi"/>
                  <w:sz w:val="24"/>
                  <w:szCs w:val="24"/>
                </w:rPr>
                <w:t>:</w:t>
              </w:r>
            </w:ins>
          </w:p>
          <w:p w14:paraId="59F872AB" w14:textId="77777777" w:rsidR="009B69C8" w:rsidRPr="009B69C8" w:rsidRDefault="009B69C8">
            <w:pPr>
              <w:rPr>
                <w:rFonts w:cstheme="minorHAnsi"/>
              </w:rPr>
              <w:pPrChange w:id="1151" w:author="David Solomon" w:date="2018-01-29T08:29:00Z">
                <w:pPr>
                  <w:pStyle w:val="ListParagraph"/>
                  <w:numPr>
                    <w:numId w:val="23"/>
                  </w:numPr>
                  <w:ind w:left="823" w:hanging="360"/>
                </w:pPr>
              </w:pPrChange>
            </w:pPr>
          </w:p>
          <w:p w14:paraId="0372C0A5" w14:textId="2CD41587" w:rsidR="006925D3" w:rsidRPr="009B69C8" w:rsidRDefault="006925D3" w:rsidP="006925D3">
            <w:pPr>
              <w:pStyle w:val="ListParagraph"/>
              <w:ind w:left="823"/>
              <w:rPr>
                <w:rFonts w:asciiTheme="minorHAnsi" w:hAnsiTheme="minorHAnsi" w:cstheme="minorHAnsi"/>
                <w:sz w:val="24"/>
                <w:szCs w:val="24"/>
              </w:rPr>
            </w:pPr>
            <w:r w:rsidRPr="009B69C8">
              <w:rPr>
                <w:rFonts w:asciiTheme="minorHAnsi" w:hAnsiTheme="minorHAnsi" w:cstheme="minorHAnsi"/>
                <w:sz w:val="24"/>
                <w:szCs w:val="24"/>
              </w:rPr>
              <w:t xml:space="preserve">~$ </w:t>
            </w:r>
            <w:proofErr w:type="spellStart"/>
            <w:r w:rsidRPr="009B69C8">
              <w:rPr>
                <w:rFonts w:asciiTheme="minorHAnsi" w:hAnsiTheme="minorHAnsi" w:cstheme="minorHAnsi"/>
                <w:sz w:val="24"/>
                <w:szCs w:val="24"/>
              </w:rPr>
              <w:t>docker</w:t>
            </w:r>
            <w:proofErr w:type="spellEnd"/>
            <w:r w:rsidRPr="009B69C8">
              <w:rPr>
                <w:rFonts w:asciiTheme="minorHAnsi" w:hAnsiTheme="minorHAnsi" w:cstheme="minorHAnsi"/>
                <w:sz w:val="24"/>
                <w:szCs w:val="24"/>
              </w:rPr>
              <w:t xml:space="preserve"> container run -d --name </w:t>
            </w:r>
            <w:del w:id="1152" w:author="David Solomon" w:date="2018-01-29T08:29:00Z">
              <w:r w:rsidRPr="009B69C8" w:rsidDel="009B69C8">
                <w:rPr>
                  <w:rFonts w:asciiTheme="minorHAnsi" w:hAnsiTheme="minorHAnsi" w:cstheme="minorHAnsi"/>
                  <w:sz w:val="24"/>
                  <w:szCs w:val="24"/>
                </w:rPr>
                <w:delText xml:space="preserve">mysql </w:delText>
              </w:r>
            </w:del>
            <w:ins w:id="1153" w:author="David Solomon" w:date="2018-02-02T12:04:00Z">
              <w:r w:rsidR="00DF27A8">
                <w:rPr>
                  <w:rFonts w:asciiTheme="minorHAnsi" w:hAnsiTheme="minorHAnsi" w:cstheme="minorHAnsi"/>
                  <w:sz w:val="24"/>
                  <w:szCs w:val="24"/>
                </w:rPr>
                <w:t>&lt;your username&gt;_container</w:t>
              </w:r>
              <w:r w:rsidR="00DF27A8" w:rsidRPr="009B69C8">
                <w:rPr>
                  <w:rFonts w:asciiTheme="minorHAnsi" w:hAnsiTheme="minorHAnsi" w:cstheme="minorHAnsi"/>
                  <w:sz w:val="24"/>
                  <w:szCs w:val="24"/>
                </w:rPr>
                <w:t xml:space="preserve"> </w:t>
              </w:r>
            </w:ins>
            <w:ins w:id="1154" w:author="David Solomon" w:date="2018-01-29T08:30:00Z">
              <w:r w:rsidR="009B69C8" w:rsidRPr="009B69C8">
                <w:rPr>
                  <w:rFonts w:asciiTheme="minorHAnsi" w:hAnsiTheme="minorHAnsi" w:cstheme="minorHAnsi"/>
                  <w:sz w:val="24"/>
                  <w:szCs w:val="24"/>
                </w:rPr>
                <w:t xml:space="preserve">-p </w:t>
              </w:r>
            </w:ins>
            <w:ins w:id="1155" w:author="David Solomon" w:date="2018-02-02T12:04:00Z">
              <w:r w:rsidR="00DF27A8">
                <w:rPr>
                  <w:rFonts w:asciiTheme="minorHAnsi" w:hAnsiTheme="minorHAnsi" w:cstheme="minorHAnsi"/>
                  <w:sz w:val="24"/>
                  <w:szCs w:val="24"/>
                </w:rPr>
                <w:t>&lt;your port&gt;</w:t>
              </w:r>
            </w:ins>
            <w:ins w:id="1156" w:author="David Solomon" w:date="2018-01-29T08:30:00Z">
              <w:r w:rsidR="009B69C8" w:rsidRPr="009B69C8">
                <w:rPr>
                  <w:rFonts w:asciiTheme="minorHAnsi" w:hAnsiTheme="minorHAnsi" w:cstheme="minorHAnsi"/>
                  <w:sz w:val="24"/>
                  <w:szCs w:val="24"/>
                </w:rPr>
                <w:t>:80</w:t>
              </w:r>
            </w:ins>
            <w:ins w:id="1157" w:author="David Solomon" w:date="2018-01-29T08:29:00Z">
              <w:r w:rsidR="009B69C8" w:rsidRPr="009B69C8">
                <w:rPr>
                  <w:rFonts w:asciiTheme="minorHAnsi" w:hAnsiTheme="minorHAnsi" w:cstheme="minorHAnsi"/>
                  <w:sz w:val="24"/>
                  <w:szCs w:val="24"/>
                </w:rPr>
                <w:t xml:space="preserve"> -</w:t>
              </w:r>
            </w:ins>
            <w:ins w:id="1158" w:author="David Solomon" w:date="2018-01-29T08:43:00Z">
              <w:r w:rsidR="0027586B">
                <w:rPr>
                  <w:rFonts w:asciiTheme="minorHAnsi" w:hAnsiTheme="minorHAnsi" w:cstheme="minorHAnsi"/>
                  <w:sz w:val="24"/>
                  <w:szCs w:val="24"/>
                </w:rPr>
                <w:t xml:space="preserve">v </w:t>
              </w:r>
            </w:ins>
            <w:proofErr w:type="spellStart"/>
            <w:ins w:id="1159" w:author="David Solomon" w:date="2018-01-29T08:29:00Z">
              <w:r w:rsidR="009B69C8" w:rsidRPr="009B69C8">
                <w:rPr>
                  <w:rFonts w:asciiTheme="minorHAnsi" w:hAnsiTheme="minorHAnsi" w:cstheme="minorHAnsi"/>
                  <w:sz w:val="24"/>
                  <w:szCs w:val="24"/>
                </w:rPr>
                <w:t>myvol</w:t>
              </w:r>
              <w:proofErr w:type="spellEnd"/>
              <w:r w:rsidR="009B69C8" w:rsidRPr="009B69C8">
                <w:rPr>
                  <w:rFonts w:asciiTheme="minorHAnsi" w:hAnsiTheme="minorHAnsi" w:cstheme="minorHAnsi"/>
                  <w:sz w:val="24"/>
                  <w:szCs w:val="24"/>
                </w:rPr>
                <w:t>:/</w:t>
              </w:r>
              <w:proofErr w:type="spellStart"/>
              <w:r w:rsidR="009B69C8" w:rsidRPr="009B69C8">
                <w:rPr>
                  <w:rFonts w:asciiTheme="minorHAnsi" w:hAnsiTheme="minorHAnsi" w:cstheme="minorHAnsi"/>
                  <w:sz w:val="24"/>
                  <w:szCs w:val="24"/>
                </w:rPr>
                <w:t>usr</w:t>
              </w:r>
              <w:proofErr w:type="spellEnd"/>
              <w:r w:rsidR="009B69C8" w:rsidRPr="009B69C8">
                <w:rPr>
                  <w:rFonts w:asciiTheme="minorHAnsi" w:hAnsiTheme="minorHAnsi" w:cstheme="minorHAnsi"/>
                  <w:sz w:val="24"/>
                  <w:szCs w:val="24"/>
                </w:rPr>
                <w:t>/share/</w:t>
              </w:r>
              <w:proofErr w:type="spellStart"/>
              <w:r w:rsidR="009B69C8" w:rsidRPr="009B69C8">
                <w:rPr>
                  <w:rFonts w:asciiTheme="minorHAnsi" w:hAnsiTheme="minorHAnsi" w:cstheme="minorHAnsi"/>
                  <w:sz w:val="24"/>
                  <w:szCs w:val="24"/>
                </w:rPr>
                <w:t>nginx</w:t>
              </w:r>
              <w:proofErr w:type="spellEnd"/>
              <w:r w:rsidR="009B69C8" w:rsidRPr="009B69C8">
                <w:rPr>
                  <w:rFonts w:asciiTheme="minorHAnsi" w:hAnsiTheme="minorHAnsi" w:cstheme="minorHAnsi"/>
                  <w:sz w:val="24"/>
                  <w:szCs w:val="24"/>
                </w:rPr>
                <w:t xml:space="preserve">/html </w:t>
              </w:r>
            </w:ins>
            <w:ins w:id="1160" w:author="David Solomon" w:date="2018-02-02T12:04:00Z">
              <w:r w:rsidR="00DF27A8">
                <w:rPr>
                  <w:rFonts w:asciiTheme="minorHAnsi" w:hAnsiTheme="minorHAnsi" w:cstheme="minorHAnsi"/>
                  <w:sz w:val="24"/>
                  <w:szCs w:val="24"/>
                </w:rPr>
                <w:t>&lt;your username&gt;_image</w:t>
              </w:r>
            </w:ins>
            <w:del w:id="1161" w:author="David Solomon" w:date="2018-01-29T08:29:00Z">
              <w:r w:rsidRPr="009B69C8" w:rsidDel="009B69C8">
                <w:rPr>
                  <w:rFonts w:asciiTheme="minorHAnsi" w:hAnsiTheme="minorHAnsi" w:cstheme="minorHAnsi"/>
                  <w:sz w:val="24"/>
                  <w:szCs w:val="24"/>
                </w:rPr>
                <w:delText>-e MYSQL_ALLOW_EMPTY_PASSWORD=True mysql</w:delText>
              </w:r>
            </w:del>
          </w:p>
          <w:p w14:paraId="0666CEDC" w14:textId="77777777" w:rsidR="006925D3" w:rsidRDefault="006925D3" w:rsidP="006925D3">
            <w:pPr>
              <w:pStyle w:val="ListParagraph"/>
              <w:ind w:left="823"/>
              <w:rPr>
                <w:rFonts w:asciiTheme="minorHAnsi" w:hAnsiTheme="minorHAnsi" w:cstheme="minorHAnsi"/>
                <w:sz w:val="24"/>
                <w:szCs w:val="24"/>
              </w:rPr>
            </w:pPr>
          </w:p>
          <w:p w14:paraId="50F79428" w14:textId="41AC1E8B" w:rsidR="006925D3" w:rsidRDefault="006925D3" w:rsidP="00D22E68">
            <w:pPr>
              <w:pStyle w:val="ListParagraph"/>
              <w:numPr>
                <w:ilvl w:val="0"/>
                <w:numId w:val="23"/>
              </w:numPr>
              <w:rPr>
                <w:ins w:id="1162" w:author="David Solomon" w:date="2018-01-29T08:32:00Z"/>
                <w:rFonts w:asciiTheme="minorHAnsi" w:hAnsiTheme="minorHAnsi" w:cstheme="minorHAnsi"/>
                <w:sz w:val="24"/>
                <w:szCs w:val="24"/>
              </w:rPr>
            </w:pPr>
            <w:r>
              <w:rPr>
                <w:rFonts w:asciiTheme="minorHAnsi" w:hAnsiTheme="minorHAnsi" w:cstheme="minorHAnsi"/>
                <w:sz w:val="24"/>
                <w:szCs w:val="24"/>
              </w:rPr>
              <w:t>Open bash shell on container</w:t>
            </w:r>
            <w:del w:id="1163" w:author="David Solomon" w:date="2018-01-29T08:31:00Z">
              <w:r w:rsidDel="009B69C8">
                <w:rPr>
                  <w:rFonts w:asciiTheme="minorHAnsi" w:hAnsiTheme="minorHAnsi" w:cstheme="minorHAnsi"/>
                  <w:sz w:val="24"/>
                  <w:szCs w:val="24"/>
                </w:rPr>
                <w:delText xml:space="preserve"> </w:delText>
              </w:r>
            </w:del>
            <w:ins w:id="1164" w:author="David Solomon" w:date="2018-01-29T08:31:00Z">
              <w:r w:rsidR="009B69C8">
                <w:rPr>
                  <w:rFonts w:asciiTheme="minorHAnsi" w:hAnsiTheme="minorHAnsi" w:cstheme="minorHAnsi"/>
                  <w:sz w:val="24"/>
                  <w:szCs w:val="24"/>
                </w:rPr>
                <w:t xml:space="preserve"> and navigate the /</w:t>
              </w:r>
              <w:proofErr w:type="spellStart"/>
              <w:r w:rsidR="009B69C8">
                <w:rPr>
                  <w:rFonts w:asciiTheme="minorHAnsi" w:hAnsiTheme="minorHAnsi" w:cstheme="minorHAnsi"/>
                  <w:sz w:val="24"/>
                  <w:szCs w:val="24"/>
                </w:rPr>
                <w:t>usr</w:t>
              </w:r>
              <w:proofErr w:type="spellEnd"/>
              <w:r w:rsidR="009B69C8">
                <w:rPr>
                  <w:rFonts w:asciiTheme="minorHAnsi" w:hAnsiTheme="minorHAnsi" w:cstheme="minorHAnsi"/>
                  <w:sz w:val="24"/>
                  <w:szCs w:val="24"/>
                </w:rPr>
                <w:t>/share/</w:t>
              </w:r>
              <w:proofErr w:type="spellStart"/>
              <w:r w:rsidR="009B69C8">
                <w:rPr>
                  <w:rFonts w:asciiTheme="minorHAnsi" w:hAnsiTheme="minorHAnsi" w:cstheme="minorHAnsi"/>
                  <w:sz w:val="24"/>
                  <w:szCs w:val="24"/>
                </w:rPr>
                <w:t>nginx</w:t>
              </w:r>
              <w:proofErr w:type="spellEnd"/>
              <w:r w:rsidR="009B69C8">
                <w:rPr>
                  <w:rFonts w:asciiTheme="minorHAnsi" w:hAnsiTheme="minorHAnsi" w:cstheme="minorHAnsi"/>
                  <w:sz w:val="24"/>
                  <w:szCs w:val="24"/>
                </w:rPr>
                <w:t>/html directory</w:t>
              </w:r>
            </w:ins>
            <w:del w:id="1165" w:author="David Solomon" w:date="2018-01-29T08:31:00Z">
              <w:r w:rsidDel="009B69C8">
                <w:rPr>
                  <w:rFonts w:asciiTheme="minorHAnsi" w:hAnsiTheme="minorHAnsi" w:cstheme="minorHAnsi"/>
                  <w:sz w:val="24"/>
                  <w:szCs w:val="24"/>
                </w:rPr>
                <w:delText>create database objects</w:delText>
              </w:r>
            </w:del>
            <w:r>
              <w:rPr>
                <w:rFonts w:asciiTheme="minorHAnsi" w:hAnsiTheme="minorHAnsi" w:cstheme="minorHAnsi"/>
                <w:sz w:val="24"/>
                <w:szCs w:val="24"/>
              </w:rPr>
              <w:t>:</w:t>
            </w:r>
          </w:p>
          <w:p w14:paraId="247C3AF7" w14:textId="77777777" w:rsidR="009B69C8" w:rsidRDefault="009B69C8">
            <w:pPr>
              <w:pStyle w:val="ListParagraph"/>
              <w:ind w:left="823"/>
              <w:rPr>
                <w:rFonts w:asciiTheme="minorHAnsi" w:hAnsiTheme="minorHAnsi" w:cstheme="minorHAnsi"/>
                <w:sz w:val="24"/>
                <w:szCs w:val="24"/>
              </w:rPr>
              <w:pPrChange w:id="1166" w:author="David Solomon" w:date="2018-01-29T08:32:00Z">
                <w:pPr>
                  <w:pStyle w:val="ListParagraph"/>
                  <w:numPr>
                    <w:numId w:val="23"/>
                  </w:numPr>
                  <w:ind w:left="823" w:hanging="360"/>
                </w:pPr>
              </w:pPrChange>
            </w:pPr>
          </w:p>
          <w:p w14:paraId="72953F7A" w14:textId="0CDB63B5" w:rsidR="006925D3" w:rsidRDefault="006925D3" w:rsidP="006925D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6925D3">
              <w:rPr>
                <w:rFonts w:asciiTheme="minorHAnsi" w:hAnsiTheme="minorHAnsi" w:cstheme="minorHAnsi"/>
                <w:sz w:val="24"/>
                <w:szCs w:val="24"/>
              </w:rPr>
              <w:t>docker</w:t>
            </w:r>
            <w:proofErr w:type="spellEnd"/>
            <w:r w:rsidRPr="006925D3">
              <w:rPr>
                <w:rFonts w:asciiTheme="minorHAnsi" w:hAnsiTheme="minorHAnsi" w:cstheme="minorHAnsi"/>
                <w:sz w:val="24"/>
                <w:szCs w:val="24"/>
              </w:rPr>
              <w:t xml:space="preserve"> container exec -it </w:t>
            </w:r>
            <w:del w:id="1167" w:author="David Solomon" w:date="2018-01-29T08:31:00Z">
              <w:r w:rsidRPr="006925D3" w:rsidDel="009B69C8">
                <w:rPr>
                  <w:rFonts w:asciiTheme="minorHAnsi" w:hAnsiTheme="minorHAnsi" w:cstheme="minorHAnsi"/>
                  <w:sz w:val="24"/>
                  <w:szCs w:val="24"/>
                </w:rPr>
                <w:delText xml:space="preserve">mysql </w:delText>
              </w:r>
            </w:del>
            <w:ins w:id="1168" w:author="David Solomon" w:date="2018-02-02T12:06:00Z">
              <w:r w:rsidR="00F574EC">
                <w:rPr>
                  <w:rFonts w:asciiTheme="minorHAnsi" w:hAnsiTheme="minorHAnsi" w:cstheme="minorHAnsi"/>
                  <w:sz w:val="24"/>
                  <w:szCs w:val="24"/>
                </w:rPr>
                <w:t>&lt;your username&gt;_container</w:t>
              </w:r>
            </w:ins>
            <w:ins w:id="1169" w:author="David Solomon" w:date="2018-01-29T08:31:00Z">
              <w:r w:rsidR="009B69C8" w:rsidRPr="006925D3">
                <w:rPr>
                  <w:rFonts w:asciiTheme="minorHAnsi" w:hAnsiTheme="minorHAnsi" w:cstheme="minorHAnsi"/>
                  <w:sz w:val="24"/>
                  <w:szCs w:val="24"/>
                </w:rPr>
                <w:t xml:space="preserve"> </w:t>
              </w:r>
            </w:ins>
            <w:r w:rsidRPr="006925D3">
              <w:rPr>
                <w:rFonts w:asciiTheme="minorHAnsi" w:hAnsiTheme="minorHAnsi" w:cstheme="minorHAnsi"/>
                <w:sz w:val="24"/>
                <w:szCs w:val="24"/>
              </w:rPr>
              <w:t>bash</w:t>
            </w:r>
          </w:p>
          <w:p w14:paraId="7B21DF13" w14:textId="5E1B5350" w:rsidR="00023808" w:rsidRDefault="00023808" w:rsidP="006925D3">
            <w:pPr>
              <w:pStyle w:val="ListParagraph"/>
              <w:ind w:left="823"/>
              <w:rPr>
                <w:rFonts w:asciiTheme="minorHAnsi" w:hAnsiTheme="minorHAnsi" w:cstheme="minorHAnsi"/>
                <w:sz w:val="24"/>
                <w:szCs w:val="24"/>
              </w:rPr>
            </w:pPr>
            <w:r>
              <w:rPr>
                <w:rFonts w:asciiTheme="minorHAnsi" w:hAnsiTheme="minorHAnsi" w:cstheme="minorHAnsi"/>
                <w:sz w:val="24"/>
                <w:szCs w:val="24"/>
              </w:rPr>
              <w:t xml:space="preserve"># </w:t>
            </w:r>
            <w:del w:id="1170" w:author="David Solomon" w:date="2018-01-29T08:32:00Z">
              <w:r w:rsidDel="009B69C8">
                <w:rPr>
                  <w:rFonts w:asciiTheme="minorHAnsi" w:hAnsiTheme="minorHAnsi" w:cstheme="minorHAnsi"/>
                  <w:sz w:val="24"/>
                  <w:szCs w:val="24"/>
                </w:rPr>
                <w:delText>mysql -u root</w:delText>
              </w:r>
            </w:del>
            <w:ins w:id="1171" w:author="David Solomon" w:date="2018-01-29T08:32:00Z">
              <w:r w:rsidR="009B69C8">
                <w:rPr>
                  <w:rFonts w:asciiTheme="minorHAnsi" w:hAnsiTheme="minorHAnsi" w:cstheme="minorHAnsi"/>
                  <w:sz w:val="24"/>
                  <w:szCs w:val="24"/>
                </w:rPr>
                <w:t>cd /</w:t>
              </w:r>
              <w:proofErr w:type="spellStart"/>
              <w:r w:rsidR="009B69C8">
                <w:rPr>
                  <w:rFonts w:asciiTheme="minorHAnsi" w:hAnsiTheme="minorHAnsi" w:cstheme="minorHAnsi"/>
                  <w:sz w:val="24"/>
                  <w:szCs w:val="24"/>
                </w:rPr>
                <w:t>usr</w:t>
              </w:r>
              <w:proofErr w:type="spellEnd"/>
              <w:r w:rsidR="009B69C8">
                <w:rPr>
                  <w:rFonts w:asciiTheme="minorHAnsi" w:hAnsiTheme="minorHAnsi" w:cstheme="minorHAnsi"/>
                  <w:sz w:val="24"/>
                  <w:szCs w:val="24"/>
                </w:rPr>
                <w:t>/share/</w:t>
              </w:r>
              <w:proofErr w:type="spellStart"/>
              <w:r w:rsidR="009B69C8">
                <w:rPr>
                  <w:rFonts w:asciiTheme="minorHAnsi" w:hAnsiTheme="minorHAnsi" w:cstheme="minorHAnsi"/>
                  <w:sz w:val="24"/>
                  <w:szCs w:val="24"/>
                </w:rPr>
                <w:t>nginx</w:t>
              </w:r>
              <w:proofErr w:type="spellEnd"/>
              <w:r w:rsidR="009B69C8">
                <w:rPr>
                  <w:rFonts w:asciiTheme="minorHAnsi" w:hAnsiTheme="minorHAnsi" w:cstheme="minorHAnsi"/>
                  <w:sz w:val="24"/>
                  <w:szCs w:val="24"/>
                </w:rPr>
                <w:t>/html</w:t>
              </w:r>
            </w:ins>
          </w:p>
          <w:p w14:paraId="19FEE401" w14:textId="59580DEF" w:rsidR="00023808" w:rsidDel="009B69C8" w:rsidRDefault="00023808" w:rsidP="006925D3">
            <w:pPr>
              <w:pStyle w:val="ListParagraph"/>
              <w:ind w:left="823"/>
              <w:rPr>
                <w:del w:id="1172" w:author="David Solomon" w:date="2018-01-29T08:32:00Z"/>
                <w:rFonts w:asciiTheme="minorHAnsi" w:hAnsiTheme="minorHAnsi" w:cstheme="minorHAnsi"/>
                <w:sz w:val="24"/>
                <w:szCs w:val="24"/>
              </w:rPr>
            </w:pPr>
            <w:del w:id="1173" w:author="David Solomon" w:date="2018-01-29T08:32:00Z">
              <w:r w:rsidDel="009B69C8">
                <w:rPr>
                  <w:rFonts w:asciiTheme="minorHAnsi" w:hAnsiTheme="minorHAnsi" w:cstheme="minorHAnsi"/>
                  <w:sz w:val="24"/>
                  <w:szCs w:val="24"/>
                </w:rPr>
                <w:delText>mysql&gt; show databases;</w:delText>
              </w:r>
            </w:del>
          </w:p>
          <w:p w14:paraId="43E52639" w14:textId="221B7CEB" w:rsidR="00023808" w:rsidDel="009B69C8" w:rsidRDefault="00023808" w:rsidP="006925D3">
            <w:pPr>
              <w:pStyle w:val="ListParagraph"/>
              <w:ind w:left="823"/>
              <w:rPr>
                <w:del w:id="1174" w:author="David Solomon" w:date="2018-01-29T08:32:00Z"/>
                <w:rFonts w:asciiTheme="minorHAnsi" w:hAnsiTheme="minorHAnsi" w:cstheme="minorHAnsi"/>
                <w:sz w:val="24"/>
                <w:szCs w:val="24"/>
              </w:rPr>
            </w:pPr>
            <w:del w:id="1175" w:author="David Solomon" w:date="2018-01-29T08:32:00Z">
              <w:r w:rsidDel="009B69C8">
                <w:rPr>
                  <w:rFonts w:asciiTheme="minorHAnsi" w:hAnsiTheme="minorHAnsi" w:cstheme="minorHAnsi"/>
                  <w:sz w:val="24"/>
                  <w:szCs w:val="24"/>
                </w:rPr>
                <w:delText>mysql&gt; create database apple;</w:delText>
              </w:r>
            </w:del>
          </w:p>
          <w:p w14:paraId="5A13D200" w14:textId="1393F6DA" w:rsidR="00023808" w:rsidDel="009B69C8" w:rsidRDefault="00023808" w:rsidP="006925D3">
            <w:pPr>
              <w:pStyle w:val="ListParagraph"/>
              <w:ind w:left="823"/>
              <w:rPr>
                <w:del w:id="1176" w:author="David Solomon" w:date="2018-01-29T08:32:00Z"/>
                <w:rFonts w:asciiTheme="minorHAnsi" w:hAnsiTheme="minorHAnsi" w:cstheme="minorHAnsi"/>
                <w:sz w:val="24"/>
                <w:szCs w:val="24"/>
              </w:rPr>
            </w:pPr>
            <w:del w:id="1177" w:author="David Solomon" w:date="2018-01-29T08:32:00Z">
              <w:r w:rsidDel="009B69C8">
                <w:rPr>
                  <w:rFonts w:asciiTheme="minorHAnsi" w:hAnsiTheme="minorHAnsi" w:cstheme="minorHAnsi"/>
                  <w:sz w:val="24"/>
                  <w:szCs w:val="24"/>
                </w:rPr>
                <w:delText>mysql&gt; exit;</w:delText>
              </w:r>
            </w:del>
          </w:p>
          <w:p w14:paraId="5047B52D" w14:textId="2E71B481" w:rsidR="00023808" w:rsidDel="009B69C8" w:rsidRDefault="00023808" w:rsidP="00023808">
            <w:pPr>
              <w:pStyle w:val="ListParagraph"/>
              <w:ind w:left="823"/>
              <w:rPr>
                <w:del w:id="1178" w:author="David Solomon" w:date="2018-01-29T08:32:00Z"/>
                <w:rFonts w:asciiTheme="minorHAnsi" w:hAnsiTheme="minorHAnsi" w:cstheme="minorHAnsi"/>
                <w:sz w:val="24"/>
                <w:szCs w:val="24"/>
              </w:rPr>
            </w:pPr>
            <w:del w:id="1179" w:author="David Solomon" w:date="2018-01-29T08:32:00Z">
              <w:r w:rsidDel="009B69C8">
                <w:rPr>
                  <w:rFonts w:asciiTheme="minorHAnsi" w:hAnsiTheme="minorHAnsi" w:cstheme="minorHAnsi"/>
                  <w:sz w:val="24"/>
                  <w:szCs w:val="24"/>
                </w:rPr>
                <w:delText># exit</w:delText>
              </w:r>
            </w:del>
          </w:p>
          <w:p w14:paraId="3585850B" w14:textId="5B269240" w:rsidR="00023808" w:rsidRDefault="00023808" w:rsidP="00023808">
            <w:pPr>
              <w:pStyle w:val="ListParagraph"/>
              <w:ind w:left="823"/>
              <w:rPr>
                <w:ins w:id="1180" w:author="David Solomon" w:date="2018-01-29T08:32:00Z"/>
                <w:rFonts w:asciiTheme="minorHAnsi" w:hAnsiTheme="minorHAnsi" w:cstheme="minorHAnsi"/>
                <w:sz w:val="24"/>
                <w:szCs w:val="24"/>
              </w:rPr>
            </w:pPr>
          </w:p>
          <w:p w14:paraId="71C595D6" w14:textId="77777777" w:rsidR="009B69C8" w:rsidRPr="00023808" w:rsidRDefault="009B69C8" w:rsidP="00023808">
            <w:pPr>
              <w:pStyle w:val="ListParagraph"/>
              <w:ind w:left="823"/>
              <w:rPr>
                <w:rFonts w:asciiTheme="minorHAnsi" w:hAnsiTheme="minorHAnsi" w:cstheme="minorHAnsi"/>
                <w:sz w:val="24"/>
                <w:szCs w:val="24"/>
              </w:rPr>
            </w:pPr>
          </w:p>
          <w:p w14:paraId="071CD7FA" w14:textId="6C717D29" w:rsidR="009B69C8" w:rsidRDefault="009B69C8" w:rsidP="00D22E68">
            <w:pPr>
              <w:pStyle w:val="ListParagraph"/>
              <w:numPr>
                <w:ilvl w:val="0"/>
                <w:numId w:val="23"/>
              </w:numPr>
              <w:rPr>
                <w:ins w:id="1181" w:author="David Solomon" w:date="2018-01-29T08:33:00Z"/>
                <w:rFonts w:asciiTheme="minorHAnsi" w:hAnsiTheme="minorHAnsi" w:cstheme="minorHAnsi"/>
                <w:sz w:val="24"/>
                <w:szCs w:val="24"/>
              </w:rPr>
            </w:pPr>
            <w:ins w:id="1182" w:author="David Solomon" w:date="2018-01-29T08:32:00Z">
              <w:r>
                <w:rPr>
                  <w:rFonts w:asciiTheme="minorHAnsi" w:hAnsiTheme="minorHAnsi" w:cstheme="minorHAnsi"/>
                  <w:sz w:val="24"/>
                  <w:szCs w:val="24"/>
                </w:rPr>
                <w:t xml:space="preserve">Create a new file in the html folder containing the phrase, </w:t>
              </w:r>
            </w:ins>
            <w:ins w:id="1183" w:author="David Solomon" w:date="2018-01-29T08:33:00Z">
              <w:r>
                <w:rPr>
                  <w:rFonts w:asciiTheme="minorHAnsi" w:hAnsiTheme="minorHAnsi" w:cstheme="minorHAnsi"/>
                  <w:sz w:val="24"/>
                  <w:szCs w:val="24"/>
                </w:rPr>
                <w:t>“This is my file”.</w:t>
              </w:r>
            </w:ins>
          </w:p>
          <w:p w14:paraId="58DB7A8A" w14:textId="7E272116" w:rsidR="009B69C8" w:rsidRDefault="009B69C8">
            <w:pPr>
              <w:ind w:left="823"/>
              <w:rPr>
                <w:ins w:id="1184" w:author="David Solomon" w:date="2018-01-29T08:34:00Z"/>
                <w:rFonts w:cstheme="minorHAnsi"/>
              </w:rPr>
              <w:pPrChange w:id="1185" w:author="David Solomon" w:date="2018-01-29T08:34:00Z">
                <w:pPr>
                  <w:pStyle w:val="ListParagraph"/>
                  <w:numPr>
                    <w:numId w:val="23"/>
                  </w:numPr>
                  <w:ind w:left="823" w:hanging="360"/>
                </w:pPr>
              </w:pPrChange>
            </w:pPr>
          </w:p>
          <w:p w14:paraId="226BF765" w14:textId="71203938" w:rsidR="009B69C8" w:rsidRDefault="009B69C8">
            <w:pPr>
              <w:ind w:left="823"/>
              <w:rPr>
                <w:ins w:id="1186" w:author="David Solomon" w:date="2018-01-29T08:35:00Z"/>
                <w:rFonts w:cstheme="minorHAnsi"/>
              </w:rPr>
              <w:pPrChange w:id="1187" w:author="David Solomon" w:date="2018-01-29T13:30:00Z">
                <w:pPr>
                  <w:pStyle w:val="ListParagraph"/>
                  <w:numPr>
                    <w:numId w:val="23"/>
                  </w:numPr>
                  <w:ind w:left="823" w:hanging="360"/>
                </w:pPr>
              </w:pPrChange>
            </w:pPr>
            <w:ins w:id="1188" w:author="David Solomon" w:date="2018-01-29T08:34:00Z">
              <w:r>
                <w:rPr>
                  <w:rFonts w:cstheme="minorHAnsi"/>
                </w:rPr>
                <w:t xml:space="preserve"># </w:t>
              </w:r>
            </w:ins>
            <w:ins w:id="1189" w:author="David Solomon" w:date="2018-01-29T13:30:00Z">
              <w:r w:rsidR="009C28C4">
                <w:rPr>
                  <w:rFonts w:cstheme="minorHAnsi"/>
                </w:rPr>
                <w:t xml:space="preserve">echo “This is my file” &gt; </w:t>
              </w:r>
              <w:proofErr w:type="spellStart"/>
              <w:r w:rsidR="009C28C4">
                <w:rPr>
                  <w:rFonts w:cstheme="minorHAnsi"/>
                </w:rPr>
                <w:t>myfile</w:t>
              </w:r>
            </w:ins>
            <w:proofErr w:type="spellEnd"/>
          </w:p>
          <w:p w14:paraId="53EFA297" w14:textId="2B3D6B8D" w:rsidR="009B69C8" w:rsidRDefault="009B69C8">
            <w:pPr>
              <w:ind w:left="823"/>
              <w:rPr>
                <w:ins w:id="1190" w:author="David Solomon" w:date="2018-01-29T08:36:00Z"/>
                <w:rFonts w:cstheme="minorHAnsi"/>
              </w:rPr>
              <w:pPrChange w:id="1191" w:author="David Solomon" w:date="2018-01-29T08:34:00Z">
                <w:pPr>
                  <w:pStyle w:val="ListParagraph"/>
                  <w:numPr>
                    <w:numId w:val="23"/>
                  </w:numPr>
                  <w:ind w:left="823" w:hanging="360"/>
                </w:pPr>
              </w:pPrChange>
            </w:pPr>
          </w:p>
          <w:p w14:paraId="6E53BAE4" w14:textId="6A2EF768" w:rsidR="009B69C8" w:rsidRDefault="009B69C8">
            <w:pPr>
              <w:ind w:left="823"/>
              <w:rPr>
                <w:ins w:id="1192" w:author="David Solomon" w:date="2018-01-29T08:36:00Z"/>
                <w:rFonts w:cstheme="minorHAnsi"/>
              </w:rPr>
              <w:pPrChange w:id="1193" w:author="David Solomon" w:date="2018-01-29T08:34:00Z">
                <w:pPr>
                  <w:pStyle w:val="ListParagraph"/>
                  <w:numPr>
                    <w:numId w:val="23"/>
                  </w:numPr>
                  <w:ind w:left="823" w:hanging="360"/>
                </w:pPr>
              </w:pPrChange>
            </w:pPr>
            <w:ins w:id="1194" w:author="David Solomon" w:date="2018-01-29T08:36:00Z">
              <w:r>
                <w:rPr>
                  <w:rFonts w:cstheme="minorHAnsi"/>
                </w:rPr>
                <w:t>Confirm the file “</w:t>
              </w:r>
              <w:proofErr w:type="spellStart"/>
              <w:r>
                <w:rPr>
                  <w:rFonts w:cstheme="minorHAnsi"/>
                </w:rPr>
                <w:t>myfile</w:t>
              </w:r>
              <w:proofErr w:type="spellEnd"/>
              <w:r>
                <w:rPr>
                  <w:rFonts w:cstheme="minorHAnsi"/>
                </w:rPr>
                <w:t>” is listed in the directory and exit the container.</w:t>
              </w:r>
            </w:ins>
          </w:p>
          <w:p w14:paraId="333C9D65" w14:textId="376EE9E2" w:rsidR="009B69C8" w:rsidRDefault="009B69C8">
            <w:pPr>
              <w:ind w:left="823"/>
              <w:rPr>
                <w:ins w:id="1195" w:author="David Solomon" w:date="2018-01-29T08:36:00Z"/>
                <w:rFonts w:cstheme="minorHAnsi"/>
              </w:rPr>
              <w:pPrChange w:id="1196" w:author="David Solomon" w:date="2018-01-29T08:34:00Z">
                <w:pPr>
                  <w:pStyle w:val="ListParagraph"/>
                  <w:numPr>
                    <w:numId w:val="23"/>
                  </w:numPr>
                  <w:ind w:left="823" w:hanging="360"/>
                </w:pPr>
              </w:pPrChange>
            </w:pPr>
          </w:p>
          <w:p w14:paraId="350F53CD" w14:textId="26D62F58" w:rsidR="009B69C8" w:rsidRDefault="009B69C8">
            <w:pPr>
              <w:ind w:left="823"/>
              <w:rPr>
                <w:ins w:id="1197" w:author="David Solomon" w:date="2018-01-29T08:36:00Z"/>
                <w:rFonts w:cstheme="minorHAnsi"/>
              </w:rPr>
              <w:pPrChange w:id="1198" w:author="David Solomon" w:date="2018-01-29T08:34:00Z">
                <w:pPr>
                  <w:pStyle w:val="ListParagraph"/>
                  <w:numPr>
                    <w:numId w:val="23"/>
                  </w:numPr>
                  <w:ind w:left="823" w:hanging="360"/>
                </w:pPr>
              </w:pPrChange>
            </w:pPr>
            <w:ins w:id="1199" w:author="David Solomon" w:date="2018-01-29T08:36:00Z">
              <w:r>
                <w:rPr>
                  <w:rFonts w:cstheme="minorHAnsi"/>
                </w:rPr>
                <w:t># ls</w:t>
              </w:r>
            </w:ins>
          </w:p>
          <w:p w14:paraId="01E2FF4A" w14:textId="7C6875D2" w:rsidR="009B69C8" w:rsidRDefault="009B69C8">
            <w:pPr>
              <w:ind w:left="823"/>
              <w:rPr>
                <w:ins w:id="1200" w:author="David Solomon" w:date="2018-01-29T08:36:00Z"/>
                <w:rFonts w:cstheme="minorHAnsi"/>
              </w:rPr>
              <w:pPrChange w:id="1201" w:author="David Solomon" w:date="2018-01-29T08:34:00Z">
                <w:pPr>
                  <w:pStyle w:val="ListParagraph"/>
                  <w:numPr>
                    <w:numId w:val="23"/>
                  </w:numPr>
                  <w:ind w:left="823" w:hanging="360"/>
                </w:pPr>
              </w:pPrChange>
            </w:pPr>
          </w:p>
          <w:p w14:paraId="4E7D057B" w14:textId="4BDD09DB" w:rsidR="009B69C8" w:rsidRDefault="009B69C8">
            <w:pPr>
              <w:ind w:left="823"/>
              <w:rPr>
                <w:ins w:id="1202" w:author="David Solomon" w:date="2018-01-29T08:33:00Z"/>
                <w:rFonts w:cstheme="minorHAnsi"/>
              </w:rPr>
              <w:pPrChange w:id="1203" w:author="David Solomon" w:date="2018-01-29T08:34:00Z">
                <w:pPr>
                  <w:pStyle w:val="ListParagraph"/>
                  <w:numPr>
                    <w:numId w:val="23"/>
                  </w:numPr>
                  <w:ind w:left="823" w:hanging="360"/>
                </w:pPr>
              </w:pPrChange>
            </w:pPr>
            <w:ins w:id="1204" w:author="David Solomon" w:date="2018-01-29T08:37:00Z">
              <w:r w:rsidRPr="009B69C8">
                <w:rPr>
                  <w:rFonts w:cstheme="minorHAnsi"/>
                  <w:noProof/>
                </w:rPr>
                <w:drawing>
                  <wp:inline distT="0" distB="0" distL="0" distR="0" wp14:anchorId="79CFFBB5" wp14:editId="3AF85733">
                    <wp:extent cx="4559300" cy="49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9300" cy="495300"/>
                            </a:xfrm>
                            <a:prstGeom prst="rect">
                              <a:avLst/>
                            </a:prstGeom>
                          </pic:spPr>
                        </pic:pic>
                      </a:graphicData>
                    </a:graphic>
                  </wp:inline>
                </w:drawing>
              </w:r>
            </w:ins>
          </w:p>
          <w:p w14:paraId="6EBF4E71" w14:textId="64361086" w:rsidR="009B69C8" w:rsidRDefault="009B69C8">
            <w:pPr>
              <w:rPr>
                <w:ins w:id="1205" w:author="David Solomon" w:date="2018-01-29T08:37:00Z"/>
                <w:rFonts w:cstheme="minorHAnsi"/>
              </w:rPr>
              <w:pPrChange w:id="1206" w:author="David Solomon" w:date="2018-01-29T08:33:00Z">
                <w:pPr>
                  <w:pStyle w:val="ListParagraph"/>
                  <w:numPr>
                    <w:numId w:val="23"/>
                  </w:numPr>
                  <w:ind w:left="823" w:hanging="360"/>
                </w:pPr>
              </w:pPrChange>
            </w:pPr>
          </w:p>
          <w:p w14:paraId="0924CC16" w14:textId="67FA8F30" w:rsidR="009B69C8" w:rsidRDefault="009B69C8">
            <w:pPr>
              <w:ind w:left="823"/>
              <w:rPr>
                <w:ins w:id="1207" w:author="David Solomon" w:date="2018-01-29T08:33:00Z"/>
                <w:rFonts w:cstheme="minorHAnsi"/>
              </w:rPr>
              <w:pPrChange w:id="1208" w:author="David Solomon" w:date="2018-01-29T08:37:00Z">
                <w:pPr>
                  <w:pStyle w:val="ListParagraph"/>
                  <w:numPr>
                    <w:numId w:val="23"/>
                  </w:numPr>
                  <w:ind w:left="823" w:hanging="360"/>
                </w:pPr>
              </w:pPrChange>
            </w:pPr>
            <w:ins w:id="1209" w:author="David Solomon" w:date="2018-01-29T08:37:00Z">
              <w:r>
                <w:rPr>
                  <w:rFonts w:cstheme="minorHAnsi"/>
                </w:rPr>
                <w:t># exit</w:t>
              </w:r>
            </w:ins>
          </w:p>
          <w:p w14:paraId="479CB2FC" w14:textId="77777777" w:rsidR="009B69C8" w:rsidRPr="009B69C8" w:rsidRDefault="009B69C8">
            <w:pPr>
              <w:rPr>
                <w:ins w:id="1210" w:author="David Solomon" w:date="2018-01-29T08:32:00Z"/>
                <w:rFonts w:cstheme="minorHAnsi"/>
              </w:rPr>
              <w:pPrChange w:id="1211" w:author="David Solomon" w:date="2018-01-29T08:33:00Z">
                <w:pPr>
                  <w:pStyle w:val="ListParagraph"/>
                  <w:numPr>
                    <w:numId w:val="23"/>
                  </w:numPr>
                  <w:ind w:left="823" w:hanging="360"/>
                </w:pPr>
              </w:pPrChange>
            </w:pPr>
          </w:p>
          <w:p w14:paraId="2A3DD861" w14:textId="0421D2E8" w:rsidR="0027586B" w:rsidRDefault="0027586B" w:rsidP="00D22E68">
            <w:pPr>
              <w:pStyle w:val="ListParagraph"/>
              <w:numPr>
                <w:ilvl w:val="0"/>
                <w:numId w:val="23"/>
              </w:numPr>
              <w:rPr>
                <w:ins w:id="1212" w:author="David Solomon" w:date="2018-01-29T08:38:00Z"/>
                <w:rFonts w:asciiTheme="minorHAnsi" w:hAnsiTheme="minorHAnsi" w:cstheme="minorHAnsi"/>
                <w:sz w:val="24"/>
                <w:szCs w:val="24"/>
              </w:rPr>
            </w:pPr>
            <w:ins w:id="1213" w:author="David Solomon" w:date="2018-01-29T08:39:00Z">
              <w:r>
                <w:rPr>
                  <w:rFonts w:asciiTheme="minorHAnsi" w:hAnsiTheme="minorHAnsi" w:cstheme="minorHAnsi"/>
                  <w:sz w:val="24"/>
                  <w:szCs w:val="24"/>
                </w:rPr>
                <w:t>We</w:t>
              </w:r>
            </w:ins>
            <w:ins w:id="1214" w:author="David Solomon" w:date="2018-01-29T08:38:00Z">
              <w:r>
                <w:rPr>
                  <w:rFonts w:asciiTheme="minorHAnsi" w:hAnsiTheme="minorHAnsi" w:cstheme="minorHAnsi"/>
                  <w:sz w:val="24"/>
                  <w:szCs w:val="24"/>
                </w:rPr>
                <w:t xml:space="preserve"> will </w:t>
              </w:r>
            </w:ins>
            <w:ins w:id="1215" w:author="David Solomon" w:date="2018-01-29T08:39:00Z">
              <w:r>
                <w:rPr>
                  <w:rFonts w:asciiTheme="minorHAnsi" w:hAnsiTheme="minorHAnsi" w:cstheme="minorHAnsi"/>
                  <w:sz w:val="24"/>
                  <w:szCs w:val="24"/>
                </w:rPr>
                <w:t xml:space="preserve">now </w:t>
              </w:r>
            </w:ins>
            <w:ins w:id="1216" w:author="David Solomon" w:date="2018-01-29T08:38:00Z">
              <w:r>
                <w:rPr>
                  <w:rFonts w:asciiTheme="minorHAnsi" w:hAnsiTheme="minorHAnsi" w:cstheme="minorHAnsi"/>
                  <w:sz w:val="24"/>
                  <w:szCs w:val="24"/>
                </w:rPr>
                <w:t>remove the container using the command:</w:t>
              </w:r>
            </w:ins>
          </w:p>
          <w:p w14:paraId="706BD8F0" w14:textId="77777777" w:rsidR="0027586B" w:rsidRDefault="0027586B">
            <w:pPr>
              <w:rPr>
                <w:ins w:id="1217" w:author="David Solomon" w:date="2018-01-29T08:39:00Z"/>
                <w:rFonts w:cstheme="minorHAnsi"/>
              </w:rPr>
              <w:pPrChange w:id="1218" w:author="David Solomon" w:date="2018-01-29T08:38:00Z">
                <w:pPr>
                  <w:pStyle w:val="ListParagraph"/>
                  <w:numPr>
                    <w:numId w:val="23"/>
                  </w:numPr>
                  <w:ind w:left="823" w:hanging="360"/>
                </w:pPr>
              </w:pPrChange>
            </w:pPr>
          </w:p>
          <w:p w14:paraId="083801D4" w14:textId="69A75EB4" w:rsidR="006925D3" w:rsidRPr="0027586B" w:rsidDel="0027586B" w:rsidRDefault="0027586B">
            <w:pPr>
              <w:ind w:left="823"/>
              <w:rPr>
                <w:del w:id="1219" w:author="David Solomon" w:date="2018-01-29T08:38:00Z"/>
                <w:rFonts w:cstheme="minorHAnsi"/>
              </w:rPr>
              <w:pPrChange w:id="1220" w:author="David Solomon" w:date="2018-01-29T08:39:00Z">
                <w:pPr>
                  <w:pStyle w:val="ListParagraph"/>
                  <w:numPr>
                    <w:numId w:val="23"/>
                  </w:numPr>
                  <w:ind w:left="823" w:hanging="360"/>
                </w:pPr>
              </w:pPrChange>
            </w:pPr>
            <w:ins w:id="1221" w:author="David Solomon" w:date="2018-01-29T08:39:00Z">
              <w:r>
                <w:rPr>
                  <w:rFonts w:cstheme="minorHAnsi"/>
                </w:rPr>
                <w:t xml:space="preserve">~$ </w:t>
              </w:r>
              <w:proofErr w:type="spellStart"/>
              <w:r>
                <w:rPr>
                  <w:rFonts w:cstheme="minorHAnsi"/>
                </w:rPr>
                <w:t>docker</w:t>
              </w:r>
              <w:proofErr w:type="spellEnd"/>
              <w:r>
                <w:rPr>
                  <w:rFonts w:cstheme="minorHAnsi"/>
                </w:rPr>
                <w:t xml:space="preserve"> </w:t>
              </w:r>
              <w:proofErr w:type="spellStart"/>
              <w:r>
                <w:rPr>
                  <w:rFonts w:cstheme="minorHAnsi"/>
                </w:rPr>
                <w:t>rm</w:t>
              </w:r>
              <w:proofErr w:type="spellEnd"/>
              <w:r>
                <w:rPr>
                  <w:rFonts w:cstheme="minorHAnsi"/>
                </w:rPr>
                <w:t xml:space="preserve"> -f </w:t>
              </w:r>
            </w:ins>
            <w:ins w:id="1222" w:author="David Solomon" w:date="2018-02-02T12:06:00Z">
              <w:r w:rsidR="00F574EC">
                <w:rPr>
                  <w:rFonts w:cstheme="minorHAnsi"/>
                </w:rPr>
                <w:t>&lt;your username&gt;_container</w:t>
              </w:r>
            </w:ins>
            <w:del w:id="1223" w:author="David Solomon" w:date="2018-01-29T08:38:00Z">
              <w:r w:rsidR="00023808" w:rsidRPr="0027586B" w:rsidDel="0027586B">
                <w:rPr>
                  <w:rFonts w:cstheme="minorHAnsi"/>
                </w:rPr>
                <w:delText xml:space="preserve">Stop, then restart container to verify that </w:delText>
              </w:r>
              <w:r w:rsidR="00023808" w:rsidRPr="0027586B" w:rsidDel="009B69C8">
                <w:rPr>
                  <w:rFonts w:cstheme="minorHAnsi"/>
                </w:rPr>
                <w:delText>db changes</w:delText>
              </w:r>
              <w:r w:rsidR="00023808" w:rsidRPr="0027586B" w:rsidDel="0027586B">
                <w:rPr>
                  <w:rFonts w:cstheme="minorHAnsi"/>
                </w:rPr>
                <w:delText xml:space="preserve"> still exist:</w:delText>
              </w:r>
            </w:del>
          </w:p>
          <w:p w14:paraId="46CCEEBE" w14:textId="70C3F093" w:rsidR="00023808" w:rsidDel="0027586B" w:rsidRDefault="00023808">
            <w:pPr>
              <w:ind w:left="823"/>
              <w:rPr>
                <w:del w:id="1224" w:author="David Solomon" w:date="2018-01-29T08:38:00Z"/>
              </w:rPr>
              <w:pPrChange w:id="1225" w:author="David Solomon" w:date="2018-01-29T08:39:00Z">
                <w:pPr>
                  <w:pStyle w:val="ListParagraph"/>
                  <w:ind w:left="823"/>
                </w:pPr>
              </w:pPrChange>
            </w:pPr>
            <w:del w:id="1226" w:author="David Solomon" w:date="2018-01-29T08:38:00Z">
              <w:r w:rsidDel="0027586B">
                <w:delText>~$ docker container stop mysql</w:delText>
              </w:r>
            </w:del>
          </w:p>
          <w:p w14:paraId="2522FA34" w14:textId="27F11D3B" w:rsidR="00023808" w:rsidDel="0027586B" w:rsidRDefault="00023808">
            <w:pPr>
              <w:ind w:left="823"/>
              <w:rPr>
                <w:del w:id="1227" w:author="David Solomon" w:date="2018-01-29T08:38:00Z"/>
              </w:rPr>
              <w:pPrChange w:id="1228" w:author="David Solomon" w:date="2018-01-29T08:39:00Z">
                <w:pPr>
                  <w:pStyle w:val="ListParagraph"/>
                  <w:ind w:left="823"/>
                </w:pPr>
              </w:pPrChange>
            </w:pPr>
            <w:del w:id="1229" w:author="David Solomon" w:date="2018-01-29T08:38:00Z">
              <w:r w:rsidDel="0027586B">
                <w:delText>~$ docker container start mysql</w:delText>
              </w:r>
            </w:del>
          </w:p>
          <w:p w14:paraId="39EA4A96" w14:textId="0F6D8C26" w:rsidR="00023808" w:rsidDel="0027586B" w:rsidRDefault="00023808">
            <w:pPr>
              <w:ind w:left="823"/>
              <w:rPr>
                <w:del w:id="1230" w:author="David Solomon" w:date="2018-01-29T08:38:00Z"/>
              </w:rPr>
              <w:pPrChange w:id="1231" w:author="David Solomon" w:date="2018-01-29T08:39:00Z">
                <w:pPr>
                  <w:pStyle w:val="ListParagraph"/>
                  <w:ind w:left="823"/>
                </w:pPr>
              </w:pPrChange>
            </w:pPr>
            <w:del w:id="1232" w:author="David Solomon" w:date="2018-01-29T08:38:00Z">
              <w:r w:rsidDel="0027586B">
                <w:delText xml:space="preserve">~$ </w:delText>
              </w:r>
              <w:r w:rsidRPr="006925D3" w:rsidDel="0027586B">
                <w:delText>docker container exec -it mysql bash</w:delText>
              </w:r>
            </w:del>
          </w:p>
          <w:p w14:paraId="5E566FCF" w14:textId="78A63F8E" w:rsidR="00023808" w:rsidDel="0027586B" w:rsidRDefault="00023808">
            <w:pPr>
              <w:ind w:left="823"/>
              <w:rPr>
                <w:del w:id="1233" w:author="David Solomon" w:date="2018-01-29T08:38:00Z"/>
              </w:rPr>
              <w:pPrChange w:id="1234" w:author="David Solomon" w:date="2018-01-29T08:39:00Z">
                <w:pPr>
                  <w:pStyle w:val="ListParagraph"/>
                  <w:ind w:left="823"/>
                </w:pPr>
              </w:pPrChange>
            </w:pPr>
            <w:del w:id="1235" w:author="David Solomon" w:date="2018-01-29T08:38:00Z">
              <w:r w:rsidDel="0027586B">
                <w:delText># mysql -u root</w:delText>
              </w:r>
            </w:del>
          </w:p>
          <w:p w14:paraId="0C2107D8" w14:textId="4A864EBB" w:rsidR="00023808" w:rsidDel="0027586B" w:rsidRDefault="00023808">
            <w:pPr>
              <w:ind w:left="823"/>
              <w:rPr>
                <w:del w:id="1236" w:author="David Solomon" w:date="2018-01-29T08:38:00Z"/>
              </w:rPr>
              <w:pPrChange w:id="1237" w:author="David Solomon" w:date="2018-01-29T08:39:00Z">
                <w:pPr>
                  <w:pStyle w:val="ListParagraph"/>
                  <w:ind w:left="823"/>
                </w:pPr>
              </w:pPrChange>
            </w:pPr>
            <w:del w:id="1238" w:author="David Solomon" w:date="2018-01-29T08:38:00Z">
              <w:r w:rsidDel="0027586B">
                <w:delText>mysql&gt; sow databases;</w:delText>
              </w:r>
            </w:del>
          </w:p>
          <w:p w14:paraId="6B528082" w14:textId="02F47300" w:rsidR="00023808" w:rsidDel="0027586B" w:rsidRDefault="00023808">
            <w:pPr>
              <w:ind w:left="823"/>
              <w:rPr>
                <w:del w:id="1239" w:author="David Solomon" w:date="2018-01-29T08:38:00Z"/>
              </w:rPr>
              <w:pPrChange w:id="1240" w:author="David Solomon" w:date="2018-01-29T08:39:00Z">
                <w:pPr>
                  <w:pStyle w:val="ListParagraph"/>
                  <w:ind w:left="823"/>
                </w:pPr>
              </w:pPrChange>
            </w:pPr>
            <w:del w:id="1241" w:author="David Solomon" w:date="2018-01-29T08:38:00Z">
              <w:r w:rsidDel="0027586B">
                <w:delText>mysql&gt; exit;</w:delText>
              </w:r>
            </w:del>
          </w:p>
          <w:p w14:paraId="50A6A1EB" w14:textId="76EC6D36" w:rsidR="00023808" w:rsidDel="0027586B" w:rsidRDefault="00023808">
            <w:pPr>
              <w:ind w:left="823"/>
              <w:rPr>
                <w:del w:id="1242" w:author="David Solomon" w:date="2018-01-29T08:38:00Z"/>
              </w:rPr>
              <w:pPrChange w:id="1243" w:author="David Solomon" w:date="2018-01-29T08:39:00Z">
                <w:pPr>
                  <w:pStyle w:val="ListParagraph"/>
                  <w:ind w:left="823"/>
                </w:pPr>
              </w:pPrChange>
            </w:pPr>
            <w:del w:id="1244" w:author="David Solomon" w:date="2018-01-29T08:38:00Z">
              <w:r w:rsidDel="0027586B">
                <w:delText># exit</w:delText>
              </w:r>
            </w:del>
          </w:p>
          <w:p w14:paraId="122ABD76" w14:textId="6726A2E2" w:rsidR="00023808" w:rsidDel="0027586B" w:rsidRDefault="00023808">
            <w:pPr>
              <w:ind w:left="823"/>
              <w:rPr>
                <w:del w:id="1245" w:author="David Solomon" w:date="2018-01-29T08:38:00Z"/>
              </w:rPr>
              <w:pPrChange w:id="1246" w:author="David Solomon" w:date="2018-01-29T08:39:00Z">
                <w:pPr>
                  <w:pStyle w:val="ListParagraph"/>
                  <w:ind w:left="823"/>
                </w:pPr>
              </w:pPrChange>
            </w:pPr>
            <w:del w:id="1247" w:author="David Solomon" w:date="2018-01-29T08:38:00Z">
              <w:r w:rsidDel="0027586B">
                <w:delText>~$ docker container rm -f mysql</w:delText>
              </w:r>
            </w:del>
          </w:p>
          <w:p w14:paraId="26F584AF" w14:textId="5043A905" w:rsidR="00023808" w:rsidDel="0027586B" w:rsidRDefault="00023808">
            <w:pPr>
              <w:ind w:left="823"/>
              <w:rPr>
                <w:del w:id="1248" w:author="David Solomon" w:date="2018-01-29T08:38:00Z"/>
              </w:rPr>
              <w:pPrChange w:id="1249" w:author="David Solomon" w:date="2018-01-29T08:39:00Z">
                <w:pPr>
                  <w:pStyle w:val="ListParagraph"/>
                  <w:ind w:left="823"/>
                </w:pPr>
              </w:pPrChange>
            </w:pPr>
          </w:p>
          <w:p w14:paraId="0227766D" w14:textId="77777777" w:rsidR="0027586B" w:rsidRDefault="0027586B">
            <w:pPr>
              <w:ind w:left="823"/>
              <w:rPr>
                <w:ins w:id="1250" w:author="David Solomon" w:date="2018-01-29T08:38:00Z"/>
              </w:rPr>
              <w:pPrChange w:id="1251" w:author="David Solomon" w:date="2018-01-29T08:39:00Z">
                <w:pPr>
                  <w:pStyle w:val="ListParagraph"/>
                  <w:numPr>
                    <w:numId w:val="23"/>
                  </w:numPr>
                  <w:ind w:left="823" w:hanging="360"/>
                </w:pPr>
              </w:pPrChange>
            </w:pPr>
          </w:p>
          <w:p w14:paraId="5BD4C0D2" w14:textId="77777777" w:rsidR="0027586B" w:rsidRDefault="0027586B" w:rsidP="00D22E68">
            <w:pPr>
              <w:pStyle w:val="ListParagraph"/>
              <w:numPr>
                <w:ilvl w:val="0"/>
                <w:numId w:val="23"/>
              </w:numPr>
              <w:rPr>
                <w:ins w:id="1252" w:author="David Solomon" w:date="2018-01-29T08:42:00Z"/>
                <w:rFonts w:asciiTheme="minorHAnsi" w:hAnsiTheme="minorHAnsi" w:cstheme="minorHAnsi"/>
                <w:sz w:val="24"/>
                <w:szCs w:val="24"/>
              </w:rPr>
            </w:pPr>
            <w:ins w:id="1253" w:author="David Solomon" w:date="2018-01-29T08:39:00Z">
              <w:r>
                <w:rPr>
                  <w:rFonts w:asciiTheme="minorHAnsi" w:hAnsiTheme="minorHAnsi" w:cstheme="minorHAnsi"/>
                  <w:sz w:val="24"/>
                  <w:szCs w:val="24"/>
                </w:rPr>
                <w:t xml:space="preserve">Now, we can create a new container, referencing the persistent volume and confirm that our file is still present: </w:t>
              </w:r>
            </w:ins>
          </w:p>
          <w:p w14:paraId="2A13043D" w14:textId="77777777" w:rsidR="0027586B" w:rsidRDefault="0027586B">
            <w:pPr>
              <w:rPr>
                <w:ins w:id="1254" w:author="David Solomon" w:date="2018-01-29T08:43:00Z"/>
                <w:rFonts w:cstheme="minorHAnsi"/>
              </w:rPr>
              <w:pPrChange w:id="1255" w:author="David Solomon" w:date="2018-01-29T08:42:00Z">
                <w:pPr>
                  <w:pStyle w:val="ListParagraph"/>
                  <w:numPr>
                    <w:numId w:val="23"/>
                  </w:numPr>
                  <w:ind w:left="823" w:hanging="360"/>
                </w:pPr>
              </w:pPrChange>
            </w:pPr>
          </w:p>
          <w:p w14:paraId="5B09B149" w14:textId="21F6F453" w:rsidR="0027586B" w:rsidRPr="009B69C8" w:rsidRDefault="0027586B" w:rsidP="0027586B">
            <w:pPr>
              <w:pStyle w:val="ListParagraph"/>
              <w:ind w:left="823"/>
              <w:rPr>
                <w:ins w:id="1256" w:author="David Solomon" w:date="2018-01-29T08:43:00Z"/>
                <w:rFonts w:asciiTheme="minorHAnsi" w:hAnsiTheme="minorHAnsi" w:cstheme="minorHAnsi"/>
                <w:sz w:val="24"/>
                <w:szCs w:val="24"/>
              </w:rPr>
            </w:pPr>
            <w:ins w:id="1257" w:author="David Solomon" w:date="2018-01-29T08:43:00Z">
              <w:r w:rsidRPr="009B69C8">
                <w:rPr>
                  <w:rFonts w:asciiTheme="minorHAnsi" w:hAnsiTheme="minorHAnsi" w:cstheme="minorHAnsi"/>
                  <w:sz w:val="24"/>
                  <w:szCs w:val="24"/>
                </w:rPr>
                <w:t xml:space="preserve">~$ </w:t>
              </w:r>
              <w:proofErr w:type="spellStart"/>
              <w:r w:rsidRPr="009B69C8">
                <w:rPr>
                  <w:rFonts w:asciiTheme="minorHAnsi" w:hAnsiTheme="minorHAnsi" w:cstheme="minorHAnsi"/>
                  <w:sz w:val="24"/>
                  <w:szCs w:val="24"/>
                </w:rPr>
                <w:t>docker</w:t>
              </w:r>
              <w:proofErr w:type="spellEnd"/>
              <w:r w:rsidRPr="009B69C8">
                <w:rPr>
                  <w:rFonts w:asciiTheme="minorHAnsi" w:hAnsiTheme="minorHAnsi" w:cstheme="minorHAnsi"/>
                  <w:sz w:val="24"/>
                  <w:szCs w:val="24"/>
                </w:rPr>
                <w:t xml:space="preserve"> container run -d --name </w:t>
              </w:r>
            </w:ins>
            <w:ins w:id="1258" w:author="David Solomon" w:date="2018-02-02T12:07:00Z">
              <w:r w:rsidR="00F574EC">
                <w:rPr>
                  <w:rFonts w:asciiTheme="minorHAnsi" w:hAnsiTheme="minorHAnsi" w:cstheme="minorHAnsi"/>
                  <w:sz w:val="24"/>
                  <w:szCs w:val="24"/>
                </w:rPr>
                <w:t>&lt;your username&gt;_container</w:t>
              </w:r>
            </w:ins>
            <w:ins w:id="1259" w:author="David Solomon" w:date="2018-01-29T08:43:00Z">
              <w:r w:rsidRPr="009B69C8">
                <w:rPr>
                  <w:rFonts w:asciiTheme="minorHAnsi" w:hAnsiTheme="minorHAnsi" w:cstheme="minorHAnsi"/>
                  <w:sz w:val="24"/>
                  <w:szCs w:val="24"/>
                </w:rPr>
                <w:t xml:space="preserve"> -p 8080:80 -</w:t>
              </w:r>
              <w:r>
                <w:rPr>
                  <w:rFonts w:asciiTheme="minorHAnsi" w:hAnsiTheme="minorHAnsi" w:cstheme="minorHAnsi"/>
                  <w:sz w:val="24"/>
                  <w:szCs w:val="24"/>
                </w:rPr>
                <w:t xml:space="preserve">v </w:t>
              </w:r>
              <w:proofErr w:type="spellStart"/>
              <w:r w:rsidRPr="009B69C8">
                <w:rPr>
                  <w:rFonts w:asciiTheme="minorHAnsi" w:hAnsiTheme="minorHAnsi" w:cstheme="minorHAnsi"/>
                  <w:sz w:val="24"/>
                  <w:szCs w:val="24"/>
                </w:rPr>
                <w:t>myvol</w:t>
              </w:r>
              <w:proofErr w:type="spellEnd"/>
              <w:r w:rsidRPr="009B69C8">
                <w:rPr>
                  <w:rFonts w:asciiTheme="minorHAnsi" w:hAnsiTheme="minorHAnsi" w:cstheme="minorHAnsi"/>
                  <w:sz w:val="24"/>
                  <w:szCs w:val="24"/>
                </w:rPr>
                <w:t>:/</w:t>
              </w:r>
              <w:proofErr w:type="spellStart"/>
              <w:r w:rsidRPr="009B69C8">
                <w:rPr>
                  <w:rFonts w:asciiTheme="minorHAnsi" w:hAnsiTheme="minorHAnsi" w:cstheme="minorHAnsi"/>
                  <w:sz w:val="24"/>
                  <w:szCs w:val="24"/>
                </w:rPr>
                <w:t>usr</w:t>
              </w:r>
              <w:proofErr w:type="spellEnd"/>
              <w:r w:rsidRPr="009B69C8">
                <w:rPr>
                  <w:rFonts w:asciiTheme="minorHAnsi" w:hAnsiTheme="minorHAnsi" w:cstheme="minorHAnsi"/>
                  <w:sz w:val="24"/>
                  <w:szCs w:val="24"/>
                </w:rPr>
                <w:t>/share/</w:t>
              </w:r>
              <w:proofErr w:type="spellStart"/>
              <w:r w:rsidRPr="009B69C8">
                <w:rPr>
                  <w:rFonts w:asciiTheme="minorHAnsi" w:hAnsiTheme="minorHAnsi" w:cstheme="minorHAnsi"/>
                  <w:sz w:val="24"/>
                  <w:szCs w:val="24"/>
                </w:rPr>
                <w:t>nginx</w:t>
              </w:r>
              <w:proofErr w:type="spellEnd"/>
              <w:r w:rsidRPr="009B69C8">
                <w:rPr>
                  <w:rFonts w:asciiTheme="minorHAnsi" w:hAnsiTheme="minorHAnsi" w:cstheme="minorHAnsi"/>
                  <w:sz w:val="24"/>
                  <w:szCs w:val="24"/>
                </w:rPr>
                <w:t xml:space="preserve">/html </w:t>
              </w:r>
            </w:ins>
            <w:ins w:id="1260" w:author="David Solomon" w:date="2018-02-02T12:07:00Z">
              <w:r w:rsidR="00F574EC">
                <w:rPr>
                  <w:rFonts w:asciiTheme="minorHAnsi" w:hAnsiTheme="minorHAnsi" w:cstheme="minorHAnsi"/>
                  <w:sz w:val="24"/>
                  <w:szCs w:val="24"/>
                </w:rPr>
                <w:t>&lt;your username&gt;_image</w:t>
              </w:r>
            </w:ins>
          </w:p>
          <w:p w14:paraId="42A6526F" w14:textId="77777777" w:rsidR="0027586B" w:rsidRDefault="0027586B">
            <w:pPr>
              <w:ind w:left="823"/>
              <w:rPr>
                <w:ins w:id="1261" w:author="David Solomon" w:date="2018-01-29T08:43:00Z"/>
                <w:rFonts w:cstheme="minorHAnsi"/>
              </w:rPr>
              <w:pPrChange w:id="1262" w:author="David Solomon" w:date="2018-01-29T08:43:00Z">
                <w:pPr>
                  <w:pStyle w:val="ListParagraph"/>
                  <w:numPr>
                    <w:numId w:val="23"/>
                  </w:numPr>
                  <w:ind w:left="823" w:hanging="360"/>
                </w:pPr>
              </w:pPrChange>
            </w:pPr>
          </w:p>
          <w:p w14:paraId="6C7F9413" w14:textId="7B3910AC" w:rsidR="0027586B" w:rsidRDefault="0027586B" w:rsidP="0027586B">
            <w:pPr>
              <w:pStyle w:val="ListParagraph"/>
              <w:ind w:left="823"/>
              <w:rPr>
                <w:ins w:id="1263" w:author="David Solomon" w:date="2018-01-29T08:44:00Z"/>
                <w:rFonts w:asciiTheme="minorHAnsi" w:hAnsiTheme="minorHAnsi" w:cstheme="minorHAnsi"/>
                <w:sz w:val="24"/>
                <w:szCs w:val="24"/>
              </w:rPr>
            </w:pPr>
            <w:ins w:id="1264" w:author="David Solomon" w:date="2018-01-29T08:44:00Z">
              <w:r>
                <w:rPr>
                  <w:rFonts w:asciiTheme="minorHAnsi" w:hAnsiTheme="minorHAnsi" w:cstheme="minorHAnsi"/>
                  <w:sz w:val="24"/>
                  <w:szCs w:val="24"/>
                </w:rPr>
                <w:t xml:space="preserve">~$ </w:t>
              </w:r>
              <w:proofErr w:type="spellStart"/>
              <w:r w:rsidRPr="006925D3">
                <w:rPr>
                  <w:rFonts w:asciiTheme="minorHAnsi" w:hAnsiTheme="minorHAnsi" w:cstheme="minorHAnsi"/>
                  <w:sz w:val="24"/>
                  <w:szCs w:val="24"/>
                </w:rPr>
                <w:t>docker</w:t>
              </w:r>
              <w:proofErr w:type="spellEnd"/>
              <w:r w:rsidRPr="006925D3">
                <w:rPr>
                  <w:rFonts w:asciiTheme="minorHAnsi" w:hAnsiTheme="minorHAnsi" w:cstheme="minorHAnsi"/>
                  <w:sz w:val="24"/>
                  <w:szCs w:val="24"/>
                </w:rPr>
                <w:t xml:space="preserve"> container exec -it </w:t>
              </w:r>
            </w:ins>
            <w:ins w:id="1265" w:author="David Solomon" w:date="2018-02-02T12:08:00Z">
              <w:r w:rsidR="00F574EC">
                <w:rPr>
                  <w:rFonts w:asciiTheme="minorHAnsi" w:hAnsiTheme="minorHAnsi" w:cstheme="minorHAnsi"/>
                  <w:sz w:val="24"/>
                  <w:szCs w:val="24"/>
                </w:rPr>
                <w:t>&lt;your username&gt;_container</w:t>
              </w:r>
              <w:r w:rsidR="00F574EC" w:rsidRPr="006925D3">
                <w:rPr>
                  <w:rFonts w:asciiTheme="minorHAnsi" w:hAnsiTheme="minorHAnsi" w:cstheme="minorHAnsi"/>
                  <w:sz w:val="24"/>
                  <w:szCs w:val="24"/>
                </w:rPr>
                <w:t xml:space="preserve"> </w:t>
              </w:r>
            </w:ins>
            <w:ins w:id="1266" w:author="David Solomon" w:date="2018-01-29T08:44:00Z">
              <w:r w:rsidRPr="006925D3">
                <w:rPr>
                  <w:rFonts w:asciiTheme="minorHAnsi" w:hAnsiTheme="minorHAnsi" w:cstheme="minorHAnsi"/>
                  <w:sz w:val="24"/>
                  <w:szCs w:val="24"/>
                </w:rPr>
                <w:t>bash</w:t>
              </w:r>
            </w:ins>
          </w:p>
          <w:p w14:paraId="42826CE5" w14:textId="77777777" w:rsidR="0027586B" w:rsidRDefault="0027586B" w:rsidP="0027586B">
            <w:pPr>
              <w:pStyle w:val="ListParagraph"/>
              <w:ind w:left="823"/>
              <w:rPr>
                <w:ins w:id="1267" w:author="David Solomon" w:date="2018-01-29T08:44:00Z"/>
                <w:rFonts w:asciiTheme="minorHAnsi" w:hAnsiTheme="minorHAnsi" w:cstheme="minorHAnsi"/>
                <w:sz w:val="24"/>
                <w:szCs w:val="24"/>
              </w:rPr>
            </w:pPr>
          </w:p>
          <w:p w14:paraId="7560899F" w14:textId="71D63A2B" w:rsidR="0027586B" w:rsidRDefault="0027586B" w:rsidP="0027586B">
            <w:pPr>
              <w:pStyle w:val="ListParagraph"/>
              <w:ind w:left="823"/>
              <w:rPr>
                <w:ins w:id="1268" w:author="David Solomon" w:date="2018-01-29T08:44:00Z"/>
                <w:rFonts w:asciiTheme="minorHAnsi" w:hAnsiTheme="minorHAnsi" w:cstheme="minorHAnsi"/>
                <w:sz w:val="24"/>
                <w:szCs w:val="24"/>
              </w:rPr>
            </w:pPr>
            <w:ins w:id="1269" w:author="David Solomon" w:date="2018-01-29T08:44:00Z">
              <w:r>
                <w:rPr>
                  <w:rFonts w:asciiTheme="minorHAnsi" w:hAnsiTheme="minorHAnsi" w:cstheme="minorHAnsi"/>
                  <w:sz w:val="24"/>
                  <w:szCs w:val="24"/>
                </w:rPr>
                <w:t># cd /</w:t>
              </w:r>
              <w:proofErr w:type="spellStart"/>
              <w:r>
                <w:rPr>
                  <w:rFonts w:asciiTheme="minorHAnsi" w:hAnsiTheme="minorHAnsi" w:cstheme="minorHAnsi"/>
                  <w:sz w:val="24"/>
                  <w:szCs w:val="24"/>
                </w:rPr>
                <w:t>usr</w:t>
              </w:r>
              <w:proofErr w:type="spellEnd"/>
              <w:r>
                <w:rPr>
                  <w:rFonts w:asciiTheme="minorHAnsi" w:hAnsiTheme="minorHAnsi" w:cstheme="minorHAnsi"/>
                  <w:sz w:val="24"/>
                  <w:szCs w:val="24"/>
                </w:rPr>
                <w:t>/share/</w:t>
              </w:r>
              <w:proofErr w:type="spellStart"/>
              <w:r>
                <w:rPr>
                  <w:rFonts w:asciiTheme="minorHAnsi" w:hAnsiTheme="minorHAnsi" w:cstheme="minorHAnsi"/>
                  <w:sz w:val="24"/>
                  <w:szCs w:val="24"/>
                </w:rPr>
                <w:t>nginx</w:t>
              </w:r>
              <w:proofErr w:type="spellEnd"/>
              <w:r>
                <w:rPr>
                  <w:rFonts w:asciiTheme="minorHAnsi" w:hAnsiTheme="minorHAnsi" w:cstheme="minorHAnsi"/>
                  <w:sz w:val="24"/>
                  <w:szCs w:val="24"/>
                </w:rPr>
                <w:t>/html</w:t>
              </w:r>
            </w:ins>
          </w:p>
          <w:p w14:paraId="11512A73" w14:textId="77777777" w:rsidR="0027586B" w:rsidRDefault="0027586B">
            <w:pPr>
              <w:ind w:left="823"/>
              <w:rPr>
                <w:ins w:id="1270" w:author="David Solomon" w:date="2018-01-29T08:44:00Z"/>
                <w:rFonts w:cstheme="minorHAnsi"/>
              </w:rPr>
              <w:pPrChange w:id="1271" w:author="David Solomon" w:date="2018-01-29T08:43:00Z">
                <w:pPr>
                  <w:pStyle w:val="ListParagraph"/>
                  <w:numPr>
                    <w:numId w:val="23"/>
                  </w:numPr>
                  <w:ind w:left="823" w:hanging="360"/>
                </w:pPr>
              </w:pPrChange>
            </w:pPr>
          </w:p>
          <w:p w14:paraId="6C38925C" w14:textId="32D6B440" w:rsidR="009D313C" w:rsidRPr="0027586B" w:rsidRDefault="0027586B">
            <w:pPr>
              <w:ind w:left="823"/>
              <w:rPr>
                <w:rFonts w:cstheme="minorHAnsi"/>
              </w:rPr>
              <w:pPrChange w:id="1272" w:author="David Solomon" w:date="2018-01-29T08:43:00Z">
                <w:pPr>
                  <w:pStyle w:val="ListParagraph"/>
                  <w:numPr>
                    <w:numId w:val="23"/>
                  </w:numPr>
                  <w:ind w:left="823" w:hanging="360"/>
                </w:pPr>
              </w:pPrChange>
            </w:pPr>
            <w:ins w:id="1273" w:author="David Solomon" w:date="2018-01-29T08:44:00Z">
              <w:r>
                <w:rPr>
                  <w:rFonts w:cstheme="minorHAnsi"/>
                </w:rPr>
                <w:t># ls</w:t>
              </w:r>
            </w:ins>
            <w:del w:id="1274" w:author="David Solomon" w:date="2018-01-29T08:42:00Z">
              <w:r w:rsidR="00D22E68" w:rsidRPr="0027586B" w:rsidDel="0027586B">
                <w:rPr>
                  <w:rFonts w:cstheme="minorHAnsi"/>
                </w:rPr>
                <w:delText>Create a MySQL database and specify volume creation:</w:delText>
              </w:r>
            </w:del>
          </w:p>
          <w:p w14:paraId="651456E5" w14:textId="77777777" w:rsidR="0027586B" w:rsidRDefault="0027586B" w:rsidP="00D22E68">
            <w:pPr>
              <w:pStyle w:val="ListParagraph"/>
              <w:ind w:left="823"/>
              <w:rPr>
                <w:ins w:id="1275" w:author="David Solomon" w:date="2018-01-29T08:44:00Z"/>
                <w:rFonts w:asciiTheme="minorHAnsi" w:hAnsiTheme="minorHAnsi" w:cstheme="minorHAnsi"/>
                <w:sz w:val="24"/>
                <w:szCs w:val="24"/>
              </w:rPr>
            </w:pPr>
          </w:p>
          <w:p w14:paraId="08470FB7" w14:textId="2932A64A" w:rsidR="0027586B" w:rsidRDefault="0027586B" w:rsidP="00D22E68">
            <w:pPr>
              <w:pStyle w:val="ListParagraph"/>
              <w:ind w:left="823"/>
              <w:rPr>
                <w:ins w:id="1276" w:author="David Solomon" w:date="2018-01-29T08:44:00Z"/>
                <w:rFonts w:asciiTheme="minorHAnsi" w:hAnsiTheme="minorHAnsi" w:cstheme="minorHAnsi"/>
                <w:sz w:val="24"/>
                <w:szCs w:val="24"/>
              </w:rPr>
            </w:pPr>
            <w:ins w:id="1277" w:author="David Solomon" w:date="2018-01-29T08:44:00Z">
              <w:r w:rsidRPr="009B69C8">
                <w:rPr>
                  <w:rFonts w:cstheme="minorHAnsi"/>
                  <w:noProof/>
                </w:rPr>
                <w:drawing>
                  <wp:inline distT="0" distB="0" distL="0" distR="0" wp14:anchorId="17223150" wp14:editId="15CA8808">
                    <wp:extent cx="4559300" cy="49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9300" cy="495300"/>
                            </a:xfrm>
                            <a:prstGeom prst="rect">
                              <a:avLst/>
                            </a:prstGeom>
                          </pic:spPr>
                        </pic:pic>
                      </a:graphicData>
                    </a:graphic>
                  </wp:inline>
                </w:drawing>
              </w:r>
            </w:ins>
          </w:p>
          <w:p w14:paraId="1AF7E8EC" w14:textId="77777777" w:rsidR="0027586B" w:rsidRDefault="0027586B" w:rsidP="00D22E68">
            <w:pPr>
              <w:pStyle w:val="ListParagraph"/>
              <w:ind w:left="823"/>
              <w:rPr>
                <w:ins w:id="1278" w:author="David Solomon" w:date="2018-01-29T08:45:00Z"/>
                <w:rFonts w:asciiTheme="minorHAnsi" w:hAnsiTheme="minorHAnsi" w:cstheme="minorHAnsi"/>
                <w:sz w:val="24"/>
                <w:szCs w:val="24"/>
              </w:rPr>
            </w:pPr>
          </w:p>
          <w:p w14:paraId="52A48058" w14:textId="07FABBC2" w:rsidR="0027586B" w:rsidRDefault="0027586B" w:rsidP="00D22E68">
            <w:pPr>
              <w:pStyle w:val="ListParagraph"/>
              <w:ind w:left="823"/>
              <w:rPr>
                <w:ins w:id="1279" w:author="David Solomon" w:date="2018-01-29T08:45:00Z"/>
                <w:rFonts w:asciiTheme="minorHAnsi" w:hAnsiTheme="minorHAnsi" w:cstheme="minorHAnsi"/>
                <w:sz w:val="24"/>
                <w:szCs w:val="24"/>
              </w:rPr>
            </w:pPr>
            <w:ins w:id="1280" w:author="David Solomon" w:date="2018-01-29T08:45:00Z">
              <w:r>
                <w:rPr>
                  <w:rFonts w:asciiTheme="minorHAnsi" w:hAnsiTheme="minorHAnsi" w:cstheme="minorHAnsi"/>
                  <w:sz w:val="24"/>
                  <w:szCs w:val="24"/>
                </w:rPr>
                <w:t xml:space="preserve"># cat </w:t>
              </w:r>
              <w:proofErr w:type="spellStart"/>
              <w:r>
                <w:rPr>
                  <w:rFonts w:asciiTheme="minorHAnsi" w:hAnsiTheme="minorHAnsi" w:cstheme="minorHAnsi"/>
                  <w:sz w:val="24"/>
                  <w:szCs w:val="24"/>
                </w:rPr>
                <w:t>myfile</w:t>
              </w:r>
              <w:proofErr w:type="spellEnd"/>
            </w:ins>
          </w:p>
          <w:p w14:paraId="3901C297" w14:textId="1392FA48" w:rsidR="0027586B" w:rsidRDefault="0027586B" w:rsidP="00D22E68">
            <w:pPr>
              <w:pStyle w:val="ListParagraph"/>
              <w:ind w:left="823"/>
              <w:rPr>
                <w:ins w:id="1281" w:author="David Solomon" w:date="2018-01-29T08:45:00Z"/>
                <w:rFonts w:asciiTheme="minorHAnsi" w:hAnsiTheme="minorHAnsi" w:cstheme="minorHAnsi"/>
                <w:sz w:val="24"/>
                <w:szCs w:val="24"/>
              </w:rPr>
            </w:pPr>
          </w:p>
          <w:p w14:paraId="089848AB" w14:textId="0D52C1B8" w:rsidR="0027586B" w:rsidRDefault="0027586B" w:rsidP="00D22E68">
            <w:pPr>
              <w:pStyle w:val="ListParagraph"/>
              <w:ind w:left="823"/>
              <w:rPr>
                <w:ins w:id="1282" w:author="David Solomon" w:date="2018-01-29T08:45:00Z"/>
                <w:rFonts w:asciiTheme="minorHAnsi" w:hAnsiTheme="minorHAnsi" w:cstheme="minorHAnsi"/>
                <w:sz w:val="24"/>
                <w:szCs w:val="24"/>
              </w:rPr>
            </w:pPr>
            <w:ins w:id="1283" w:author="David Solomon" w:date="2018-01-29T08:45:00Z">
              <w:r w:rsidRPr="0027586B">
                <w:rPr>
                  <w:rFonts w:asciiTheme="minorHAnsi" w:hAnsiTheme="minorHAnsi" w:cstheme="minorHAnsi"/>
                  <w:noProof/>
                  <w:sz w:val="24"/>
                  <w:szCs w:val="24"/>
                </w:rPr>
                <w:drawing>
                  <wp:inline distT="0" distB="0" distL="0" distR="0" wp14:anchorId="3ADE7800" wp14:editId="03AE6EC5">
                    <wp:extent cx="3365500" cy="393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5500" cy="393700"/>
                            </a:xfrm>
                            <a:prstGeom prst="rect">
                              <a:avLst/>
                            </a:prstGeom>
                          </pic:spPr>
                        </pic:pic>
                      </a:graphicData>
                    </a:graphic>
                  </wp:inline>
                </w:drawing>
              </w:r>
            </w:ins>
          </w:p>
          <w:p w14:paraId="6E37F599" w14:textId="33BC1CAA" w:rsidR="00D22E68" w:rsidDel="0027586B" w:rsidRDefault="00D22E68" w:rsidP="00D22E68">
            <w:pPr>
              <w:pStyle w:val="ListParagraph"/>
              <w:ind w:left="823"/>
              <w:rPr>
                <w:del w:id="1284" w:author="David Solomon" w:date="2018-01-29T08:43:00Z"/>
                <w:rFonts w:asciiTheme="minorHAnsi" w:hAnsiTheme="minorHAnsi" w:cstheme="minorHAnsi"/>
                <w:sz w:val="24"/>
                <w:szCs w:val="24"/>
              </w:rPr>
            </w:pPr>
            <w:del w:id="1285" w:author="David Solomon" w:date="2018-01-29T08:43:00Z">
              <w:r w:rsidDel="0027586B">
                <w:rPr>
                  <w:rFonts w:asciiTheme="minorHAnsi" w:hAnsiTheme="minorHAnsi" w:cstheme="minorHAnsi"/>
                  <w:sz w:val="24"/>
                  <w:szCs w:val="24"/>
                </w:rPr>
                <w:delText xml:space="preserve">~$ </w:delText>
              </w:r>
              <w:r w:rsidRPr="00D22E68" w:rsidDel="0027586B">
                <w:rPr>
                  <w:rFonts w:asciiTheme="minorHAnsi" w:hAnsiTheme="minorHAnsi" w:cstheme="minorHAnsi"/>
                  <w:sz w:val="24"/>
                  <w:szCs w:val="24"/>
                </w:rPr>
                <w:delText xml:space="preserve">docker container run </w:delText>
              </w:r>
            </w:del>
            <w:del w:id="1286" w:author="David Solomon" w:date="2018-01-29T08:42:00Z">
              <w:r w:rsidRPr="00D22E68" w:rsidDel="0027586B">
                <w:rPr>
                  <w:rFonts w:asciiTheme="minorHAnsi" w:hAnsiTheme="minorHAnsi" w:cstheme="minorHAnsi"/>
                  <w:sz w:val="24"/>
                  <w:szCs w:val="24"/>
                </w:rPr>
                <w:delText>-d</w:delText>
              </w:r>
              <w:r w:rsidR="006925D3" w:rsidDel="0027586B">
                <w:rPr>
                  <w:rFonts w:asciiTheme="minorHAnsi" w:hAnsiTheme="minorHAnsi" w:cstheme="minorHAnsi"/>
                  <w:sz w:val="24"/>
                  <w:szCs w:val="24"/>
                </w:rPr>
                <w:delText xml:space="preserve"> -</w:delText>
              </w:r>
            </w:del>
            <w:del w:id="1287" w:author="David Solomon" w:date="2018-01-29T08:43:00Z">
              <w:r w:rsidR="006925D3" w:rsidDel="0027586B">
                <w:rPr>
                  <w:rFonts w:asciiTheme="minorHAnsi" w:hAnsiTheme="minorHAnsi" w:cstheme="minorHAnsi"/>
                  <w:sz w:val="24"/>
                  <w:szCs w:val="24"/>
                </w:rPr>
                <w:delText>-</w:delText>
              </w:r>
              <w:r w:rsidRPr="00D22E68" w:rsidDel="0027586B">
                <w:rPr>
                  <w:rFonts w:asciiTheme="minorHAnsi" w:hAnsiTheme="minorHAnsi" w:cstheme="minorHAnsi"/>
                  <w:sz w:val="24"/>
                  <w:szCs w:val="24"/>
                </w:rPr>
                <w:delText>name mysql -e MYSQL_ALLOW_EMPTY_PASSWORD=True -v mysql-db:/var/lib/mysql mysql</w:delText>
              </w:r>
            </w:del>
          </w:p>
          <w:p w14:paraId="370757FA" w14:textId="73D22976" w:rsidR="006925D3" w:rsidDel="0027586B" w:rsidRDefault="00023808" w:rsidP="00D22E68">
            <w:pPr>
              <w:pStyle w:val="ListParagraph"/>
              <w:ind w:left="823"/>
              <w:rPr>
                <w:del w:id="1288" w:author="David Solomon" w:date="2018-01-29T08:43:00Z"/>
                <w:rFonts w:asciiTheme="minorHAnsi" w:hAnsiTheme="minorHAnsi" w:cstheme="minorHAnsi"/>
                <w:sz w:val="24"/>
                <w:szCs w:val="24"/>
              </w:rPr>
            </w:pPr>
            <w:del w:id="1289" w:author="David Solomon" w:date="2018-01-29T08:43:00Z">
              <w:r w:rsidDel="0027586B">
                <w:rPr>
                  <w:rFonts w:asciiTheme="minorHAnsi" w:hAnsiTheme="minorHAnsi" w:cstheme="minorHAnsi"/>
                  <w:sz w:val="24"/>
                  <w:szCs w:val="24"/>
                </w:rPr>
                <w:delText>~$ docker container ls</w:delText>
              </w:r>
            </w:del>
          </w:p>
          <w:p w14:paraId="698D0C4D" w14:textId="608D8CE0" w:rsidR="00023808" w:rsidDel="0027586B" w:rsidRDefault="00023808" w:rsidP="00D22E68">
            <w:pPr>
              <w:pStyle w:val="ListParagraph"/>
              <w:ind w:left="823"/>
              <w:rPr>
                <w:del w:id="1290" w:author="David Solomon" w:date="2018-01-29T08:43:00Z"/>
                <w:rFonts w:asciiTheme="minorHAnsi" w:hAnsiTheme="minorHAnsi" w:cstheme="minorHAnsi"/>
                <w:sz w:val="24"/>
                <w:szCs w:val="24"/>
              </w:rPr>
            </w:pPr>
            <w:del w:id="1291" w:author="David Solomon" w:date="2018-01-29T08:43:00Z">
              <w:r w:rsidDel="0027586B">
                <w:rPr>
                  <w:rFonts w:asciiTheme="minorHAnsi" w:hAnsiTheme="minorHAnsi" w:cstheme="minorHAnsi"/>
                  <w:sz w:val="24"/>
                  <w:szCs w:val="24"/>
                </w:rPr>
                <w:delText>~$ docker volume ls</w:delText>
              </w:r>
            </w:del>
          </w:p>
          <w:p w14:paraId="1BC583CF" w14:textId="316254B4" w:rsidR="00023808" w:rsidDel="0027586B" w:rsidRDefault="00023808" w:rsidP="00D22E68">
            <w:pPr>
              <w:pStyle w:val="ListParagraph"/>
              <w:ind w:left="823"/>
              <w:rPr>
                <w:del w:id="1292" w:author="David Solomon" w:date="2018-01-29T08:43:00Z"/>
                <w:rFonts w:asciiTheme="minorHAnsi" w:hAnsiTheme="minorHAnsi" w:cstheme="minorHAnsi"/>
                <w:sz w:val="24"/>
                <w:szCs w:val="24"/>
              </w:rPr>
            </w:pPr>
            <w:del w:id="1293" w:author="David Solomon" w:date="2018-01-29T08:43:00Z">
              <w:r w:rsidDel="0027586B">
                <w:rPr>
                  <w:rFonts w:asciiTheme="minorHAnsi" w:hAnsiTheme="minorHAnsi" w:cstheme="minorHAnsi"/>
                  <w:sz w:val="24"/>
                  <w:szCs w:val="24"/>
                </w:rPr>
                <w:delText>~$ docker volume inspect mysql-db</w:delText>
              </w:r>
            </w:del>
          </w:p>
          <w:p w14:paraId="7113BC57" w14:textId="691D8660" w:rsidR="00023808" w:rsidRPr="00023808" w:rsidDel="0027586B" w:rsidRDefault="00023808" w:rsidP="00023808">
            <w:pPr>
              <w:pStyle w:val="ListParagraph"/>
              <w:ind w:left="823"/>
              <w:rPr>
                <w:del w:id="1294" w:author="David Solomon" w:date="2018-01-29T08:43:00Z"/>
                <w:rFonts w:asciiTheme="minorHAnsi" w:hAnsiTheme="minorHAnsi" w:cstheme="minorHAnsi"/>
                <w:sz w:val="24"/>
                <w:szCs w:val="24"/>
              </w:rPr>
            </w:pPr>
            <w:del w:id="1295" w:author="David Solomon" w:date="2018-01-29T08:43:00Z">
              <w:r w:rsidDel="0027586B">
                <w:rPr>
                  <w:rFonts w:asciiTheme="minorHAnsi" w:hAnsiTheme="minorHAnsi" w:cstheme="minorHAnsi"/>
                  <w:sz w:val="24"/>
                  <w:szCs w:val="24"/>
                </w:rPr>
                <w:delText>~$ docker container inspect mysql</w:delText>
              </w:r>
            </w:del>
          </w:p>
          <w:p w14:paraId="36E1F336" w14:textId="77777777" w:rsidR="00023808" w:rsidRDefault="00023808" w:rsidP="00D22E68">
            <w:pPr>
              <w:pStyle w:val="ListParagraph"/>
              <w:ind w:left="823"/>
              <w:rPr>
                <w:rFonts w:asciiTheme="minorHAnsi" w:hAnsiTheme="minorHAnsi" w:cstheme="minorHAnsi"/>
                <w:sz w:val="24"/>
                <w:szCs w:val="24"/>
              </w:rPr>
            </w:pPr>
          </w:p>
          <w:p w14:paraId="4DDA1534" w14:textId="403965C1" w:rsidR="006925D3" w:rsidDel="0027586B" w:rsidRDefault="006925D3" w:rsidP="00D22E68">
            <w:pPr>
              <w:pStyle w:val="ListParagraph"/>
              <w:ind w:left="823"/>
              <w:rPr>
                <w:del w:id="1296" w:author="David Solomon" w:date="2018-01-29T08:45:00Z"/>
                <w:rFonts w:asciiTheme="minorHAnsi" w:hAnsiTheme="minorHAnsi" w:cstheme="minorHAnsi"/>
                <w:sz w:val="24"/>
                <w:szCs w:val="24"/>
              </w:rPr>
            </w:pPr>
            <w:del w:id="1297" w:author="David Solomon" w:date="2018-01-29T08:45:00Z">
              <w:r w:rsidDel="0027586B">
                <w:rPr>
                  <w:rFonts w:asciiTheme="minorHAnsi" w:hAnsiTheme="minorHAnsi" w:cstheme="minorHAnsi"/>
                  <w:sz w:val="24"/>
                  <w:szCs w:val="24"/>
                </w:rPr>
                <w:delText>** Note that th command above is wrapped.  There are no CRLF’s.</w:delText>
              </w:r>
            </w:del>
          </w:p>
          <w:p w14:paraId="7168C0BA" w14:textId="54AA7B66" w:rsidR="00023808" w:rsidDel="00F574EC" w:rsidRDefault="00023808" w:rsidP="00D22E68">
            <w:pPr>
              <w:pStyle w:val="ListParagraph"/>
              <w:ind w:left="823"/>
              <w:rPr>
                <w:del w:id="1298" w:author="David Solomon" w:date="2018-02-02T12:08:00Z"/>
                <w:rFonts w:asciiTheme="minorHAnsi" w:hAnsiTheme="minorHAnsi" w:cstheme="minorHAnsi"/>
                <w:sz w:val="24"/>
                <w:szCs w:val="24"/>
              </w:rPr>
            </w:pPr>
            <w:del w:id="1299" w:author="David Solomon" w:date="2018-01-29T08:45:00Z">
              <w:r w:rsidDel="0027586B">
                <w:rPr>
                  <w:rFonts w:asciiTheme="minorHAnsi" w:hAnsiTheme="minorHAnsi" w:cstheme="minorHAnsi"/>
                  <w:sz w:val="24"/>
                  <w:szCs w:val="24"/>
                </w:rPr>
                <w:delText>** The path specified is for a Mac, Windows will be different</w:delText>
              </w:r>
            </w:del>
          </w:p>
          <w:p w14:paraId="3C1E3826" w14:textId="77777777" w:rsidR="006925D3" w:rsidRPr="00D22E68" w:rsidDel="00F574EC" w:rsidRDefault="006925D3" w:rsidP="00D22E68">
            <w:pPr>
              <w:pStyle w:val="ListParagraph"/>
              <w:ind w:left="823"/>
              <w:rPr>
                <w:del w:id="1300" w:author="David Solomon" w:date="2018-02-02T12:08:00Z"/>
                <w:rFonts w:asciiTheme="minorHAnsi" w:hAnsiTheme="minorHAnsi" w:cstheme="minorHAnsi"/>
                <w:sz w:val="24"/>
                <w:szCs w:val="24"/>
              </w:rPr>
            </w:pPr>
          </w:p>
          <w:p w14:paraId="14760546" w14:textId="2B4CCE4C" w:rsidR="00023808" w:rsidRPr="00F574EC" w:rsidDel="0027586B" w:rsidRDefault="00023808">
            <w:pPr>
              <w:numPr>
                <w:ilvl w:val="0"/>
                <w:numId w:val="23"/>
              </w:numPr>
              <w:ind w:left="720"/>
              <w:rPr>
                <w:del w:id="1301" w:author="David Solomon" w:date="2018-01-29T08:46:00Z"/>
                <w:rFonts w:cstheme="minorHAnsi"/>
                <w:rPrChange w:id="1302" w:author="David Solomon" w:date="2018-02-02T12:08:00Z">
                  <w:rPr>
                    <w:del w:id="1303" w:author="David Solomon" w:date="2018-01-29T08:46:00Z"/>
                  </w:rPr>
                </w:rPrChange>
              </w:rPr>
              <w:pPrChange w:id="1304" w:author="David Solomon" w:date="2018-02-02T12:08:00Z">
                <w:pPr>
                  <w:pStyle w:val="ListParagraph"/>
                  <w:numPr>
                    <w:numId w:val="23"/>
                  </w:numPr>
                  <w:ind w:left="823" w:hanging="360"/>
                </w:pPr>
              </w:pPrChange>
            </w:pPr>
            <w:del w:id="1305" w:author="David Solomon" w:date="2018-01-29T08:46:00Z">
              <w:r w:rsidRPr="00F574EC" w:rsidDel="0027586B">
                <w:rPr>
                  <w:rFonts w:cstheme="minorHAnsi"/>
                  <w:rPrChange w:id="1306" w:author="David Solomon" w:date="2018-02-02T12:08:00Z">
                    <w:rPr/>
                  </w:rPrChange>
                </w:rPr>
                <w:delText>Open bash shell on container create database objects:</w:delText>
              </w:r>
            </w:del>
          </w:p>
          <w:p w14:paraId="0EB5019C" w14:textId="50183357" w:rsidR="00023808" w:rsidDel="0027586B" w:rsidRDefault="00023808">
            <w:pPr>
              <w:rPr>
                <w:del w:id="1307" w:author="David Solomon" w:date="2018-01-29T08:46:00Z"/>
              </w:rPr>
              <w:pPrChange w:id="1308" w:author="David Solomon" w:date="2018-02-02T12:08:00Z">
                <w:pPr>
                  <w:pStyle w:val="ListParagraph"/>
                  <w:ind w:left="823"/>
                </w:pPr>
              </w:pPrChange>
            </w:pPr>
            <w:del w:id="1309" w:author="David Solomon" w:date="2018-01-29T08:46:00Z">
              <w:r w:rsidDel="0027586B">
                <w:delText xml:space="preserve">~$ </w:delText>
              </w:r>
              <w:r w:rsidRPr="006925D3" w:rsidDel="0027586B">
                <w:delText>docker container exec -it mysql bash</w:delText>
              </w:r>
            </w:del>
          </w:p>
          <w:p w14:paraId="510B7378" w14:textId="4B766BF1" w:rsidR="00023808" w:rsidDel="0027586B" w:rsidRDefault="00023808">
            <w:pPr>
              <w:rPr>
                <w:del w:id="1310" w:author="David Solomon" w:date="2018-01-29T08:46:00Z"/>
              </w:rPr>
              <w:pPrChange w:id="1311" w:author="David Solomon" w:date="2018-02-02T12:08:00Z">
                <w:pPr>
                  <w:pStyle w:val="ListParagraph"/>
                  <w:ind w:left="823"/>
                </w:pPr>
              </w:pPrChange>
            </w:pPr>
            <w:del w:id="1312" w:author="David Solomon" w:date="2018-01-29T08:46:00Z">
              <w:r w:rsidDel="0027586B">
                <w:delText># mysql -u root</w:delText>
              </w:r>
            </w:del>
          </w:p>
          <w:p w14:paraId="3F59AC78" w14:textId="1917E681" w:rsidR="00023808" w:rsidDel="0027586B" w:rsidRDefault="00023808">
            <w:pPr>
              <w:rPr>
                <w:del w:id="1313" w:author="David Solomon" w:date="2018-01-29T08:46:00Z"/>
              </w:rPr>
              <w:pPrChange w:id="1314" w:author="David Solomon" w:date="2018-02-02T12:08:00Z">
                <w:pPr>
                  <w:pStyle w:val="ListParagraph"/>
                  <w:ind w:left="823"/>
                </w:pPr>
              </w:pPrChange>
            </w:pPr>
            <w:del w:id="1315" w:author="David Solomon" w:date="2018-01-29T08:46:00Z">
              <w:r w:rsidDel="0027586B">
                <w:delText>mysql&gt; show databases;</w:delText>
              </w:r>
            </w:del>
          </w:p>
          <w:p w14:paraId="6E3A4451" w14:textId="44F29032" w:rsidR="00023808" w:rsidDel="0027586B" w:rsidRDefault="00023808">
            <w:pPr>
              <w:rPr>
                <w:del w:id="1316" w:author="David Solomon" w:date="2018-01-29T08:46:00Z"/>
              </w:rPr>
              <w:pPrChange w:id="1317" w:author="David Solomon" w:date="2018-02-02T12:08:00Z">
                <w:pPr>
                  <w:pStyle w:val="ListParagraph"/>
                  <w:ind w:left="823"/>
                </w:pPr>
              </w:pPrChange>
            </w:pPr>
            <w:del w:id="1318" w:author="David Solomon" w:date="2018-01-29T08:46:00Z">
              <w:r w:rsidDel="0027586B">
                <w:delText>mysql&gt; create database apple;</w:delText>
              </w:r>
            </w:del>
          </w:p>
          <w:p w14:paraId="4C5BD7A1" w14:textId="2892A3E2" w:rsidR="00023808" w:rsidDel="0027586B" w:rsidRDefault="00023808">
            <w:pPr>
              <w:rPr>
                <w:del w:id="1319" w:author="David Solomon" w:date="2018-01-29T08:46:00Z"/>
              </w:rPr>
              <w:pPrChange w:id="1320" w:author="David Solomon" w:date="2018-02-02T12:08:00Z">
                <w:pPr>
                  <w:pStyle w:val="ListParagraph"/>
                  <w:ind w:left="823"/>
                </w:pPr>
              </w:pPrChange>
            </w:pPr>
            <w:del w:id="1321" w:author="David Solomon" w:date="2018-01-29T08:46:00Z">
              <w:r w:rsidDel="0027586B">
                <w:delText>mysql&gt; exit;</w:delText>
              </w:r>
            </w:del>
          </w:p>
          <w:p w14:paraId="7A6C0D3B" w14:textId="1CA5E727" w:rsidR="00023808" w:rsidDel="0027586B" w:rsidRDefault="00023808">
            <w:pPr>
              <w:rPr>
                <w:del w:id="1322" w:author="David Solomon" w:date="2018-01-29T08:46:00Z"/>
              </w:rPr>
              <w:pPrChange w:id="1323" w:author="David Solomon" w:date="2018-02-02T12:08:00Z">
                <w:pPr>
                  <w:pStyle w:val="ListParagraph"/>
                  <w:ind w:left="823"/>
                </w:pPr>
              </w:pPrChange>
            </w:pPr>
            <w:del w:id="1324" w:author="David Solomon" w:date="2018-01-29T08:46:00Z">
              <w:r w:rsidDel="0027586B">
                <w:delText># exit</w:delText>
              </w:r>
            </w:del>
          </w:p>
          <w:p w14:paraId="4CF29AA2" w14:textId="23A172AD" w:rsidR="00023808" w:rsidDel="0027586B" w:rsidRDefault="00023808">
            <w:pPr>
              <w:rPr>
                <w:del w:id="1325" w:author="David Solomon" w:date="2018-01-29T08:46:00Z"/>
              </w:rPr>
              <w:pPrChange w:id="1326" w:author="David Solomon" w:date="2018-02-02T12:08:00Z">
                <w:pPr>
                  <w:pStyle w:val="ListParagraph"/>
                  <w:ind w:left="823"/>
                </w:pPr>
              </w:pPrChange>
            </w:pPr>
          </w:p>
          <w:p w14:paraId="1C462DF4" w14:textId="6DB99938" w:rsidR="007B5AEB" w:rsidDel="0027586B" w:rsidRDefault="007B5AEB">
            <w:pPr>
              <w:rPr>
                <w:del w:id="1327" w:author="David Solomon" w:date="2018-01-29T08:46:00Z"/>
              </w:rPr>
              <w:pPrChange w:id="1328" w:author="David Solomon" w:date="2018-02-02T12:08:00Z">
                <w:pPr>
                  <w:pStyle w:val="ListParagraph"/>
                  <w:numPr>
                    <w:numId w:val="23"/>
                  </w:numPr>
                  <w:ind w:left="823" w:hanging="360"/>
                </w:pPr>
              </w:pPrChange>
            </w:pPr>
            <w:del w:id="1329" w:author="David Solomon" w:date="2018-01-29T08:46:00Z">
              <w:r w:rsidDel="0027586B">
                <w:delText>Delete container “mysql” then recreate and verify that db changes remain:</w:delText>
              </w:r>
            </w:del>
          </w:p>
          <w:p w14:paraId="10124353" w14:textId="0437DA15" w:rsidR="007B5AEB" w:rsidDel="0027586B" w:rsidRDefault="007B5AEB">
            <w:pPr>
              <w:rPr>
                <w:del w:id="1330" w:author="David Solomon" w:date="2018-01-29T08:46:00Z"/>
              </w:rPr>
              <w:pPrChange w:id="1331" w:author="David Solomon" w:date="2018-02-02T12:08:00Z">
                <w:pPr>
                  <w:pStyle w:val="ListParagraph"/>
                  <w:ind w:left="823"/>
                </w:pPr>
              </w:pPrChange>
            </w:pPr>
            <w:del w:id="1332" w:author="David Solomon" w:date="2018-01-29T08:46:00Z">
              <w:r w:rsidDel="0027586B">
                <w:delText>~$ docker container rm -f mysql</w:delText>
              </w:r>
            </w:del>
          </w:p>
          <w:p w14:paraId="5B10A883" w14:textId="6DB5F7EC" w:rsidR="007B5AEB" w:rsidDel="0027586B" w:rsidRDefault="007B5AEB">
            <w:pPr>
              <w:rPr>
                <w:del w:id="1333" w:author="David Solomon" w:date="2018-01-29T08:46:00Z"/>
              </w:rPr>
              <w:pPrChange w:id="1334" w:author="David Solomon" w:date="2018-02-02T12:08:00Z">
                <w:pPr>
                  <w:pStyle w:val="ListParagraph"/>
                  <w:ind w:left="823"/>
                </w:pPr>
              </w:pPrChange>
            </w:pPr>
            <w:del w:id="1335" w:author="David Solomon" w:date="2018-01-29T08:46:00Z">
              <w:r w:rsidDel="0027586B">
                <w:delText>~$ docker volume ls</w:delText>
              </w:r>
            </w:del>
          </w:p>
          <w:p w14:paraId="1649A5B4" w14:textId="6F8CDC7C" w:rsidR="009D313C" w:rsidDel="0027586B" w:rsidRDefault="007B5AEB">
            <w:pPr>
              <w:rPr>
                <w:del w:id="1336" w:author="David Solomon" w:date="2018-01-29T08:46:00Z"/>
              </w:rPr>
              <w:pPrChange w:id="1337" w:author="David Solomon" w:date="2018-02-02T12:08:00Z">
                <w:pPr>
                  <w:pStyle w:val="ListParagraph"/>
                  <w:ind w:left="823"/>
                </w:pPr>
              </w:pPrChange>
            </w:pPr>
            <w:del w:id="1338" w:author="David Solomon" w:date="2018-01-29T08:46:00Z">
              <w:r w:rsidDel="0027586B">
                <w:delText xml:space="preserve">~$ </w:delText>
              </w:r>
              <w:r w:rsidRPr="00D22E68" w:rsidDel="0027586B">
                <w:delText>docker container run -d</w:delText>
              </w:r>
              <w:r w:rsidDel="0027586B">
                <w:delText xml:space="preserve"> --</w:delText>
              </w:r>
              <w:r w:rsidRPr="00D22E68" w:rsidDel="0027586B">
                <w:delText>name mysql</w:delText>
              </w:r>
              <w:r w:rsidDel="0027586B">
                <w:delText>3</w:delText>
              </w:r>
              <w:r w:rsidRPr="00D22E68" w:rsidDel="0027586B">
                <w:delText xml:space="preserve"> -e MYSQL_ALLOW_EMPTY_PASSWORD=True -v mysql-db:/var/lib/mysql mysql</w:delText>
              </w:r>
            </w:del>
          </w:p>
          <w:p w14:paraId="750CB85F" w14:textId="7B7AC354" w:rsidR="007B5AEB" w:rsidDel="0027586B" w:rsidRDefault="007B5AEB">
            <w:pPr>
              <w:rPr>
                <w:del w:id="1339" w:author="David Solomon" w:date="2018-01-29T08:46:00Z"/>
              </w:rPr>
              <w:pPrChange w:id="1340" w:author="David Solomon" w:date="2018-02-02T12:08:00Z">
                <w:pPr>
                  <w:pStyle w:val="ListParagraph"/>
                  <w:ind w:left="823"/>
                </w:pPr>
              </w:pPrChange>
            </w:pPr>
            <w:del w:id="1341" w:author="David Solomon" w:date="2018-01-29T08:46:00Z">
              <w:r w:rsidDel="0027586B">
                <w:delText xml:space="preserve">~$ </w:delText>
              </w:r>
              <w:r w:rsidRPr="006925D3" w:rsidDel="0027586B">
                <w:delText>docker container exec -it mysql</w:delText>
              </w:r>
              <w:r w:rsidDel="0027586B">
                <w:delText>3</w:delText>
              </w:r>
              <w:r w:rsidRPr="006925D3" w:rsidDel="0027586B">
                <w:delText xml:space="preserve"> bash</w:delText>
              </w:r>
            </w:del>
          </w:p>
          <w:p w14:paraId="7A5A0885" w14:textId="2FA46973" w:rsidR="007B5AEB" w:rsidDel="0027586B" w:rsidRDefault="007B5AEB">
            <w:pPr>
              <w:rPr>
                <w:del w:id="1342" w:author="David Solomon" w:date="2018-01-29T08:46:00Z"/>
              </w:rPr>
              <w:pPrChange w:id="1343" w:author="David Solomon" w:date="2018-02-02T12:08:00Z">
                <w:pPr>
                  <w:pStyle w:val="ListParagraph"/>
                  <w:ind w:left="823"/>
                </w:pPr>
              </w:pPrChange>
            </w:pPr>
            <w:del w:id="1344" w:author="David Solomon" w:date="2018-01-29T08:46:00Z">
              <w:r w:rsidDel="0027586B">
                <w:delText># mysql -u root</w:delText>
              </w:r>
            </w:del>
          </w:p>
          <w:p w14:paraId="350846C7" w14:textId="516E2509" w:rsidR="007B5AEB" w:rsidDel="0027586B" w:rsidRDefault="007B5AEB">
            <w:pPr>
              <w:rPr>
                <w:del w:id="1345" w:author="David Solomon" w:date="2018-01-29T08:46:00Z"/>
              </w:rPr>
              <w:pPrChange w:id="1346" w:author="David Solomon" w:date="2018-02-02T12:08:00Z">
                <w:pPr>
                  <w:pStyle w:val="ListParagraph"/>
                  <w:ind w:left="823"/>
                </w:pPr>
              </w:pPrChange>
            </w:pPr>
            <w:del w:id="1347" w:author="David Solomon" w:date="2018-01-29T08:46:00Z">
              <w:r w:rsidDel="0027586B">
                <w:delText>mysql&gt; show databases;</w:delText>
              </w:r>
            </w:del>
          </w:p>
          <w:p w14:paraId="19900C20" w14:textId="098FB652" w:rsidR="007B5AEB" w:rsidDel="0027586B" w:rsidRDefault="007B5AEB">
            <w:pPr>
              <w:rPr>
                <w:del w:id="1348" w:author="David Solomon" w:date="2018-01-29T08:46:00Z"/>
              </w:rPr>
              <w:pPrChange w:id="1349" w:author="David Solomon" w:date="2018-02-02T12:08:00Z">
                <w:pPr>
                  <w:pStyle w:val="ListParagraph"/>
                  <w:ind w:left="823"/>
                </w:pPr>
              </w:pPrChange>
            </w:pPr>
            <w:del w:id="1350" w:author="David Solomon" w:date="2018-01-29T08:46:00Z">
              <w:r w:rsidDel="0027586B">
                <w:delText>mysql&gt; create database apple;</w:delText>
              </w:r>
            </w:del>
          </w:p>
          <w:p w14:paraId="462DD435" w14:textId="6952186A" w:rsidR="007B5AEB" w:rsidDel="0027586B" w:rsidRDefault="007B5AEB">
            <w:pPr>
              <w:rPr>
                <w:del w:id="1351" w:author="David Solomon" w:date="2018-01-29T08:46:00Z"/>
              </w:rPr>
              <w:pPrChange w:id="1352" w:author="David Solomon" w:date="2018-02-02T12:08:00Z">
                <w:pPr>
                  <w:pStyle w:val="ListParagraph"/>
                  <w:ind w:left="823"/>
                </w:pPr>
              </w:pPrChange>
            </w:pPr>
            <w:del w:id="1353" w:author="David Solomon" w:date="2018-01-29T08:46:00Z">
              <w:r w:rsidDel="0027586B">
                <w:delText>mysql&gt; exit;</w:delText>
              </w:r>
            </w:del>
          </w:p>
          <w:p w14:paraId="6732D203" w14:textId="0D7F964B" w:rsidR="007B5AEB" w:rsidDel="0027586B" w:rsidRDefault="007B5AEB">
            <w:pPr>
              <w:rPr>
                <w:del w:id="1354" w:author="David Solomon" w:date="2018-01-29T08:46:00Z"/>
              </w:rPr>
              <w:pPrChange w:id="1355" w:author="David Solomon" w:date="2018-02-02T12:08:00Z">
                <w:pPr>
                  <w:pStyle w:val="ListParagraph"/>
                  <w:ind w:left="823"/>
                </w:pPr>
              </w:pPrChange>
            </w:pPr>
            <w:del w:id="1356" w:author="David Solomon" w:date="2018-01-29T08:46:00Z">
              <w:r w:rsidDel="0027586B">
                <w:delText># exit</w:delText>
              </w:r>
            </w:del>
          </w:p>
          <w:p w14:paraId="52932CA5" w14:textId="72B5716B" w:rsidR="007B5AEB" w:rsidDel="0027586B" w:rsidRDefault="007B5AEB">
            <w:pPr>
              <w:rPr>
                <w:del w:id="1357" w:author="David Solomon" w:date="2018-01-29T08:46:00Z"/>
              </w:rPr>
              <w:pPrChange w:id="1358" w:author="David Solomon" w:date="2018-02-02T12:08:00Z">
                <w:pPr>
                  <w:pStyle w:val="ListParagraph"/>
                  <w:ind w:left="823"/>
                </w:pPr>
              </w:pPrChange>
            </w:pPr>
          </w:p>
          <w:p w14:paraId="69B91F4C" w14:textId="13F4F558" w:rsidR="00A823E8" w:rsidDel="0027586B" w:rsidRDefault="004D475A">
            <w:pPr>
              <w:rPr>
                <w:del w:id="1359" w:author="David Solomon" w:date="2018-01-29T08:46:00Z"/>
              </w:rPr>
              <w:pPrChange w:id="1360" w:author="David Solomon" w:date="2018-02-02T12:08:00Z">
                <w:pPr>
                  <w:pStyle w:val="ListParagraph"/>
                  <w:numPr>
                    <w:numId w:val="23"/>
                  </w:numPr>
                  <w:ind w:left="823" w:hanging="360"/>
                </w:pPr>
              </w:pPrChange>
            </w:pPr>
            <w:del w:id="1361" w:author="David Solomon" w:date="2018-01-29T08:46:00Z">
              <w:r w:rsidDel="0027586B">
                <w:delText>Clean up</w:delText>
              </w:r>
            </w:del>
          </w:p>
          <w:p w14:paraId="6431228B" w14:textId="3774F441" w:rsidR="004D475A" w:rsidDel="0027586B" w:rsidRDefault="004D475A">
            <w:pPr>
              <w:rPr>
                <w:del w:id="1362" w:author="David Solomon" w:date="2018-01-29T08:46:00Z"/>
              </w:rPr>
              <w:pPrChange w:id="1363" w:author="David Solomon" w:date="2018-02-02T12:08:00Z">
                <w:pPr>
                  <w:pStyle w:val="ListParagraph"/>
                  <w:ind w:left="823"/>
                </w:pPr>
              </w:pPrChange>
            </w:pPr>
            <w:del w:id="1364" w:author="David Solomon" w:date="2018-01-29T08:46:00Z">
              <w:r w:rsidDel="0027586B">
                <w:delText>~$ docker container rm -f mysql3</w:delText>
              </w:r>
            </w:del>
          </w:p>
          <w:p w14:paraId="7775130D" w14:textId="1CCB3FCD" w:rsidR="004D475A" w:rsidDel="0027586B" w:rsidRDefault="004D475A">
            <w:pPr>
              <w:rPr>
                <w:del w:id="1365" w:author="David Solomon" w:date="2018-01-29T08:46:00Z"/>
              </w:rPr>
              <w:pPrChange w:id="1366" w:author="David Solomon" w:date="2018-02-02T12:08:00Z">
                <w:pPr>
                  <w:pStyle w:val="ListParagraph"/>
                  <w:ind w:left="823"/>
                </w:pPr>
              </w:pPrChange>
            </w:pPr>
            <w:del w:id="1367" w:author="David Solomon" w:date="2018-01-29T08:46:00Z">
              <w:r w:rsidDel="0027586B">
                <w:delText>~$ docker volume rm mysql-db</w:delText>
              </w:r>
            </w:del>
          </w:p>
          <w:p w14:paraId="47F1FA1D" w14:textId="3C5B5B50" w:rsidR="004D475A" w:rsidDel="0027586B" w:rsidRDefault="004D475A">
            <w:pPr>
              <w:rPr>
                <w:del w:id="1368" w:author="David Solomon" w:date="2018-01-29T08:46:00Z"/>
              </w:rPr>
              <w:pPrChange w:id="1369" w:author="David Solomon" w:date="2018-02-02T12:08:00Z">
                <w:pPr>
                  <w:pStyle w:val="ListParagraph"/>
                  <w:ind w:left="823"/>
                </w:pPr>
              </w:pPrChange>
            </w:pPr>
            <w:del w:id="1370" w:author="David Solomon" w:date="2018-01-29T08:46:00Z">
              <w:r w:rsidDel="0027586B">
                <w:delText>~$ docker volume ls</w:delText>
              </w:r>
            </w:del>
          </w:p>
          <w:p w14:paraId="1F3FC47B" w14:textId="17CADC9D" w:rsidR="004D475A" w:rsidDel="0027586B" w:rsidRDefault="004D475A">
            <w:pPr>
              <w:rPr>
                <w:del w:id="1371" w:author="David Solomon" w:date="2018-01-29T08:46:00Z"/>
              </w:rPr>
              <w:pPrChange w:id="1372" w:author="David Solomon" w:date="2018-02-02T12:08:00Z">
                <w:pPr>
                  <w:pStyle w:val="ListParagraph"/>
                  <w:ind w:left="823"/>
                </w:pPr>
              </w:pPrChange>
            </w:pPr>
            <w:del w:id="1373" w:author="David Solomon" w:date="2018-01-29T08:46:00Z">
              <w:r w:rsidDel="0027586B">
                <w:delText>~$ docker container ls -a</w:delText>
              </w:r>
            </w:del>
          </w:p>
          <w:p w14:paraId="60082868" w14:textId="77777777" w:rsidR="004D475A" w:rsidRDefault="004D475A" w:rsidP="00891E8D">
            <w:pPr>
              <w:pStyle w:val="ListParagraph"/>
              <w:ind w:left="823"/>
            </w:pPr>
          </w:p>
          <w:p w14:paraId="29A185AB" w14:textId="3BB20377" w:rsidR="004D475A" w:rsidRDefault="00A823E8" w:rsidP="00A823E8">
            <w:pPr>
              <w:rPr>
                <w:rFonts w:cstheme="minorHAnsi"/>
              </w:rPr>
            </w:pPr>
            <w:r>
              <w:rPr>
                <w:rFonts w:cstheme="minorHAnsi"/>
              </w:rPr>
              <w:t xml:space="preserve">Volumes are extremely useful for local development projects.  You can maintain several volumes to which you can attach a new </w:t>
            </w:r>
            <w:ins w:id="1374" w:author="David Solomon" w:date="2018-01-29T08:46:00Z">
              <w:r w:rsidR="0027586B">
                <w:rPr>
                  <w:rFonts w:cstheme="minorHAnsi"/>
                </w:rPr>
                <w:t xml:space="preserve">directory or </w:t>
              </w:r>
            </w:ins>
            <w:r>
              <w:rPr>
                <w:rFonts w:cstheme="minorHAnsi"/>
              </w:rPr>
              <w:t>database</w:t>
            </w:r>
            <w:r w:rsidR="004D475A">
              <w:rPr>
                <w:rFonts w:cstheme="minorHAnsi"/>
              </w:rPr>
              <w:t xml:space="preserve"> that fits a specific purpose.</w:t>
            </w:r>
          </w:p>
          <w:p w14:paraId="011491BD" w14:textId="62D85F3A" w:rsidR="004D475A" w:rsidRPr="00A823E8" w:rsidRDefault="004D475A" w:rsidP="00A823E8">
            <w:pPr>
              <w:rPr>
                <w:rFonts w:cstheme="minorHAnsi"/>
              </w:rPr>
            </w:pPr>
          </w:p>
          <w:p w14:paraId="22669B19" w14:textId="77777777" w:rsidR="009D313C" w:rsidRPr="00A31355" w:rsidRDefault="009D313C" w:rsidP="00B43843">
            <w:pPr>
              <w:pStyle w:val="TableParagraph"/>
              <w:tabs>
                <w:tab w:val="left" w:pos="824"/>
              </w:tabs>
              <w:spacing w:before="15"/>
              <w:ind w:left="823"/>
              <w:rPr>
                <w:rFonts w:asciiTheme="minorHAnsi" w:hAnsiTheme="minorHAnsi" w:cstheme="minorHAnsi"/>
              </w:rPr>
            </w:pPr>
          </w:p>
        </w:tc>
      </w:tr>
      <w:tr w:rsidR="009D313C" w:rsidRPr="00A31355" w:rsidDel="0027586B" w14:paraId="563AACA2" w14:textId="660632F7" w:rsidTr="00B43843">
        <w:trPr>
          <w:trHeight w:val="20"/>
          <w:del w:id="1375" w:author="David Solomon" w:date="2018-01-29T08:46:00Z"/>
        </w:trPr>
        <w:tc>
          <w:tcPr>
            <w:tcW w:w="402" w:type="pct"/>
          </w:tcPr>
          <w:p w14:paraId="49681839" w14:textId="373BBF40" w:rsidR="009D313C" w:rsidRPr="00A31355" w:rsidDel="0027586B" w:rsidRDefault="009D313C" w:rsidP="00B43843">
            <w:pPr>
              <w:jc w:val="center"/>
              <w:rPr>
                <w:del w:id="1376" w:author="David Solomon" w:date="2018-01-29T08:46:00Z"/>
                <w:rFonts w:cstheme="minorHAnsi"/>
              </w:rPr>
            </w:pPr>
            <w:del w:id="1377" w:author="David Solomon" w:date="2018-01-29T08:46:00Z">
              <w:r w:rsidRPr="00A31355" w:rsidDel="0027586B">
                <w:rPr>
                  <w:rFonts w:cstheme="minorHAnsi"/>
                </w:rPr>
                <w:lastRenderedPageBreak/>
                <w:delText>2</w:delText>
              </w:r>
            </w:del>
          </w:p>
        </w:tc>
        <w:tc>
          <w:tcPr>
            <w:tcW w:w="4598" w:type="pct"/>
          </w:tcPr>
          <w:p w14:paraId="3976296F" w14:textId="4364B6F5" w:rsidR="009D313C" w:rsidDel="0027586B" w:rsidRDefault="004D475A" w:rsidP="00B43843">
            <w:pPr>
              <w:rPr>
                <w:del w:id="1378" w:author="David Solomon" w:date="2018-01-29T08:46:00Z"/>
                <w:rFonts w:cstheme="minorHAnsi"/>
                <w:b/>
                <w:u w:val="single"/>
              </w:rPr>
            </w:pPr>
            <w:del w:id="1379" w:author="David Solomon" w:date="2018-01-29T08:46:00Z">
              <w:r w:rsidRPr="004D475A" w:rsidDel="0027586B">
                <w:rPr>
                  <w:rFonts w:cstheme="minorHAnsi"/>
                  <w:b/>
                  <w:u w:val="single"/>
                </w:rPr>
                <w:delText>Docker Bind Mounts</w:delText>
              </w:r>
            </w:del>
          </w:p>
          <w:p w14:paraId="778BBE9C" w14:textId="09CBA781" w:rsidR="004D475A" w:rsidDel="0027586B" w:rsidRDefault="004D475A" w:rsidP="004D475A">
            <w:pPr>
              <w:rPr>
                <w:del w:id="1380" w:author="David Solomon" w:date="2018-01-29T08:46:00Z"/>
                <w:rFonts w:cstheme="minorHAnsi"/>
              </w:rPr>
            </w:pPr>
          </w:p>
          <w:p w14:paraId="523AFE78" w14:textId="7AFDD624" w:rsidR="004D475A" w:rsidDel="0027586B" w:rsidRDefault="004D475A" w:rsidP="004D475A">
            <w:pPr>
              <w:rPr>
                <w:del w:id="1381" w:author="David Solomon" w:date="2018-01-29T08:46:00Z"/>
                <w:rFonts w:cstheme="minorHAnsi"/>
              </w:rPr>
            </w:pPr>
            <w:del w:id="1382" w:author="David Solomon" w:date="2018-01-29T08:46:00Z">
              <w:r w:rsidRPr="004D475A" w:rsidDel="0027586B">
                <w:rPr>
                  <w:rFonts w:cstheme="minorHAnsi"/>
                </w:rPr>
                <w:delText xml:space="preserve">Bind mounts differ from volumes in that they are mappings from </w:delText>
              </w:r>
              <w:r w:rsidDel="0027586B">
                <w:rPr>
                  <w:rFonts w:cstheme="minorHAnsi"/>
                </w:rPr>
                <w:delText xml:space="preserve">the host’s file or directory into a </w:delText>
              </w:r>
              <w:r w:rsidRPr="004D475A" w:rsidDel="0027586B">
                <w:rPr>
                  <w:rFonts w:cstheme="minorHAnsi"/>
                </w:rPr>
                <w:delText xml:space="preserve">container </w:delText>
              </w:r>
              <w:r w:rsidDel="0027586B">
                <w:rPr>
                  <w:rFonts w:cstheme="minorHAnsi"/>
                </w:rPr>
                <w:delText>file or directory.  Like volumes, when you delete a container the data is not lost.</w:delText>
              </w:r>
            </w:del>
          </w:p>
          <w:p w14:paraId="5090B4E4" w14:textId="770D0C33" w:rsidR="004D475A" w:rsidRPr="004D475A" w:rsidDel="0027586B" w:rsidRDefault="004D475A" w:rsidP="004D475A">
            <w:pPr>
              <w:rPr>
                <w:del w:id="1383" w:author="David Solomon" w:date="2018-01-29T08:46:00Z"/>
                <w:rFonts w:cstheme="minorHAnsi"/>
              </w:rPr>
            </w:pPr>
          </w:p>
          <w:p w14:paraId="48FD9FA5" w14:textId="4A99FABC" w:rsidR="00A845FC" w:rsidDel="0027586B" w:rsidRDefault="00A845FC" w:rsidP="004D475A">
            <w:pPr>
              <w:pStyle w:val="ListParagraph"/>
              <w:numPr>
                <w:ilvl w:val="0"/>
                <w:numId w:val="24"/>
              </w:numPr>
              <w:rPr>
                <w:del w:id="1384" w:author="David Solomon" w:date="2018-01-29T08:46:00Z"/>
                <w:rFonts w:asciiTheme="minorHAnsi" w:hAnsiTheme="minorHAnsi" w:cstheme="minorHAnsi"/>
                <w:sz w:val="24"/>
                <w:szCs w:val="24"/>
              </w:rPr>
            </w:pPr>
            <w:del w:id="1385" w:author="David Solomon" w:date="2018-01-29T08:46:00Z">
              <w:r w:rsidDel="0027586B">
                <w:rPr>
                  <w:rFonts w:asciiTheme="minorHAnsi" w:hAnsiTheme="minorHAnsi" w:cstheme="minorHAnsi"/>
                  <w:sz w:val="24"/>
                  <w:szCs w:val="24"/>
                </w:rPr>
                <w:delText>Pull down in index.html from Github</w:delText>
              </w:r>
            </w:del>
          </w:p>
          <w:p w14:paraId="16C1B87C" w14:textId="4BD44904" w:rsidR="00A845FC" w:rsidDel="0027586B" w:rsidRDefault="00A845FC" w:rsidP="00A845FC">
            <w:pPr>
              <w:pStyle w:val="ListParagraph"/>
              <w:ind w:left="823"/>
              <w:rPr>
                <w:del w:id="1386" w:author="David Solomon" w:date="2018-01-29T08:46:00Z"/>
                <w:rFonts w:asciiTheme="minorHAnsi" w:hAnsiTheme="minorHAnsi" w:cstheme="minorHAnsi"/>
                <w:sz w:val="24"/>
                <w:szCs w:val="24"/>
              </w:rPr>
            </w:pPr>
            <w:del w:id="1387" w:author="David Solomon" w:date="2018-01-29T08:46:00Z">
              <w:r w:rsidDel="0027586B">
                <w:rPr>
                  <w:rFonts w:asciiTheme="minorHAnsi" w:hAnsiTheme="minorHAnsi" w:cstheme="minorHAnsi"/>
                  <w:sz w:val="24"/>
                  <w:szCs w:val="24"/>
                </w:rPr>
                <w:delText xml:space="preserve">~$ wget </w:delText>
              </w:r>
              <w:r w:rsidR="003E3E5A" w:rsidDel="0027586B">
                <w:fldChar w:fldCharType="begin"/>
              </w:r>
              <w:r w:rsidR="003E3E5A" w:rsidDel="0027586B">
                <w:delInstrText xml:space="preserve"> HYPERLINK "https://github.com/team-wolfpack/Docker-and-Kubernetes-Hands-On/blob/master/index.html" </w:delInstrText>
              </w:r>
              <w:r w:rsidR="003E3E5A" w:rsidDel="0027586B">
                <w:fldChar w:fldCharType="separate"/>
              </w:r>
              <w:r w:rsidRPr="002854CD" w:rsidDel="0027586B">
                <w:rPr>
                  <w:rStyle w:val="Hyperlink"/>
                  <w:rFonts w:cstheme="minorHAnsi"/>
                  <w:szCs w:val="24"/>
                </w:rPr>
                <w:delText>https://github.com/team-wolfpack/Docker-and-Kubernetes-Hands-On/blob/master/index.html</w:delText>
              </w:r>
              <w:r w:rsidR="003E3E5A" w:rsidDel="0027586B">
                <w:rPr>
                  <w:rStyle w:val="Hyperlink"/>
                  <w:rFonts w:cstheme="minorHAnsi"/>
                </w:rPr>
                <w:fldChar w:fldCharType="end"/>
              </w:r>
            </w:del>
          </w:p>
          <w:p w14:paraId="51155B6C" w14:textId="2A0207F4" w:rsidR="00A845FC" w:rsidDel="0027586B" w:rsidRDefault="00A845FC" w:rsidP="00A845FC">
            <w:pPr>
              <w:pStyle w:val="ListParagraph"/>
              <w:ind w:left="823"/>
              <w:rPr>
                <w:del w:id="1388" w:author="David Solomon" w:date="2018-01-29T08:46:00Z"/>
                <w:rFonts w:asciiTheme="minorHAnsi" w:hAnsiTheme="minorHAnsi" w:cstheme="minorHAnsi"/>
                <w:sz w:val="24"/>
                <w:szCs w:val="24"/>
              </w:rPr>
            </w:pPr>
          </w:p>
          <w:p w14:paraId="4C6B4D67" w14:textId="2AF7EBE4" w:rsidR="00A845FC" w:rsidDel="0027586B" w:rsidRDefault="00A845FC" w:rsidP="00A845FC">
            <w:pPr>
              <w:pStyle w:val="ListParagraph"/>
              <w:ind w:left="823"/>
              <w:rPr>
                <w:del w:id="1389" w:author="David Solomon" w:date="2018-01-29T08:46:00Z"/>
                <w:rFonts w:asciiTheme="minorHAnsi" w:hAnsiTheme="minorHAnsi" w:cstheme="minorHAnsi"/>
                <w:sz w:val="24"/>
                <w:szCs w:val="24"/>
              </w:rPr>
            </w:pPr>
            <w:del w:id="1390" w:author="David Solomon" w:date="2018-01-29T08:46:00Z">
              <w:r w:rsidDel="0027586B">
                <w:rPr>
                  <w:rFonts w:asciiTheme="minorHAnsi" w:hAnsiTheme="minorHAnsi" w:cstheme="minorHAnsi"/>
                  <w:sz w:val="24"/>
                  <w:szCs w:val="24"/>
                </w:rPr>
                <w:delText>Inspect the contents of the html file.</w:delText>
              </w:r>
            </w:del>
          </w:p>
          <w:p w14:paraId="09950C63" w14:textId="042151EA" w:rsidR="00A845FC" w:rsidDel="0027586B" w:rsidRDefault="00A845FC" w:rsidP="00A845FC">
            <w:pPr>
              <w:pStyle w:val="ListParagraph"/>
              <w:ind w:left="823"/>
              <w:rPr>
                <w:del w:id="1391" w:author="David Solomon" w:date="2018-01-29T08:46:00Z"/>
                <w:rFonts w:asciiTheme="minorHAnsi" w:hAnsiTheme="minorHAnsi" w:cstheme="minorHAnsi"/>
                <w:sz w:val="24"/>
                <w:szCs w:val="24"/>
              </w:rPr>
            </w:pPr>
          </w:p>
          <w:p w14:paraId="466777FD" w14:textId="0D502772" w:rsidR="009D313C" w:rsidRPr="004D475A" w:rsidDel="0027586B" w:rsidRDefault="009D313C" w:rsidP="00A845FC">
            <w:pPr>
              <w:pStyle w:val="ListParagraph"/>
              <w:ind w:left="823"/>
              <w:rPr>
                <w:del w:id="1392" w:author="David Solomon" w:date="2018-01-29T08:46:00Z"/>
                <w:rFonts w:asciiTheme="minorHAnsi" w:hAnsiTheme="minorHAnsi" w:cstheme="minorHAnsi"/>
                <w:sz w:val="24"/>
                <w:szCs w:val="24"/>
              </w:rPr>
            </w:pPr>
            <w:del w:id="1393" w:author="David Solomon" w:date="2018-01-29T08:46:00Z">
              <w:r w:rsidRPr="004D475A" w:rsidDel="0027586B">
                <w:rPr>
                  <w:rFonts w:asciiTheme="minorHAnsi" w:hAnsiTheme="minorHAnsi" w:cstheme="minorHAnsi"/>
                  <w:sz w:val="24"/>
                  <w:szCs w:val="24"/>
                </w:rPr>
                <w:delText xml:space="preserve"> </w:delText>
              </w:r>
            </w:del>
          </w:p>
          <w:p w14:paraId="2D62FC6B" w14:textId="5706050C" w:rsidR="00A845FC" w:rsidDel="0027586B" w:rsidRDefault="00A845FC" w:rsidP="004D475A">
            <w:pPr>
              <w:pStyle w:val="ListParagraph"/>
              <w:numPr>
                <w:ilvl w:val="0"/>
                <w:numId w:val="24"/>
              </w:numPr>
              <w:rPr>
                <w:del w:id="1394" w:author="David Solomon" w:date="2018-01-29T08:46:00Z"/>
                <w:rFonts w:asciiTheme="minorHAnsi" w:hAnsiTheme="minorHAnsi" w:cstheme="minorHAnsi"/>
                <w:sz w:val="24"/>
                <w:szCs w:val="24"/>
              </w:rPr>
            </w:pPr>
            <w:del w:id="1395" w:author="David Solomon" w:date="2018-01-29T08:46:00Z">
              <w:r w:rsidDel="0027586B">
                <w:rPr>
                  <w:rFonts w:asciiTheme="minorHAnsi" w:hAnsiTheme="minorHAnsi" w:cstheme="minorHAnsi"/>
                  <w:sz w:val="24"/>
                  <w:szCs w:val="24"/>
                </w:rPr>
                <w:delText>Create nginx container and bind mount local directory to specified path within container:</w:delText>
              </w:r>
            </w:del>
          </w:p>
          <w:p w14:paraId="0A730D37" w14:textId="0094FCE3" w:rsidR="009D313C" w:rsidDel="0027586B" w:rsidRDefault="00A845FC" w:rsidP="00A845FC">
            <w:pPr>
              <w:pStyle w:val="ListParagraph"/>
              <w:ind w:left="823"/>
              <w:rPr>
                <w:del w:id="1396" w:author="David Solomon" w:date="2018-01-29T08:46:00Z"/>
                <w:rFonts w:asciiTheme="minorHAnsi" w:hAnsiTheme="minorHAnsi" w:cstheme="minorHAnsi"/>
                <w:sz w:val="24"/>
                <w:szCs w:val="24"/>
              </w:rPr>
            </w:pPr>
            <w:del w:id="1397" w:author="David Solomon" w:date="2018-01-29T08:46:00Z">
              <w:r w:rsidDel="0027586B">
                <w:rPr>
                  <w:rFonts w:asciiTheme="minorHAnsi" w:hAnsiTheme="minorHAnsi" w:cstheme="minorHAnsi"/>
                  <w:sz w:val="24"/>
                  <w:szCs w:val="24"/>
                </w:rPr>
                <w:delText xml:space="preserve">~$ </w:delText>
              </w:r>
              <w:r w:rsidRPr="00A845FC" w:rsidDel="0027586B">
                <w:rPr>
                  <w:rFonts w:asciiTheme="minorHAnsi" w:hAnsiTheme="minorHAnsi" w:cstheme="minorHAnsi"/>
                  <w:sz w:val="24"/>
                  <w:szCs w:val="24"/>
                </w:rPr>
                <w:delText>docker container run -d --name nginx -p 80:80 -v $(pwd):/usr/share/nginx/</w:delText>
              </w:r>
              <w:r w:rsidR="00D77E56" w:rsidRPr="00A845FC" w:rsidDel="0027586B">
                <w:rPr>
                  <w:rFonts w:asciiTheme="minorHAnsi" w:hAnsiTheme="minorHAnsi" w:cstheme="minorHAnsi"/>
                  <w:sz w:val="24"/>
                  <w:szCs w:val="24"/>
                </w:rPr>
                <w:delText>html nginx</w:delText>
              </w:r>
              <w:r w:rsidR="009D313C" w:rsidRPr="004D475A" w:rsidDel="0027586B">
                <w:rPr>
                  <w:rFonts w:asciiTheme="minorHAnsi" w:hAnsiTheme="minorHAnsi" w:cstheme="minorHAnsi"/>
                  <w:sz w:val="24"/>
                  <w:szCs w:val="24"/>
                </w:rPr>
                <w:delText xml:space="preserve"> </w:delText>
              </w:r>
            </w:del>
          </w:p>
          <w:p w14:paraId="6BEA29B2" w14:textId="6EB63A7F" w:rsidR="00A845FC" w:rsidRPr="004D475A" w:rsidDel="0027586B" w:rsidRDefault="00A845FC" w:rsidP="00A845FC">
            <w:pPr>
              <w:pStyle w:val="ListParagraph"/>
              <w:ind w:left="823"/>
              <w:rPr>
                <w:del w:id="1398" w:author="David Solomon" w:date="2018-01-29T08:46:00Z"/>
                <w:rFonts w:asciiTheme="minorHAnsi" w:hAnsiTheme="minorHAnsi" w:cstheme="minorHAnsi"/>
                <w:sz w:val="24"/>
                <w:szCs w:val="24"/>
              </w:rPr>
            </w:pPr>
          </w:p>
          <w:p w14:paraId="2AB4C3D8" w14:textId="5FEF1684" w:rsidR="00A845FC" w:rsidDel="0027586B" w:rsidRDefault="00A845FC" w:rsidP="00A845FC">
            <w:pPr>
              <w:pStyle w:val="ListParagraph"/>
              <w:numPr>
                <w:ilvl w:val="0"/>
                <w:numId w:val="24"/>
              </w:numPr>
              <w:rPr>
                <w:del w:id="1399" w:author="David Solomon" w:date="2018-01-29T08:46:00Z"/>
                <w:rFonts w:asciiTheme="minorHAnsi" w:hAnsiTheme="minorHAnsi" w:cstheme="minorHAnsi"/>
                <w:sz w:val="24"/>
                <w:szCs w:val="24"/>
              </w:rPr>
            </w:pPr>
            <w:del w:id="1400" w:author="David Solomon" w:date="2018-01-29T08:46:00Z">
              <w:r w:rsidDel="0027586B">
                <w:rPr>
                  <w:rFonts w:asciiTheme="minorHAnsi" w:hAnsiTheme="minorHAnsi" w:cstheme="minorHAnsi"/>
                  <w:sz w:val="24"/>
                  <w:szCs w:val="24"/>
                </w:rPr>
                <w:delText>Verify that the correct html is being used:</w:delText>
              </w:r>
            </w:del>
          </w:p>
          <w:p w14:paraId="12919764" w14:textId="723FBF69" w:rsidR="00A845FC" w:rsidDel="0027586B" w:rsidRDefault="00A845FC" w:rsidP="00A845FC">
            <w:pPr>
              <w:pStyle w:val="ListParagraph"/>
              <w:ind w:left="823"/>
              <w:rPr>
                <w:del w:id="1401" w:author="David Solomon" w:date="2018-01-29T08:46:00Z"/>
                <w:rFonts w:asciiTheme="minorHAnsi" w:hAnsiTheme="minorHAnsi" w:cstheme="minorHAnsi"/>
                <w:sz w:val="24"/>
                <w:szCs w:val="24"/>
              </w:rPr>
            </w:pPr>
            <w:del w:id="1402" w:author="David Solomon" w:date="2018-01-29T08:46:00Z">
              <w:r w:rsidDel="0027586B">
                <w:rPr>
                  <w:rFonts w:asciiTheme="minorHAnsi" w:hAnsiTheme="minorHAnsi" w:cstheme="minorHAnsi"/>
                  <w:sz w:val="24"/>
                  <w:szCs w:val="24"/>
                </w:rPr>
                <w:delText>~$ curl localhost</w:delText>
              </w:r>
            </w:del>
          </w:p>
          <w:p w14:paraId="218D95C7" w14:textId="129F09D8" w:rsidR="00A845FC" w:rsidDel="0027586B" w:rsidRDefault="00A845FC" w:rsidP="00A845FC">
            <w:pPr>
              <w:pStyle w:val="ListParagraph"/>
              <w:ind w:left="823"/>
              <w:rPr>
                <w:del w:id="1403" w:author="David Solomon" w:date="2018-01-29T08:46:00Z"/>
                <w:rFonts w:asciiTheme="minorHAnsi" w:hAnsiTheme="minorHAnsi" w:cstheme="minorHAnsi"/>
                <w:sz w:val="24"/>
                <w:szCs w:val="24"/>
              </w:rPr>
            </w:pPr>
          </w:p>
          <w:p w14:paraId="4223A702" w14:textId="7A49701E" w:rsidR="00A845FC" w:rsidDel="0027586B" w:rsidRDefault="00A845FC" w:rsidP="00A845FC">
            <w:pPr>
              <w:pStyle w:val="ListParagraph"/>
              <w:ind w:left="823"/>
              <w:rPr>
                <w:del w:id="1404" w:author="David Solomon" w:date="2018-01-29T08:46:00Z"/>
                <w:rFonts w:asciiTheme="minorHAnsi" w:hAnsiTheme="minorHAnsi" w:cstheme="minorHAnsi"/>
                <w:sz w:val="24"/>
                <w:szCs w:val="24"/>
              </w:rPr>
            </w:pPr>
            <w:del w:id="1405" w:author="David Solomon" w:date="2018-01-29T08:46:00Z">
              <w:r w:rsidDel="0027586B">
                <w:rPr>
                  <w:rFonts w:asciiTheme="minorHAnsi" w:hAnsiTheme="minorHAnsi" w:cstheme="minorHAnsi"/>
                  <w:sz w:val="24"/>
                  <w:szCs w:val="24"/>
                </w:rPr>
                <w:delText>You should see body text of the html file.</w:delText>
              </w:r>
            </w:del>
          </w:p>
          <w:p w14:paraId="6A8404A8" w14:textId="6E5F2821" w:rsidR="00A845FC" w:rsidDel="0027586B" w:rsidRDefault="00A845FC" w:rsidP="00A845FC">
            <w:pPr>
              <w:pStyle w:val="ListParagraph"/>
              <w:ind w:left="823"/>
              <w:rPr>
                <w:del w:id="1406" w:author="David Solomon" w:date="2018-01-29T08:46:00Z"/>
                <w:rFonts w:asciiTheme="minorHAnsi" w:hAnsiTheme="minorHAnsi" w:cstheme="minorHAnsi"/>
                <w:sz w:val="24"/>
                <w:szCs w:val="24"/>
              </w:rPr>
            </w:pPr>
          </w:p>
          <w:p w14:paraId="76D0456C" w14:textId="5B2E0245" w:rsidR="00A845FC" w:rsidRPr="00A845FC" w:rsidDel="0027586B" w:rsidRDefault="00A845FC" w:rsidP="00A845FC">
            <w:pPr>
              <w:pStyle w:val="ListParagraph"/>
              <w:numPr>
                <w:ilvl w:val="0"/>
                <w:numId w:val="24"/>
              </w:numPr>
              <w:rPr>
                <w:del w:id="1407" w:author="David Solomon" w:date="2018-01-29T08:46:00Z"/>
                <w:rFonts w:asciiTheme="minorHAnsi" w:hAnsiTheme="minorHAnsi" w:cstheme="minorHAnsi"/>
                <w:sz w:val="24"/>
                <w:szCs w:val="24"/>
              </w:rPr>
            </w:pPr>
            <w:del w:id="1408" w:author="David Solomon" w:date="2018-01-29T08:46:00Z">
              <w:r w:rsidDel="0027586B">
                <w:rPr>
                  <w:rFonts w:asciiTheme="minorHAnsi" w:hAnsiTheme="minorHAnsi" w:cstheme="minorHAnsi"/>
                  <w:sz w:val="24"/>
                  <w:szCs w:val="24"/>
                </w:rPr>
                <w:delText>Get to shell prompt in container and verify bind mount mapping</w:delText>
              </w:r>
            </w:del>
          </w:p>
          <w:p w14:paraId="70F6A32E" w14:textId="532558B7" w:rsidR="00A845FC" w:rsidDel="0027586B" w:rsidRDefault="00A845FC" w:rsidP="00A845FC">
            <w:pPr>
              <w:pStyle w:val="ListParagraph"/>
              <w:ind w:left="823"/>
              <w:rPr>
                <w:del w:id="1409" w:author="David Solomon" w:date="2018-01-29T08:46:00Z"/>
                <w:rFonts w:cstheme="minorHAnsi"/>
              </w:rPr>
            </w:pPr>
            <w:del w:id="1410" w:author="David Solomon" w:date="2018-01-29T08:46:00Z">
              <w:r w:rsidDel="0027586B">
                <w:rPr>
                  <w:rFonts w:cstheme="minorHAnsi"/>
                </w:rPr>
                <w:delText xml:space="preserve">~$ </w:delText>
              </w:r>
              <w:r w:rsidRPr="00A845FC" w:rsidDel="0027586B">
                <w:rPr>
                  <w:rFonts w:cstheme="minorHAnsi"/>
                </w:rPr>
                <w:delText>docker container exec -it mysql bash</w:delText>
              </w:r>
            </w:del>
          </w:p>
          <w:p w14:paraId="2A360A45" w14:textId="782601E7" w:rsidR="00A845FC" w:rsidDel="0027586B" w:rsidRDefault="00A845FC" w:rsidP="00A845FC">
            <w:pPr>
              <w:pStyle w:val="ListParagraph"/>
              <w:ind w:left="823"/>
              <w:rPr>
                <w:del w:id="1411" w:author="David Solomon" w:date="2018-01-29T08:46:00Z"/>
                <w:rFonts w:asciiTheme="minorHAnsi" w:hAnsiTheme="minorHAnsi" w:cstheme="minorHAnsi"/>
                <w:sz w:val="24"/>
                <w:szCs w:val="24"/>
              </w:rPr>
            </w:pPr>
            <w:del w:id="1412" w:author="David Solomon" w:date="2018-01-29T08:46:00Z">
              <w:r w:rsidDel="0027586B">
                <w:rPr>
                  <w:rFonts w:asciiTheme="minorHAnsi" w:hAnsiTheme="minorHAnsi" w:cstheme="minorHAnsi"/>
                  <w:sz w:val="24"/>
                  <w:szCs w:val="24"/>
                </w:rPr>
                <w:delText># cd /user/share/nginx/html</w:delText>
              </w:r>
            </w:del>
          </w:p>
          <w:p w14:paraId="0EFDFF35" w14:textId="6523F294" w:rsidR="00A845FC" w:rsidDel="0027586B" w:rsidRDefault="00A845FC" w:rsidP="00A845FC">
            <w:pPr>
              <w:pStyle w:val="ListParagraph"/>
              <w:ind w:left="823"/>
              <w:rPr>
                <w:del w:id="1413" w:author="David Solomon" w:date="2018-01-29T08:46:00Z"/>
                <w:rFonts w:asciiTheme="minorHAnsi" w:hAnsiTheme="minorHAnsi" w:cstheme="minorHAnsi"/>
                <w:sz w:val="24"/>
                <w:szCs w:val="24"/>
              </w:rPr>
            </w:pPr>
            <w:del w:id="1414" w:author="David Solomon" w:date="2018-01-29T08:46:00Z">
              <w:r w:rsidDel="0027586B">
                <w:rPr>
                  <w:rFonts w:asciiTheme="minorHAnsi" w:hAnsiTheme="minorHAnsi" w:cstheme="minorHAnsi"/>
                  <w:sz w:val="24"/>
                  <w:szCs w:val="24"/>
                </w:rPr>
                <w:delText># cat index.html</w:delText>
              </w:r>
            </w:del>
          </w:p>
          <w:p w14:paraId="1722A20A" w14:textId="2F1DF4C1" w:rsidR="00A845FC" w:rsidRPr="00A845FC" w:rsidDel="0027586B" w:rsidRDefault="00A845FC" w:rsidP="00A845FC">
            <w:pPr>
              <w:pStyle w:val="ListParagraph"/>
              <w:ind w:left="823"/>
              <w:rPr>
                <w:del w:id="1415" w:author="David Solomon" w:date="2018-01-29T08:46:00Z"/>
                <w:rFonts w:asciiTheme="minorHAnsi" w:hAnsiTheme="minorHAnsi" w:cstheme="minorHAnsi"/>
                <w:sz w:val="24"/>
                <w:szCs w:val="24"/>
              </w:rPr>
            </w:pPr>
          </w:p>
          <w:p w14:paraId="163D9DB2" w14:textId="2B43538D" w:rsidR="00A845FC" w:rsidDel="0027586B" w:rsidRDefault="00A845FC" w:rsidP="00A845FC">
            <w:pPr>
              <w:pStyle w:val="ListParagraph"/>
              <w:numPr>
                <w:ilvl w:val="0"/>
                <w:numId w:val="24"/>
              </w:numPr>
              <w:rPr>
                <w:del w:id="1416" w:author="David Solomon" w:date="2018-01-29T08:46:00Z"/>
                <w:rFonts w:asciiTheme="minorHAnsi" w:hAnsiTheme="minorHAnsi" w:cstheme="minorHAnsi"/>
                <w:sz w:val="24"/>
                <w:szCs w:val="24"/>
              </w:rPr>
            </w:pPr>
            <w:del w:id="1417" w:author="David Solomon" w:date="2018-01-29T08:46:00Z">
              <w:r w:rsidDel="0027586B">
                <w:rPr>
                  <w:rFonts w:asciiTheme="minorHAnsi" w:hAnsiTheme="minorHAnsi" w:cstheme="minorHAnsi"/>
                  <w:sz w:val="24"/>
                  <w:szCs w:val="24"/>
                </w:rPr>
                <w:delText>Open another terminal window on the host and change the index.html file.</w:delText>
              </w:r>
            </w:del>
          </w:p>
          <w:p w14:paraId="7AF318EC" w14:textId="50E90DFB" w:rsidR="00A845FC" w:rsidRPr="00445B83" w:rsidDel="0027586B" w:rsidRDefault="00A845FC" w:rsidP="00A845FC">
            <w:pPr>
              <w:pStyle w:val="ListParagraph"/>
              <w:ind w:left="823"/>
              <w:rPr>
                <w:del w:id="1418" w:author="David Solomon" w:date="2018-01-29T08:46:00Z"/>
                <w:rFonts w:cstheme="minorHAnsi"/>
                <w:sz w:val="24"/>
              </w:rPr>
            </w:pPr>
            <w:del w:id="1419" w:author="David Solomon" w:date="2018-01-29T08:46:00Z">
              <w:r w:rsidRPr="00445B83" w:rsidDel="0027586B">
                <w:rPr>
                  <w:rFonts w:cstheme="minorHAnsi"/>
                  <w:sz w:val="24"/>
                </w:rPr>
                <w:delText>~$ docker container exec -it mysql bash</w:delText>
              </w:r>
            </w:del>
          </w:p>
          <w:p w14:paraId="5B101915" w14:textId="17CA3425" w:rsidR="00A845FC" w:rsidDel="0027586B" w:rsidRDefault="00A845FC" w:rsidP="00A845FC">
            <w:pPr>
              <w:pStyle w:val="ListParagraph"/>
              <w:ind w:left="823"/>
              <w:rPr>
                <w:del w:id="1420" w:author="David Solomon" w:date="2018-01-29T08:46:00Z"/>
                <w:rFonts w:asciiTheme="minorHAnsi" w:hAnsiTheme="minorHAnsi" w:cstheme="minorHAnsi"/>
                <w:sz w:val="24"/>
                <w:szCs w:val="24"/>
              </w:rPr>
            </w:pPr>
            <w:del w:id="1421" w:author="David Solomon" w:date="2018-01-29T08:46:00Z">
              <w:r w:rsidDel="0027586B">
                <w:rPr>
                  <w:rFonts w:asciiTheme="minorHAnsi" w:hAnsiTheme="minorHAnsi" w:cstheme="minorHAnsi"/>
                  <w:sz w:val="24"/>
                  <w:szCs w:val="24"/>
                </w:rPr>
                <w:delText># cd /user/share/nginx/html</w:delText>
              </w:r>
            </w:del>
          </w:p>
          <w:p w14:paraId="139F2481" w14:textId="433F40BD" w:rsidR="00A845FC" w:rsidDel="0027586B" w:rsidRDefault="00A845FC" w:rsidP="00A845FC">
            <w:pPr>
              <w:pStyle w:val="ListParagraph"/>
              <w:ind w:left="823"/>
              <w:rPr>
                <w:del w:id="1422" w:author="David Solomon" w:date="2018-01-29T08:46:00Z"/>
                <w:rFonts w:asciiTheme="minorHAnsi" w:hAnsiTheme="minorHAnsi" w:cstheme="minorHAnsi"/>
                <w:sz w:val="24"/>
                <w:szCs w:val="24"/>
              </w:rPr>
            </w:pPr>
            <w:del w:id="1423" w:author="David Solomon" w:date="2018-01-29T08:46:00Z">
              <w:r w:rsidDel="0027586B">
                <w:rPr>
                  <w:rFonts w:asciiTheme="minorHAnsi" w:hAnsiTheme="minorHAnsi" w:cstheme="minorHAnsi"/>
                  <w:sz w:val="24"/>
                  <w:szCs w:val="24"/>
                </w:rPr>
                <w:delText># cat index.html</w:delText>
              </w:r>
            </w:del>
          </w:p>
          <w:p w14:paraId="485EE1C1" w14:textId="6CA36F92" w:rsidR="00A845FC" w:rsidRPr="00B33FA8" w:rsidDel="0027586B" w:rsidRDefault="00A845FC" w:rsidP="00B33FA8">
            <w:pPr>
              <w:rPr>
                <w:del w:id="1424" w:author="David Solomon" w:date="2018-01-29T08:46:00Z"/>
                <w:rFonts w:cstheme="minorHAnsi"/>
              </w:rPr>
            </w:pPr>
          </w:p>
          <w:p w14:paraId="64882685" w14:textId="54FC16DE" w:rsidR="009D313C" w:rsidRPr="00A31355" w:rsidDel="0027586B" w:rsidRDefault="009D313C" w:rsidP="00B43843">
            <w:pPr>
              <w:rPr>
                <w:del w:id="1425" w:author="David Solomon" w:date="2018-01-29T08:46:00Z"/>
                <w:rFonts w:cstheme="minorHAnsi"/>
                <w:b/>
                <w:u w:val="single"/>
              </w:rPr>
            </w:pPr>
          </w:p>
        </w:tc>
      </w:tr>
    </w:tbl>
    <w:p w14:paraId="3D9664AF" w14:textId="77777777" w:rsidR="009D313C" w:rsidRDefault="009D313C" w:rsidP="009D313C"/>
    <w:p w14:paraId="4DA17294" w14:textId="77777777" w:rsidR="009D313C" w:rsidRDefault="009D313C" w:rsidP="009D313C"/>
    <w:p w14:paraId="45B56BE9" w14:textId="77777777" w:rsidR="009D313C" w:rsidRDefault="009D313C" w:rsidP="009D313C"/>
    <w:p w14:paraId="5BF9A2CF" w14:textId="09FE9BF3" w:rsidR="009D313C" w:rsidRDefault="009D313C" w:rsidP="009D313C"/>
    <w:p w14:paraId="12E7BEE3" w14:textId="50CE455A" w:rsidR="009D313C" w:rsidRDefault="00B33FA8" w:rsidP="009D313C">
      <w:pPr>
        <w:pStyle w:val="Heading2"/>
      </w:pPr>
      <w:bookmarkStart w:id="1426" w:name="_Toc505356150"/>
      <w:r>
        <w:t>Section</w:t>
      </w:r>
      <w:r w:rsidR="009D313C">
        <w:t xml:space="preserve"> </w:t>
      </w:r>
      <w:ins w:id="1427" w:author="David Solomon" w:date="2018-02-02T17:32:00Z">
        <w:r w:rsidR="00891E8D">
          <w:t>2</w:t>
        </w:r>
      </w:ins>
      <w:del w:id="1428" w:author="David Solomon" w:date="2018-01-29T08:47:00Z">
        <w:r w:rsidDel="0027586B">
          <w:delText>4</w:delText>
        </w:r>
      </w:del>
      <w:r w:rsidR="009D313C">
        <w:t>: Lab Summary</w:t>
      </w:r>
      <w:bookmarkEnd w:id="1426"/>
    </w:p>
    <w:p w14:paraId="5F92BC37" w14:textId="77777777" w:rsidR="009D313C" w:rsidRDefault="009D313C" w:rsidP="009D313C"/>
    <w:p w14:paraId="1B4B7B33" w14:textId="146FB025" w:rsidR="009D313C" w:rsidRDefault="00883F07" w:rsidP="009D313C">
      <w:r>
        <w:t xml:space="preserve">In this lab you were introduced to </w:t>
      </w:r>
      <w:del w:id="1429" w:author="David Solomon" w:date="2018-01-29T08:47:00Z">
        <w:r w:rsidDel="0027586B">
          <w:delText>two approaches</w:delText>
        </w:r>
      </w:del>
      <w:ins w:id="1430" w:author="David Solomon" w:date="2018-01-29T08:47:00Z">
        <w:r w:rsidR="0027586B">
          <w:t>one way</w:t>
        </w:r>
      </w:ins>
      <w:r>
        <w:t xml:space="preserve"> to persist data on the host file system.  With volumes the container references a volume object on the local file system.  </w:t>
      </w:r>
      <w:del w:id="1431" w:author="David Solomon" w:date="2018-01-29T08:47:00Z">
        <w:r w:rsidDel="0027586B">
          <w:delText>Bind mounts create a common link between the local file system and the file system in the container.</w:delText>
        </w:r>
        <w:r w:rsidR="00D50AE6" w:rsidDel="0027586B">
          <w:delText xml:space="preserve">  A bound mount can reference either a file or directory on the host file system.</w:delText>
        </w:r>
      </w:del>
    </w:p>
    <w:p w14:paraId="39C2189D" w14:textId="77777777" w:rsidR="009D313C" w:rsidRDefault="009D313C" w:rsidP="009D313C"/>
    <w:p w14:paraId="663704A4" w14:textId="596048F9" w:rsidR="009D313C" w:rsidRDefault="009D313C" w:rsidP="009D313C">
      <w:pPr>
        <w:rPr>
          <w:ins w:id="1432" w:author="David Solomon" w:date="2018-02-02T12:09:00Z"/>
        </w:rPr>
      </w:pPr>
    </w:p>
    <w:p w14:paraId="5DDC6ED8" w14:textId="6C952E01" w:rsidR="00F574EC" w:rsidRDefault="00F574EC" w:rsidP="009D313C">
      <w:pPr>
        <w:rPr>
          <w:ins w:id="1433" w:author="David Solomon" w:date="2018-02-02T12:09:00Z"/>
        </w:rPr>
      </w:pPr>
    </w:p>
    <w:p w14:paraId="3212DEE4" w14:textId="18FD947E" w:rsidR="00F574EC" w:rsidRDefault="00F574EC" w:rsidP="009D313C">
      <w:pPr>
        <w:rPr>
          <w:ins w:id="1434" w:author="David Solomon" w:date="2018-02-02T12:09:00Z"/>
        </w:rPr>
      </w:pPr>
    </w:p>
    <w:p w14:paraId="53365A13" w14:textId="672A5C7F" w:rsidR="00F574EC" w:rsidRDefault="00F574EC" w:rsidP="009D313C">
      <w:pPr>
        <w:rPr>
          <w:ins w:id="1435" w:author="David Solomon" w:date="2018-02-02T12:09:00Z"/>
        </w:rPr>
      </w:pPr>
    </w:p>
    <w:p w14:paraId="5F2B6CEB" w14:textId="1FFE6C15" w:rsidR="00F574EC" w:rsidRDefault="00F574EC" w:rsidP="009D313C">
      <w:pPr>
        <w:rPr>
          <w:ins w:id="1436" w:author="David Solomon" w:date="2018-02-02T12:09:00Z"/>
        </w:rPr>
      </w:pPr>
    </w:p>
    <w:p w14:paraId="7E852D01" w14:textId="561C7539" w:rsidR="00F574EC" w:rsidRDefault="00F574EC" w:rsidP="009D313C">
      <w:pPr>
        <w:rPr>
          <w:ins w:id="1437" w:author="David Solomon" w:date="2018-02-02T12:09:00Z"/>
        </w:rPr>
      </w:pPr>
    </w:p>
    <w:p w14:paraId="1CCA0146" w14:textId="0C9F8DAF" w:rsidR="00F574EC" w:rsidRDefault="00F574EC" w:rsidP="009D313C">
      <w:pPr>
        <w:rPr>
          <w:ins w:id="1438" w:author="David Solomon" w:date="2018-02-02T12:09:00Z"/>
        </w:rPr>
      </w:pPr>
    </w:p>
    <w:p w14:paraId="600B2F57" w14:textId="2824025C" w:rsidR="00F574EC" w:rsidRDefault="00F574EC" w:rsidP="009D313C">
      <w:pPr>
        <w:rPr>
          <w:ins w:id="1439" w:author="David Solomon" w:date="2018-02-02T12:09:00Z"/>
        </w:rPr>
      </w:pPr>
    </w:p>
    <w:p w14:paraId="087B5087" w14:textId="77777777" w:rsidR="00F574EC" w:rsidRDefault="00F574EC" w:rsidP="009D313C"/>
    <w:p w14:paraId="67B9FDF6" w14:textId="77777777" w:rsidR="009D313C" w:rsidRPr="002B07C9" w:rsidRDefault="009D313C" w:rsidP="009D313C">
      <w:pPr>
        <w:rPr>
          <w:highlight w:val="red"/>
        </w:rPr>
      </w:pPr>
    </w:p>
    <w:p w14:paraId="5143F97D" w14:textId="66799AA7" w:rsidR="00B33FA8" w:rsidRPr="00DA098E" w:rsidDel="004D2D5D" w:rsidRDefault="00B33FA8" w:rsidP="008C54E1">
      <w:pPr>
        <w:pStyle w:val="Heading1"/>
        <w:rPr>
          <w:del w:id="1440" w:author="David Solomon" w:date="2018-01-29T12:52:00Z"/>
          <w:sz w:val="28"/>
          <w:szCs w:val="28"/>
          <w:rPrChange w:id="1441" w:author="David Solomon" w:date="2018-02-02T12:44:00Z">
            <w:rPr>
              <w:del w:id="1442" w:author="David Solomon" w:date="2018-01-29T12:52:00Z"/>
            </w:rPr>
          </w:rPrChange>
        </w:rPr>
      </w:pPr>
    </w:p>
    <w:p w14:paraId="69BE8C79" w14:textId="622EE5B0" w:rsidR="00B33FA8" w:rsidRPr="00DA098E" w:rsidDel="004D2D5D" w:rsidRDefault="00B33FA8" w:rsidP="008C54E1">
      <w:pPr>
        <w:pStyle w:val="Heading1"/>
        <w:rPr>
          <w:del w:id="1443" w:author="David Solomon" w:date="2018-01-29T12:52:00Z"/>
          <w:sz w:val="28"/>
          <w:szCs w:val="28"/>
          <w:rPrChange w:id="1444" w:author="David Solomon" w:date="2018-02-02T12:44:00Z">
            <w:rPr>
              <w:del w:id="1445" w:author="David Solomon" w:date="2018-01-29T12:52:00Z"/>
            </w:rPr>
          </w:rPrChange>
        </w:rPr>
      </w:pPr>
    </w:p>
    <w:p w14:paraId="1EC650F9" w14:textId="3C2E75CB" w:rsidR="00B33FA8" w:rsidRPr="00DA098E" w:rsidDel="004D2D5D" w:rsidRDefault="00B33FA8" w:rsidP="00B33FA8">
      <w:pPr>
        <w:rPr>
          <w:del w:id="1446" w:author="David Solomon" w:date="2018-01-29T12:52:00Z"/>
          <w:sz w:val="28"/>
          <w:szCs w:val="28"/>
          <w:rPrChange w:id="1447" w:author="David Solomon" w:date="2018-02-02T12:44:00Z">
            <w:rPr>
              <w:del w:id="1448" w:author="David Solomon" w:date="2018-01-29T12:52:00Z"/>
            </w:rPr>
          </w:rPrChange>
        </w:rPr>
      </w:pPr>
    </w:p>
    <w:p w14:paraId="2EE56338" w14:textId="5D69B2F4" w:rsidR="00B33FA8" w:rsidRPr="00DA098E" w:rsidDel="004D2D5D" w:rsidRDefault="00B33FA8" w:rsidP="00B33FA8">
      <w:pPr>
        <w:rPr>
          <w:del w:id="1449" w:author="David Solomon" w:date="2018-01-29T12:52:00Z"/>
          <w:sz w:val="28"/>
          <w:szCs w:val="28"/>
          <w:rPrChange w:id="1450" w:author="David Solomon" w:date="2018-02-02T12:44:00Z">
            <w:rPr>
              <w:del w:id="1451" w:author="David Solomon" w:date="2018-01-29T12:52:00Z"/>
            </w:rPr>
          </w:rPrChange>
        </w:rPr>
      </w:pPr>
    </w:p>
    <w:p w14:paraId="10BD2091" w14:textId="5B4ED97A" w:rsidR="008C54E1" w:rsidRPr="00DA098E" w:rsidRDefault="00881E11">
      <w:pPr>
        <w:pStyle w:val="Heading1"/>
        <w:jc w:val="center"/>
        <w:rPr>
          <w:sz w:val="28"/>
          <w:szCs w:val="28"/>
          <w:rPrChange w:id="1452" w:author="David Solomon" w:date="2018-02-02T12:44:00Z">
            <w:rPr/>
          </w:rPrChange>
        </w:rPr>
        <w:pPrChange w:id="1453" w:author="David Solomon" w:date="2018-02-02T12:09:00Z">
          <w:pPr>
            <w:pStyle w:val="Heading1"/>
          </w:pPr>
        </w:pPrChange>
      </w:pPr>
      <w:bookmarkStart w:id="1454" w:name="_Toc505356151"/>
      <w:r w:rsidRPr="00DA098E">
        <w:rPr>
          <w:sz w:val="28"/>
          <w:szCs w:val="28"/>
          <w:rPrChange w:id="1455" w:author="David Solomon" w:date="2018-02-02T12:44:00Z">
            <w:rPr/>
          </w:rPrChange>
        </w:rPr>
        <w:t xml:space="preserve">Section </w:t>
      </w:r>
      <w:ins w:id="1456" w:author="David Solomon" w:date="2018-02-02T17:32:00Z">
        <w:r w:rsidR="00891E8D">
          <w:rPr>
            <w:sz w:val="28"/>
            <w:szCs w:val="28"/>
          </w:rPr>
          <w:t>3</w:t>
        </w:r>
      </w:ins>
      <w:del w:id="1457" w:author="David Solomon" w:date="2018-01-29T08:47:00Z">
        <w:r w:rsidRPr="00DA098E" w:rsidDel="0027586B">
          <w:rPr>
            <w:sz w:val="28"/>
            <w:szCs w:val="28"/>
            <w:rPrChange w:id="1458" w:author="David Solomon" w:date="2018-02-02T12:44:00Z">
              <w:rPr/>
            </w:rPrChange>
          </w:rPr>
          <w:delText>5</w:delText>
        </w:r>
      </w:del>
      <w:r w:rsidR="008C54E1" w:rsidRPr="00DA098E">
        <w:rPr>
          <w:sz w:val="28"/>
          <w:szCs w:val="28"/>
          <w:rPrChange w:id="1459" w:author="David Solomon" w:date="2018-02-02T12:44:00Z">
            <w:rPr/>
          </w:rPrChange>
        </w:rPr>
        <w:t xml:space="preserve">: </w:t>
      </w:r>
      <w:r w:rsidRPr="00DA098E">
        <w:rPr>
          <w:sz w:val="28"/>
          <w:szCs w:val="28"/>
          <w:rPrChange w:id="1460" w:author="David Solomon" w:date="2018-02-02T12:44:00Z">
            <w:rPr/>
          </w:rPrChange>
        </w:rPr>
        <w:t xml:space="preserve">Getting Started with </w:t>
      </w:r>
      <w:del w:id="1461" w:author="David Solomon" w:date="2018-02-02T12:09:00Z">
        <w:r w:rsidRPr="00DA098E" w:rsidDel="00F574EC">
          <w:rPr>
            <w:sz w:val="28"/>
            <w:szCs w:val="28"/>
            <w:rPrChange w:id="1462" w:author="David Solomon" w:date="2018-02-02T12:44:00Z">
              <w:rPr/>
            </w:rPrChange>
          </w:rPr>
          <w:delText>Minikube</w:delText>
        </w:r>
      </w:del>
      <w:ins w:id="1463" w:author="David Solomon" w:date="2018-02-02T12:09:00Z">
        <w:r w:rsidR="00F574EC" w:rsidRPr="00DA098E">
          <w:rPr>
            <w:sz w:val="28"/>
            <w:szCs w:val="28"/>
            <w:rPrChange w:id="1464" w:author="David Solomon" w:date="2018-02-02T12:44:00Z">
              <w:rPr/>
            </w:rPrChange>
          </w:rPr>
          <w:t>Kubernetes in IBM Cloud Private</w:t>
        </w:r>
      </w:ins>
      <w:bookmarkEnd w:id="1454"/>
    </w:p>
    <w:p w14:paraId="429719C4" w14:textId="77777777" w:rsidR="008C54E1" w:rsidRDefault="008C54E1" w:rsidP="008C54E1"/>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8C54E1" w14:paraId="481AF3BB" w14:textId="77777777" w:rsidTr="006925D3">
        <w:tc>
          <w:tcPr>
            <w:tcW w:w="2254" w:type="dxa"/>
            <w:tcBorders>
              <w:bottom w:val="single" w:sz="4" w:space="0" w:color="auto"/>
            </w:tcBorders>
            <w:shd w:val="clear" w:color="auto" w:fill="D9D9D9" w:themeFill="background1" w:themeFillShade="D9"/>
          </w:tcPr>
          <w:p w14:paraId="39C44BCC" w14:textId="77777777" w:rsidR="008C54E1" w:rsidRPr="00C7412B" w:rsidRDefault="008C54E1" w:rsidP="006925D3">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3A9C918C" w14:textId="03CDDD82" w:rsidR="008C54E1" w:rsidRPr="00C7412B" w:rsidDel="00F574EC" w:rsidRDefault="008C54E1">
            <w:pPr>
              <w:rPr>
                <w:del w:id="1465" w:author="David Solomon" w:date="2018-02-02T12:10:00Z"/>
                <w:rFonts w:cstheme="minorHAnsi"/>
                <w:color w:val="000000" w:themeColor="text1"/>
                <w:w w:val="105"/>
              </w:rPr>
              <w:pPrChange w:id="1466" w:author="David Solomon" w:date="2018-02-02T12:10:00Z">
                <w:pPr>
                  <w:framePr w:hSpace="180" w:wrap="around" w:vAnchor="text" w:hAnchor="page" w:x="1630" w:y="76"/>
                </w:pPr>
              </w:pPrChange>
            </w:pPr>
            <w:r>
              <w:rPr>
                <w:rFonts w:cstheme="minorHAnsi"/>
                <w:color w:val="000000" w:themeColor="text1"/>
                <w:w w:val="105"/>
              </w:rPr>
              <w:t xml:space="preserve">In this lab you will learn </w:t>
            </w:r>
            <w:ins w:id="1467" w:author="David Solomon" w:date="2018-02-02T12:10:00Z">
              <w:r w:rsidR="00F574EC">
                <w:rPr>
                  <w:rFonts w:cstheme="minorHAnsi"/>
                  <w:color w:val="000000" w:themeColor="text1"/>
                  <w:w w:val="105"/>
                </w:rPr>
                <w:t>how to configure your environment to work with a Kubernetes cluster within IBM Cloud Private</w:t>
              </w:r>
            </w:ins>
            <w:ins w:id="1468" w:author="David Solomon" w:date="2018-02-02T12:11:00Z">
              <w:r w:rsidR="00F574EC">
                <w:rPr>
                  <w:rFonts w:cstheme="minorHAnsi"/>
                  <w:color w:val="000000" w:themeColor="text1"/>
                  <w:w w:val="105"/>
                </w:rPr>
                <w:t xml:space="preserve"> (ICP)</w:t>
              </w:r>
            </w:ins>
            <w:del w:id="1469" w:author="David Solomon" w:date="2018-02-02T12:10:00Z">
              <w:r w:rsidDel="00F574EC">
                <w:rPr>
                  <w:rFonts w:cstheme="minorHAnsi"/>
                  <w:color w:val="000000" w:themeColor="text1"/>
                  <w:w w:val="105"/>
                </w:rPr>
                <w:delText>basic skills as it relates to networking (security &amp; DNS) with Docker containers</w:delText>
              </w:r>
              <w:r w:rsidRPr="00C7412B" w:rsidDel="00F574EC">
                <w:rPr>
                  <w:rFonts w:cstheme="minorHAnsi"/>
                  <w:color w:val="000000" w:themeColor="text1"/>
                  <w:w w:val="105"/>
                </w:rPr>
                <w:delText>:</w:delText>
              </w:r>
            </w:del>
          </w:p>
          <w:p w14:paraId="238889CB" w14:textId="77777777" w:rsidR="008C54E1" w:rsidRPr="00A90B2A" w:rsidRDefault="008C54E1" w:rsidP="00891E8D">
            <w:pPr>
              <w:rPr>
                <w:rFonts w:cstheme="minorHAnsi"/>
                <w:color w:val="000000" w:themeColor="text1"/>
                <w:w w:val="105"/>
              </w:rPr>
            </w:pPr>
          </w:p>
        </w:tc>
      </w:tr>
      <w:tr w:rsidR="008C54E1" w14:paraId="32B012B0" w14:textId="77777777" w:rsidTr="006925D3">
        <w:trPr>
          <w:trHeight w:val="353"/>
        </w:trPr>
        <w:tc>
          <w:tcPr>
            <w:tcW w:w="2254" w:type="dxa"/>
            <w:tcBorders>
              <w:right w:val="nil"/>
            </w:tcBorders>
          </w:tcPr>
          <w:p w14:paraId="4D05359C" w14:textId="77777777" w:rsidR="008C54E1" w:rsidRPr="00C7412B" w:rsidRDefault="008C54E1" w:rsidP="006925D3">
            <w:pPr>
              <w:rPr>
                <w:rFonts w:cstheme="minorHAnsi"/>
                <w:b/>
                <w:bCs/>
                <w:color w:val="4F81BD"/>
                <w:w w:val="105"/>
                <w:sz w:val="28"/>
                <w:szCs w:val="28"/>
              </w:rPr>
            </w:pPr>
          </w:p>
        </w:tc>
        <w:tc>
          <w:tcPr>
            <w:tcW w:w="7096" w:type="dxa"/>
            <w:tcBorders>
              <w:left w:val="nil"/>
            </w:tcBorders>
          </w:tcPr>
          <w:p w14:paraId="5BE671FE" w14:textId="77777777" w:rsidR="008C54E1" w:rsidRPr="00C7412B" w:rsidRDefault="008C54E1" w:rsidP="006925D3">
            <w:pPr>
              <w:rPr>
                <w:rFonts w:cstheme="minorHAnsi"/>
                <w:b/>
                <w:bCs/>
                <w:color w:val="4F81BD"/>
                <w:w w:val="105"/>
                <w:sz w:val="28"/>
                <w:szCs w:val="28"/>
              </w:rPr>
            </w:pPr>
          </w:p>
        </w:tc>
      </w:tr>
      <w:tr w:rsidR="008C54E1" w14:paraId="38D0DA0C" w14:textId="77777777" w:rsidTr="006925D3">
        <w:tc>
          <w:tcPr>
            <w:tcW w:w="2254" w:type="dxa"/>
            <w:tcBorders>
              <w:bottom w:val="single" w:sz="4" w:space="0" w:color="auto"/>
            </w:tcBorders>
            <w:shd w:val="clear" w:color="auto" w:fill="D9D9D9" w:themeFill="background1" w:themeFillShade="D9"/>
          </w:tcPr>
          <w:p w14:paraId="27C9B59E" w14:textId="77777777" w:rsidR="008C54E1" w:rsidRPr="00C7412B" w:rsidRDefault="008C54E1" w:rsidP="006925D3">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00493369" w14:textId="77777777" w:rsidR="008C54E1" w:rsidRPr="00C7412B" w:rsidRDefault="008C54E1" w:rsidP="006925D3">
            <w:pPr>
              <w:rPr>
                <w:rFonts w:cstheme="minorHAnsi"/>
                <w:color w:val="000000" w:themeColor="text1"/>
                <w:w w:val="105"/>
              </w:rPr>
            </w:pPr>
            <w:r w:rsidRPr="00C7412B">
              <w:rPr>
                <w:rFonts w:cstheme="minorHAnsi"/>
                <w:color w:val="000000" w:themeColor="text1"/>
                <w:w w:val="105"/>
              </w:rPr>
              <w:t>Tasks you will complete in this lab exercise include:</w:t>
            </w:r>
          </w:p>
          <w:p w14:paraId="134601CA" w14:textId="77777777" w:rsidR="008C54E1" w:rsidRPr="00C7412B" w:rsidRDefault="008C54E1" w:rsidP="006925D3">
            <w:pPr>
              <w:rPr>
                <w:rFonts w:cstheme="minorHAnsi"/>
                <w:color w:val="000000" w:themeColor="text1"/>
                <w:w w:val="105"/>
              </w:rPr>
            </w:pPr>
          </w:p>
          <w:p w14:paraId="7FBF5029" w14:textId="2FF4570F" w:rsidR="008C54E1" w:rsidRPr="005F1E76" w:rsidRDefault="00692EA2" w:rsidP="006925D3">
            <w:pPr>
              <w:pStyle w:val="ListParagraph"/>
              <w:numPr>
                <w:ilvl w:val="0"/>
                <w:numId w:val="2"/>
              </w:numPr>
              <w:rPr>
                <w:rFonts w:asciiTheme="minorHAnsi" w:hAnsiTheme="minorHAnsi" w:cstheme="minorHAnsi"/>
                <w:color w:val="000000" w:themeColor="text1"/>
                <w:w w:val="105"/>
                <w:sz w:val="24"/>
                <w:szCs w:val="24"/>
              </w:rPr>
            </w:pPr>
            <w:del w:id="1470" w:author="David Solomon" w:date="2018-02-02T12:11:00Z">
              <w:r w:rsidDel="00F574EC">
                <w:rPr>
                  <w:rFonts w:asciiTheme="minorHAnsi" w:hAnsiTheme="minorHAnsi" w:cstheme="minorHAnsi"/>
                  <w:color w:val="000000" w:themeColor="text1"/>
                  <w:w w:val="105"/>
                  <w:sz w:val="24"/>
                  <w:szCs w:val="24"/>
                </w:rPr>
                <w:delText>Start Minikube</w:delText>
              </w:r>
            </w:del>
            <w:ins w:id="1471" w:author="David Solomon" w:date="2018-02-02T12:11:00Z">
              <w:r w:rsidR="00F574EC">
                <w:rPr>
                  <w:rFonts w:asciiTheme="minorHAnsi" w:hAnsiTheme="minorHAnsi" w:cstheme="minorHAnsi"/>
                  <w:color w:val="000000" w:themeColor="text1"/>
                  <w:w w:val="105"/>
                  <w:sz w:val="24"/>
                  <w:szCs w:val="24"/>
                </w:rPr>
                <w:t>Access the IBM Cloud Private Dashboard</w:t>
              </w:r>
            </w:ins>
          </w:p>
          <w:p w14:paraId="697342CA" w14:textId="202F41C8" w:rsidR="008C54E1" w:rsidRPr="005F1E76" w:rsidRDefault="00692EA2" w:rsidP="006925D3">
            <w:pPr>
              <w:pStyle w:val="ListParagraph"/>
              <w:numPr>
                <w:ilvl w:val="0"/>
                <w:numId w:val="2"/>
              </w:numPr>
              <w:rPr>
                <w:rFonts w:asciiTheme="minorHAnsi" w:hAnsiTheme="minorHAnsi" w:cstheme="minorHAnsi"/>
                <w:color w:val="000000" w:themeColor="text1"/>
                <w:w w:val="105"/>
                <w:sz w:val="24"/>
                <w:szCs w:val="24"/>
              </w:rPr>
            </w:pPr>
            <w:del w:id="1472" w:author="David Solomon" w:date="2018-02-02T12:11:00Z">
              <w:r w:rsidDel="00F574EC">
                <w:rPr>
                  <w:rFonts w:asciiTheme="minorHAnsi" w:hAnsiTheme="minorHAnsi" w:cstheme="minorHAnsi"/>
                  <w:color w:val="000000" w:themeColor="text1"/>
                  <w:w w:val="105"/>
                  <w:sz w:val="24"/>
                  <w:szCs w:val="24"/>
                </w:rPr>
                <w:delText>Configure Kubernetes</w:delText>
              </w:r>
            </w:del>
            <w:ins w:id="1473" w:author="David Solomon" w:date="2018-02-02T12:11:00Z">
              <w:r w:rsidR="00F574EC">
                <w:rPr>
                  <w:rFonts w:asciiTheme="minorHAnsi" w:hAnsiTheme="minorHAnsi" w:cstheme="minorHAnsi"/>
                  <w:color w:val="000000" w:themeColor="text1"/>
                  <w:w w:val="105"/>
                  <w:sz w:val="24"/>
                  <w:szCs w:val="24"/>
                </w:rPr>
                <w:t>Access the ICP Kubernetes configuration settings</w:t>
              </w:r>
            </w:ins>
          </w:p>
          <w:p w14:paraId="02EB61DD" w14:textId="77ED1B01" w:rsidR="008C54E1" w:rsidRPr="00692EA2" w:rsidRDefault="00692EA2" w:rsidP="00692EA2">
            <w:pPr>
              <w:pStyle w:val="ListParagraph"/>
              <w:numPr>
                <w:ilvl w:val="0"/>
                <w:numId w:val="2"/>
              </w:numPr>
              <w:rPr>
                <w:rFonts w:asciiTheme="minorHAnsi" w:hAnsiTheme="minorHAnsi" w:cstheme="minorHAnsi"/>
                <w:color w:val="000000" w:themeColor="text1"/>
                <w:w w:val="105"/>
                <w:sz w:val="24"/>
                <w:szCs w:val="24"/>
              </w:rPr>
            </w:pPr>
            <w:del w:id="1474" w:author="David Solomon" w:date="2018-02-02T12:11:00Z">
              <w:r w:rsidDel="00F574EC">
                <w:rPr>
                  <w:rFonts w:asciiTheme="minorHAnsi" w:hAnsiTheme="minorHAnsi" w:cstheme="minorHAnsi"/>
                  <w:color w:val="000000" w:themeColor="text1"/>
                  <w:w w:val="105"/>
                  <w:sz w:val="24"/>
                  <w:szCs w:val="24"/>
                </w:rPr>
                <w:delText>Launch &amp; Explore Kubernetes Dashboard</w:delText>
              </w:r>
            </w:del>
            <w:ins w:id="1475" w:author="David Solomon" w:date="2018-02-02T12:11:00Z">
              <w:r w:rsidR="00F574EC">
                <w:rPr>
                  <w:rFonts w:asciiTheme="minorHAnsi" w:hAnsiTheme="minorHAnsi" w:cstheme="minorHAnsi"/>
                  <w:color w:val="000000" w:themeColor="text1"/>
                  <w:w w:val="105"/>
                  <w:sz w:val="24"/>
                  <w:szCs w:val="24"/>
                </w:rPr>
                <w:t xml:space="preserve">Configure your environment to use the ICP </w:t>
              </w:r>
            </w:ins>
            <w:ins w:id="1476" w:author="David Solomon" w:date="2018-02-02T12:12:00Z">
              <w:r w:rsidR="00F574EC">
                <w:rPr>
                  <w:rFonts w:asciiTheme="minorHAnsi" w:hAnsiTheme="minorHAnsi" w:cstheme="minorHAnsi"/>
                  <w:color w:val="000000" w:themeColor="text1"/>
                  <w:w w:val="105"/>
                  <w:sz w:val="24"/>
                  <w:szCs w:val="24"/>
                </w:rPr>
                <w:t>c</w:t>
              </w:r>
            </w:ins>
            <w:ins w:id="1477" w:author="David Solomon" w:date="2018-02-02T12:11:00Z">
              <w:r w:rsidR="00F574EC">
                <w:rPr>
                  <w:rFonts w:asciiTheme="minorHAnsi" w:hAnsiTheme="minorHAnsi" w:cstheme="minorHAnsi"/>
                  <w:color w:val="000000" w:themeColor="text1"/>
                  <w:w w:val="105"/>
                  <w:sz w:val="24"/>
                  <w:szCs w:val="24"/>
                </w:rPr>
                <w:t>luster</w:t>
              </w:r>
            </w:ins>
          </w:p>
          <w:p w14:paraId="1B161283" w14:textId="77777777" w:rsidR="008C54E1" w:rsidRPr="00C7412B" w:rsidRDefault="008C54E1" w:rsidP="006925D3">
            <w:pPr>
              <w:pStyle w:val="ListParagraph"/>
              <w:ind w:left="1440"/>
              <w:rPr>
                <w:rFonts w:asciiTheme="minorHAnsi" w:hAnsiTheme="minorHAnsi" w:cstheme="minorHAnsi"/>
                <w:color w:val="4F81BD"/>
                <w:w w:val="105"/>
                <w:sz w:val="24"/>
                <w:szCs w:val="24"/>
              </w:rPr>
            </w:pPr>
          </w:p>
        </w:tc>
      </w:tr>
    </w:tbl>
    <w:p w14:paraId="3F49E084" w14:textId="77777777" w:rsidR="008C54E1" w:rsidRDefault="008C54E1" w:rsidP="008C54E1"/>
    <w:p w14:paraId="1036FFD9" w14:textId="77777777" w:rsidR="008C54E1" w:rsidRDefault="008C54E1" w:rsidP="008C54E1"/>
    <w:p w14:paraId="2901DDC8" w14:textId="77777777" w:rsidR="008C54E1" w:rsidRDefault="008C54E1" w:rsidP="008C54E1">
      <w:pPr>
        <w:rPr>
          <w:highlight w:val="red"/>
        </w:rPr>
      </w:pPr>
      <w:r>
        <w:rPr>
          <w:highlight w:val="red"/>
        </w:rPr>
        <w:br w:type="page"/>
      </w:r>
    </w:p>
    <w:p w14:paraId="47A6131A" w14:textId="1F804D44" w:rsidR="008C54E1" w:rsidRPr="00DA098E" w:rsidRDefault="00881E11" w:rsidP="008C54E1">
      <w:pPr>
        <w:pStyle w:val="Heading2"/>
        <w:jc w:val="center"/>
        <w:rPr>
          <w:sz w:val="28"/>
          <w:szCs w:val="28"/>
          <w:rPrChange w:id="1478" w:author="David Solomon" w:date="2018-02-02T12:44:00Z">
            <w:rPr/>
          </w:rPrChange>
        </w:rPr>
      </w:pPr>
      <w:bookmarkStart w:id="1479" w:name="_Toc505356152"/>
      <w:r w:rsidRPr="00DA098E">
        <w:rPr>
          <w:sz w:val="28"/>
          <w:szCs w:val="28"/>
          <w:rPrChange w:id="1480" w:author="David Solomon" w:date="2018-02-02T12:44:00Z">
            <w:rPr/>
          </w:rPrChange>
        </w:rPr>
        <w:lastRenderedPageBreak/>
        <w:t xml:space="preserve">Section </w:t>
      </w:r>
      <w:ins w:id="1481" w:author="David Solomon" w:date="2018-02-02T17:32:00Z">
        <w:r w:rsidR="00891E8D">
          <w:rPr>
            <w:sz w:val="28"/>
            <w:szCs w:val="28"/>
          </w:rPr>
          <w:t>3</w:t>
        </w:r>
      </w:ins>
      <w:del w:id="1482" w:author="David Solomon" w:date="2018-01-29T12:32:00Z">
        <w:r w:rsidRPr="00DA098E" w:rsidDel="006000DB">
          <w:rPr>
            <w:sz w:val="28"/>
            <w:szCs w:val="28"/>
            <w:rPrChange w:id="1483" w:author="David Solomon" w:date="2018-02-02T12:44:00Z">
              <w:rPr/>
            </w:rPrChange>
          </w:rPr>
          <w:delText>5</w:delText>
        </w:r>
      </w:del>
      <w:r w:rsidRPr="00DA098E">
        <w:rPr>
          <w:sz w:val="28"/>
          <w:szCs w:val="28"/>
          <w:rPrChange w:id="1484" w:author="David Solomon" w:date="2018-02-02T12:44:00Z">
            <w:rPr/>
          </w:rPrChange>
        </w:rPr>
        <w:t xml:space="preserve">: Getting Started with </w:t>
      </w:r>
      <w:del w:id="1485" w:author="David Solomon" w:date="2018-02-02T12:44:00Z">
        <w:r w:rsidRPr="00DA098E" w:rsidDel="00DA098E">
          <w:rPr>
            <w:sz w:val="28"/>
            <w:szCs w:val="28"/>
            <w:rPrChange w:id="1486" w:author="David Solomon" w:date="2018-02-02T12:44:00Z">
              <w:rPr/>
            </w:rPrChange>
          </w:rPr>
          <w:delText>Minikube</w:delText>
        </w:r>
      </w:del>
      <w:ins w:id="1487" w:author="David Solomon" w:date="2018-02-02T12:44:00Z">
        <w:r w:rsidR="00DA098E" w:rsidRPr="00DA098E">
          <w:rPr>
            <w:sz w:val="28"/>
            <w:szCs w:val="28"/>
            <w:rPrChange w:id="1488" w:author="David Solomon" w:date="2018-02-02T12:44:00Z">
              <w:rPr/>
            </w:rPrChange>
          </w:rPr>
          <w:t>Kubernetes in IBM Cloud Private</w:t>
        </w:r>
      </w:ins>
      <w:bookmarkEnd w:id="1479"/>
    </w:p>
    <w:p w14:paraId="4937B74B" w14:textId="77777777" w:rsidR="008C54E1" w:rsidRDefault="008C54E1" w:rsidP="008C54E1"/>
    <w:p w14:paraId="797F92D5" w14:textId="7DCBFE52" w:rsidR="008C54E1" w:rsidRDefault="008C54E1" w:rsidP="008C54E1">
      <w:r>
        <w:rPr>
          <w:noProof/>
        </w:rPr>
        <w:drawing>
          <wp:inline distT="0" distB="0" distL="0" distR="0" wp14:anchorId="49E74E10" wp14:editId="5F2BD184">
            <wp:extent cx="5943600" cy="2203704"/>
            <wp:effectExtent l="0" t="12700" r="12700"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2E30E65F" w14:textId="77777777" w:rsidR="008C54E1" w:rsidRDefault="008C54E1" w:rsidP="008C54E1"/>
    <w:p w14:paraId="2502A10E" w14:textId="77777777" w:rsidR="008C54E1" w:rsidRDefault="008C54E1" w:rsidP="008C54E1">
      <w:r>
        <w:br w:type="page"/>
      </w:r>
    </w:p>
    <w:p w14:paraId="70E9680E" w14:textId="03704B56" w:rsidR="008C54E1" w:rsidRDefault="00692EA2" w:rsidP="008C54E1">
      <w:pPr>
        <w:pStyle w:val="Heading2"/>
      </w:pPr>
      <w:bookmarkStart w:id="1489" w:name="_Toc505356153"/>
      <w:r>
        <w:lastRenderedPageBreak/>
        <w:t xml:space="preserve">Section </w:t>
      </w:r>
      <w:ins w:id="1490" w:author="David Solomon" w:date="2018-02-02T17:32:00Z">
        <w:r w:rsidR="00891E8D">
          <w:t>3</w:t>
        </w:r>
      </w:ins>
      <w:del w:id="1491" w:author="David Solomon" w:date="2018-01-29T08:48:00Z">
        <w:r w:rsidDel="008626BF">
          <w:delText>5</w:delText>
        </w:r>
      </w:del>
      <w:r w:rsidR="008C54E1">
        <w:t>: Lab Instructions</w:t>
      </w:r>
      <w:bookmarkEnd w:id="1489"/>
    </w:p>
    <w:p w14:paraId="4549D659" w14:textId="77777777" w:rsidR="008C54E1" w:rsidRDefault="008C54E1" w:rsidP="008C54E1"/>
    <w:tbl>
      <w:tblPr>
        <w:tblStyle w:val="TableGrid"/>
        <w:tblW w:w="5602" w:type="pct"/>
        <w:tblLook w:val="04A0" w:firstRow="1" w:lastRow="0" w:firstColumn="1" w:lastColumn="0" w:noHBand="0" w:noVBand="1"/>
        <w:tblPrChange w:id="1492" w:author="David Solomon" w:date="2018-02-02T13:17:00Z">
          <w:tblPr>
            <w:tblStyle w:val="TableGrid"/>
            <w:tblW w:w="5502" w:type="pct"/>
            <w:tblLook w:val="04A0" w:firstRow="1" w:lastRow="0" w:firstColumn="1" w:lastColumn="0" w:noHBand="0" w:noVBand="1"/>
          </w:tblPr>
        </w:tblPrChange>
      </w:tblPr>
      <w:tblGrid>
        <w:gridCol w:w="792"/>
        <w:gridCol w:w="9684"/>
        <w:tblGridChange w:id="1493">
          <w:tblGrid>
            <w:gridCol w:w="792"/>
            <w:gridCol w:w="9684"/>
          </w:tblGrid>
        </w:tblGridChange>
      </w:tblGrid>
      <w:tr w:rsidR="008C54E1" w:rsidRPr="00A31355" w14:paraId="1D5F1E56" w14:textId="77777777" w:rsidTr="00317112">
        <w:trPr>
          <w:trHeight w:val="566"/>
          <w:tblHeader/>
          <w:trPrChange w:id="1494" w:author="David Solomon" w:date="2018-02-02T13:17:00Z">
            <w:trPr>
              <w:trHeight w:val="566"/>
              <w:tblHeader/>
            </w:trPr>
          </w:trPrChange>
        </w:trPr>
        <w:tc>
          <w:tcPr>
            <w:tcW w:w="378" w:type="pct"/>
            <w:shd w:val="clear" w:color="auto" w:fill="D9D9D9" w:themeFill="background1" w:themeFillShade="D9"/>
            <w:tcPrChange w:id="1495" w:author="David Solomon" w:date="2018-02-02T13:17:00Z">
              <w:tcPr>
                <w:tcW w:w="385" w:type="pct"/>
                <w:shd w:val="clear" w:color="auto" w:fill="D9D9D9" w:themeFill="background1" w:themeFillShade="D9"/>
              </w:tcPr>
            </w:tcPrChange>
          </w:tcPr>
          <w:p w14:paraId="3CB0F883" w14:textId="77777777" w:rsidR="008C54E1" w:rsidRPr="00A31355" w:rsidRDefault="008C54E1" w:rsidP="006925D3">
            <w:pPr>
              <w:jc w:val="center"/>
              <w:rPr>
                <w:rFonts w:cstheme="minorHAnsi"/>
                <w:sz w:val="28"/>
                <w:szCs w:val="28"/>
              </w:rPr>
            </w:pPr>
            <w:r w:rsidRPr="00A31355">
              <w:rPr>
                <w:rFonts w:cstheme="minorHAnsi"/>
                <w:sz w:val="28"/>
                <w:szCs w:val="28"/>
              </w:rPr>
              <w:t>Step</w:t>
            </w:r>
          </w:p>
        </w:tc>
        <w:tc>
          <w:tcPr>
            <w:tcW w:w="4622" w:type="pct"/>
            <w:shd w:val="clear" w:color="auto" w:fill="D9D9D9" w:themeFill="background1" w:themeFillShade="D9"/>
            <w:tcPrChange w:id="1496" w:author="David Solomon" w:date="2018-02-02T13:17:00Z">
              <w:tcPr>
                <w:tcW w:w="4615" w:type="pct"/>
                <w:shd w:val="clear" w:color="auto" w:fill="D9D9D9" w:themeFill="background1" w:themeFillShade="D9"/>
              </w:tcPr>
            </w:tcPrChange>
          </w:tcPr>
          <w:p w14:paraId="6C3A8DCF" w14:textId="77777777" w:rsidR="008C54E1" w:rsidRPr="00A31355" w:rsidRDefault="008C54E1" w:rsidP="006925D3">
            <w:pPr>
              <w:tabs>
                <w:tab w:val="left" w:pos="3870"/>
                <w:tab w:val="left" w:pos="4050"/>
              </w:tabs>
              <w:jc w:val="center"/>
              <w:rPr>
                <w:rFonts w:cstheme="minorHAnsi"/>
                <w:sz w:val="28"/>
                <w:szCs w:val="28"/>
              </w:rPr>
            </w:pPr>
            <w:r w:rsidRPr="00A31355">
              <w:rPr>
                <w:rFonts w:cstheme="minorHAnsi"/>
                <w:sz w:val="28"/>
                <w:szCs w:val="28"/>
              </w:rPr>
              <w:t>Action</w:t>
            </w:r>
          </w:p>
        </w:tc>
      </w:tr>
      <w:tr w:rsidR="008C54E1" w:rsidRPr="00A31355" w14:paraId="08138E3B" w14:textId="77777777" w:rsidTr="00317112">
        <w:tc>
          <w:tcPr>
            <w:tcW w:w="378" w:type="pct"/>
            <w:tcPrChange w:id="1497" w:author="David Solomon" w:date="2018-02-02T13:17:00Z">
              <w:tcPr>
                <w:tcW w:w="385" w:type="pct"/>
              </w:tcPr>
            </w:tcPrChange>
          </w:tcPr>
          <w:p w14:paraId="651B7E84" w14:textId="77777777" w:rsidR="008C54E1" w:rsidRPr="00A31355" w:rsidRDefault="008C54E1" w:rsidP="006925D3">
            <w:pPr>
              <w:jc w:val="center"/>
              <w:rPr>
                <w:rFonts w:cstheme="minorHAnsi"/>
              </w:rPr>
            </w:pPr>
            <w:r w:rsidRPr="00A31355">
              <w:rPr>
                <w:rFonts w:cstheme="minorHAnsi"/>
              </w:rPr>
              <w:t>1</w:t>
            </w:r>
          </w:p>
        </w:tc>
        <w:tc>
          <w:tcPr>
            <w:tcW w:w="4622" w:type="pct"/>
            <w:tcPrChange w:id="1498" w:author="David Solomon" w:date="2018-02-02T13:17:00Z">
              <w:tcPr>
                <w:tcW w:w="4615" w:type="pct"/>
              </w:tcPr>
            </w:tcPrChange>
          </w:tcPr>
          <w:p w14:paraId="434A59F2" w14:textId="613D3047" w:rsidR="00692EA2" w:rsidRPr="00A31355" w:rsidRDefault="00692EA2" w:rsidP="00692EA2">
            <w:pPr>
              <w:rPr>
                <w:rFonts w:cstheme="minorHAnsi"/>
                <w:b/>
                <w:u w:val="single"/>
              </w:rPr>
            </w:pPr>
            <w:del w:id="1499" w:author="David Solomon" w:date="2018-02-02T12:49:00Z">
              <w:r w:rsidDel="00DA098E">
                <w:rPr>
                  <w:rFonts w:cstheme="minorHAnsi"/>
                  <w:b/>
                  <w:u w:val="single"/>
                </w:rPr>
                <w:delText>Start Kubernetes</w:delText>
              </w:r>
            </w:del>
            <w:ins w:id="1500" w:author="David Solomon" w:date="2018-02-02T12:49:00Z">
              <w:r w:rsidR="00DA098E">
                <w:rPr>
                  <w:rFonts w:cstheme="minorHAnsi"/>
                  <w:b/>
                  <w:u w:val="single"/>
                </w:rPr>
                <w:t>Launch the ICP Dashboard</w:t>
              </w:r>
            </w:ins>
          </w:p>
          <w:p w14:paraId="166968CA" w14:textId="77777777" w:rsidR="00692EA2" w:rsidRPr="00A31355" w:rsidRDefault="00692EA2" w:rsidP="00692EA2">
            <w:pPr>
              <w:pStyle w:val="TableParagraph"/>
              <w:spacing w:before="8"/>
              <w:rPr>
                <w:rFonts w:asciiTheme="minorHAnsi" w:hAnsiTheme="minorHAnsi" w:cstheme="minorHAnsi"/>
                <w:b/>
                <w:szCs w:val="24"/>
              </w:rPr>
            </w:pPr>
          </w:p>
          <w:p w14:paraId="4305E308" w14:textId="45A9FB56" w:rsidR="003918E7" w:rsidRDefault="00DA098E" w:rsidP="0088377E">
            <w:pPr>
              <w:pStyle w:val="ListParagraph"/>
              <w:widowControl/>
              <w:numPr>
                <w:ilvl w:val="0"/>
                <w:numId w:val="25"/>
              </w:numPr>
              <w:autoSpaceDE/>
              <w:autoSpaceDN/>
              <w:rPr>
                <w:ins w:id="1501" w:author="David Solomon" w:date="2018-02-02T12:53:00Z"/>
                <w:rFonts w:asciiTheme="minorHAnsi" w:hAnsiTheme="minorHAnsi" w:cstheme="minorHAnsi"/>
                <w:sz w:val="24"/>
                <w:szCs w:val="24"/>
              </w:rPr>
            </w:pPr>
            <w:ins w:id="1502" w:author="David Solomon" w:date="2018-02-02T12:50:00Z">
              <w:r>
                <w:rPr>
                  <w:rFonts w:asciiTheme="minorHAnsi" w:hAnsiTheme="minorHAnsi" w:cstheme="minorHAnsi"/>
                  <w:sz w:val="24"/>
                  <w:szCs w:val="24"/>
                </w:rPr>
                <w:t>ICP has a centralized dashboard and control center</w:t>
              </w:r>
            </w:ins>
            <w:ins w:id="1503" w:author="David Solomon" w:date="2018-02-02T12:51:00Z">
              <w:r w:rsidR="003918E7">
                <w:rPr>
                  <w:rFonts w:asciiTheme="minorHAnsi" w:hAnsiTheme="minorHAnsi" w:cstheme="minorHAnsi"/>
                  <w:sz w:val="24"/>
                  <w:szCs w:val="24"/>
                </w:rPr>
                <w:t xml:space="preserve">.  This dashboard is similar to the classic Kubernetes dashboard but provides </w:t>
              </w:r>
            </w:ins>
            <w:ins w:id="1504" w:author="David Solomon" w:date="2018-02-02T12:59:00Z">
              <w:r w:rsidR="003918E7">
                <w:rPr>
                  <w:rFonts w:asciiTheme="minorHAnsi" w:hAnsiTheme="minorHAnsi" w:cstheme="minorHAnsi"/>
                  <w:sz w:val="24"/>
                  <w:szCs w:val="24"/>
                </w:rPr>
                <w:t>additional enterprise services and features (</w:t>
              </w:r>
              <w:proofErr w:type="spellStart"/>
              <w:r w:rsidR="003918E7">
                <w:rPr>
                  <w:rFonts w:asciiTheme="minorHAnsi" w:hAnsiTheme="minorHAnsi" w:cstheme="minorHAnsi"/>
                  <w:sz w:val="24"/>
                  <w:szCs w:val="24"/>
                </w:rPr>
                <w:t>e.g</w:t>
              </w:r>
              <w:proofErr w:type="spellEnd"/>
              <w:r w:rsidR="003918E7">
                <w:rPr>
                  <w:rFonts w:asciiTheme="minorHAnsi" w:hAnsiTheme="minorHAnsi" w:cstheme="minorHAnsi"/>
                  <w:sz w:val="24"/>
                  <w:szCs w:val="24"/>
                </w:rPr>
                <w:t>, data science, security)</w:t>
              </w:r>
            </w:ins>
            <w:ins w:id="1505" w:author="David Solomon" w:date="2018-02-02T13:00:00Z">
              <w:r w:rsidR="003918E7">
                <w:rPr>
                  <w:rFonts w:asciiTheme="minorHAnsi" w:hAnsiTheme="minorHAnsi" w:cstheme="minorHAnsi"/>
                  <w:sz w:val="24"/>
                  <w:szCs w:val="24"/>
                </w:rPr>
                <w:t>.</w:t>
              </w:r>
            </w:ins>
          </w:p>
          <w:p w14:paraId="110B540C" w14:textId="038E9B72" w:rsidR="003918E7" w:rsidRDefault="003918E7">
            <w:pPr>
              <w:rPr>
                <w:ins w:id="1506" w:author="David Solomon" w:date="2018-02-02T12:53:00Z"/>
                <w:rFonts w:cstheme="minorHAnsi"/>
              </w:rPr>
              <w:pPrChange w:id="1507" w:author="David Solomon" w:date="2018-02-02T12:53:00Z">
                <w:pPr>
                  <w:pStyle w:val="ListParagraph"/>
                  <w:widowControl/>
                  <w:numPr>
                    <w:numId w:val="25"/>
                  </w:numPr>
                  <w:autoSpaceDE/>
                  <w:autoSpaceDN/>
                  <w:ind w:left="823" w:hanging="360"/>
                </w:pPr>
              </w:pPrChange>
            </w:pPr>
          </w:p>
          <w:p w14:paraId="0841B876" w14:textId="3CE2B4CC" w:rsidR="003918E7" w:rsidRDefault="003918E7" w:rsidP="003918E7">
            <w:pPr>
              <w:pStyle w:val="ListParagraph"/>
              <w:widowControl/>
              <w:autoSpaceDE/>
              <w:autoSpaceDN/>
              <w:ind w:left="823"/>
              <w:rPr>
                <w:ins w:id="1508" w:author="David Solomon" w:date="2018-02-02T12:53:00Z"/>
                <w:rFonts w:asciiTheme="minorHAnsi" w:hAnsiTheme="minorHAnsi" w:cstheme="minorHAnsi"/>
                <w:sz w:val="24"/>
                <w:szCs w:val="24"/>
              </w:rPr>
            </w:pPr>
            <w:ins w:id="1509" w:author="David Solomon" w:date="2018-02-02T12:53:00Z">
              <w:r w:rsidRPr="00445B83">
                <w:rPr>
                  <w:rFonts w:asciiTheme="minorHAnsi" w:hAnsiTheme="minorHAnsi" w:cstheme="minorHAnsi"/>
                  <w:sz w:val="24"/>
                  <w:szCs w:val="24"/>
                </w:rPr>
                <w:t xml:space="preserve">Open </w:t>
              </w:r>
              <w:r>
                <w:rPr>
                  <w:rFonts w:asciiTheme="minorHAnsi" w:hAnsiTheme="minorHAnsi" w:cstheme="minorHAnsi"/>
                  <w:sz w:val="24"/>
                  <w:szCs w:val="24"/>
                </w:rPr>
                <w:t>a browser and navigate to the following URL to open the dashboard:</w:t>
              </w:r>
            </w:ins>
          </w:p>
          <w:p w14:paraId="603ED258" w14:textId="0D41C4E5" w:rsidR="003918E7" w:rsidRDefault="003918E7" w:rsidP="003918E7">
            <w:pPr>
              <w:pStyle w:val="ListParagraph"/>
              <w:widowControl/>
              <w:autoSpaceDE/>
              <w:autoSpaceDN/>
              <w:ind w:left="823"/>
              <w:rPr>
                <w:ins w:id="1510" w:author="David Solomon" w:date="2018-02-02T12:54:00Z"/>
                <w:rFonts w:asciiTheme="minorHAnsi" w:hAnsiTheme="minorHAnsi" w:cstheme="minorHAnsi"/>
                <w:sz w:val="24"/>
                <w:szCs w:val="24"/>
              </w:rPr>
            </w:pPr>
          </w:p>
          <w:p w14:paraId="2F2B4A0D" w14:textId="7B0D8CE8" w:rsidR="003918E7" w:rsidRDefault="003918E7">
            <w:pPr>
              <w:pStyle w:val="ListParagraph"/>
              <w:widowControl/>
              <w:autoSpaceDE/>
              <w:autoSpaceDN/>
              <w:ind w:left="2160"/>
              <w:rPr>
                <w:ins w:id="1511" w:author="David Solomon" w:date="2018-02-02T12:54:00Z"/>
                <w:rFonts w:asciiTheme="minorHAnsi" w:hAnsiTheme="minorHAnsi" w:cstheme="minorHAnsi"/>
                <w:sz w:val="24"/>
                <w:szCs w:val="24"/>
              </w:rPr>
              <w:pPrChange w:id="1512" w:author="David Solomon" w:date="2018-02-02T12:54:00Z">
                <w:pPr>
                  <w:pStyle w:val="ListParagraph"/>
                  <w:widowControl/>
                  <w:autoSpaceDE/>
                  <w:autoSpaceDN/>
                  <w:ind w:left="823"/>
                </w:pPr>
              </w:pPrChange>
            </w:pPr>
            <w:ins w:id="1513" w:author="David Solomon" w:date="2018-02-02T12:54:00Z">
              <w:r w:rsidRPr="003918E7">
                <w:rPr>
                  <w:rFonts w:asciiTheme="minorHAnsi" w:hAnsiTheme="minorHAnsi" w:cstheme="minorHAnsi"/>
                  <w:sz w:val="24"/>
                  <w:szCs w:val="24"/>
                </w:rPr>
                <w:t>https://169.46.33.190:8443/</w:t>
              </w:r>
            </w:ins>
          </w:p>
          <w:p w14:paraId="55FF40C5" w14:textId="77777777" w:rsidR="003918E7" w:rsidRDefault="003918E7" w:rsidP="003918E7">
            <w:pPr>
              <w:pStyle w:val="ListParagraph"/>
              <w:widowControl/>
              <w:autoSpaceDE/>
              <w:autoSpaceDN/>
              <w:ind w:left="823"/>
              <w:rPr>
                <w:ins w:id="1514" w:author="David Solomon" w:date="2018-02-02T12:53:00Z"/>
                <w:rFonts w:asciiTheme="minorHAnsi" w:hAnsiTheme="minorHAnsi" w:cstheme="minorHAnsi"/>
                <w:sz w:val="24"/>
                <w:szCs w:val="24"/>
              </w:rPr>
            </w:pPr>
          </w:p>
          <w:p w14:paraId="7CB029D5" w14:textId="3F693AF4" w:rsidR="003918E7" w:rsidRDefault="003918E7" w:rsidP="003918E7">
            <w:pPr>
              <w:pStyle w:val="ListParagraph"/>
              <w:widowControl/>
              <w:autoSpaceDE/>
              <w:autoSpaceDN/>
              <w:ind w:left="823"/>
              <w:rPr>
                <w:ins w:id="1515" w:author="David Solomon" w:date="2018-02-02T12:56:00Z"/>
                <w:rFonts w:asciiTheme="minorHAnsi" w:hAnsiTheme="minorHAnsi" w:cstheme="minorHAnsi"/>
                <w:sz w:val="24"/>
                <w:szCs w:val="24"/>
              </w:rPr>
            </w:pPr>
            <w:ins w:id="1516" w:author="David Solomon" w:date="2018-02-02T12:55:00Z">
              <w:r>
                <w:rPr>
                  <w:rFonts w:asciiTheme="minorHAnsi" w:hAnsiTheme="minorHAnsi" w:cstheme="minorHAnsi"/>
                  <w:sz w:val="24"/>
                  <w:szCs w:val="24"/>
                </w:rPr>
                <w:t>Login with username: admin/ password: admin</w:t>
              </w:r>
            </w:ins>
            <w:ins w:id="1517" w:author="David Solomon" w:date="2018-02-02T12:56:00Z">
              <w:r>
                <w:rPr>
                  <w:rFonts w:asciiTheme="minorHAnsi" w:hAnsiTheme="minorHAnsi" w:cstheme="minorHAnsi"/>
                  <w:sz w:val="24"/>
                  <w:szCs w:val="24"/>
                </w:rPr>
                <w:t>.  Your will then be brought to the main ICP overview page, as shown below:</w:t>
              </w:r>
            </w:ins>
          </w:p>
          <w:p w14:paraId="4307701E" w14:textId="0F6501B3" w:rsidR="003918E7" w:rsidRDefault="003918E7" w:rsidP="003918E7">
            <w:pPr>
              <w:pStyle w:val="ListParagraph"/>
              <w:widowControl/>
              <w:autoSpaceDE/>
              <w:autoSpaceDN/>
              <w:ind w:left="823"/>
              <w:rPr>
                <w:ins w:id="1518" w:author="David Solomon" w:date="2018-02-02T12:56:00Z"/>
                <w:rFonts w:asciiTheme="minorHAnsi" w:hAnsiTheme="minorHAnsi" w:cstheme="minorHAnsi"/>
                <w:sz w:val="24"/>
                <w:szCs w:val="24"/>
              </w:rPr>
            </w:pPr>
          </w:p>
          <w:p w14:paraId="30FED87D" w14:textId="4322DBAF" w:rsidR="003918E7" w:rsidRPr="00445B83" w:rsidRDefault="003918E7" w:rsidP="00891E8D">
            <w:pPr>
              <w:pStyle w:val="ListParagraph"/>
              <w:widowControl/>
              <w:autoSpaceDE/>
              <w:autoSpaceDN/>
              <w:ind w:left="823"/>
              <w:rPr>
                <w:ins w:id="1519" w:author="David Solomon" w:date="2018-02-02T12:53:00Z"/>
                <w:rFonts w:asciiTheme="minorHAnsi" w:hAnsiTheme="minorHAnsi" w:cstheme="minorHAnsi"/>
                <w:sz w:val="24"/>
                <w:szCs w:val="24"/>
              </w:rPr>
            </w:pPr>
            <w:ins w:id="1520" w:author="David Solomon" w:date="2018-02-02T12:56:00Z">
              <w:r w:rsidRPr="003918E7">
                <w:rPr>
                  <w:rFonts w:asciiTheme="minorHAnsi" w:hAnsiTheme="minorHAnsi" w:cstheme="minorHAnsi"/>
                  <w:noProof/>
                  <w:sz w:val="24"/>
                  <w:szCs w:val="24"/>
                </w:rPr>
                <w:drawing>
                  <wp:inline distT="0" distB="0" distL="0" distR="0" wp14:anchorId="2B52B200" wp14:editId="15CF856F">
                    <wp:extent cx="5074888" cy="2838238"/>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5743" cy="2849902"/>
                            </a:xfrm>
                            <a:prstGeom prst="rect">
                              <a:avLst/>
                            </a:prstGeom>
                          </pic:spPr>
                        </pic:pic>
                      </a:graphicData>
                    </a:graphic>
                  </wp:inline>
                </w:drawing>
              </w:r>
            </w:ins>
          </w:p>
          <w:p w14:paraId="74C6762A" w14:textId="77777777" w:rsidR="003918E7" w:rsidRPr="00445B83" w:rsidRDefault="003918E7" w:rsidP="003918E7">
            <w:pPr>
              <w:pStyle w:val="ListParagraph"/>
              <w:widowControl/>
              <w:autoSpaceDE/>
              <w:autoSpaceDN/>
              <w:ind w:left="823"/>
              <w:rPr>
                <w:ins w:id="1521" w:author="David Solomon" w:date="2018-02-02T12:53:00Z"/>
                <w:rFonts w:asciiTheme="minorHAnsi" w:hAnsiTheme="minorHAnsi" w:cstheme="minorHAnsi"/>
                <w:sz w:val="24"/>
                <w:szCs w:val="24"/>
              </w:rPr>
            </w:pPr>
          </w:p>
          <w:p w14:paraId="10EE1665" w14:textId="77777777" w:rsidR="003918E7" w:rsidRPr="00891E8D" w:rsidRDefault="003918E7">
            <w:pPr>
              <w:rPr>
                <w:ins w:id="1522" w:author="David Solomon" w:date="2018-02-02T12:51:00Z"/>
                <w:rFonts w:cstheme="minorHAnsi"/>
              </w:rPr>
              <w:pPrChange w:id="1523" w:author="David Solomon" w:date="2018-02-02T12:53:00Z">
                <w:pPr>
                  <w:pStyle w:val="ListParagraph"/>
                  <w:widowControl/>
                  <w:numPr>
                    <w:numId w:val="25"/>
                  </w:numPr>
                  <w:autoSpaceDE/>
                  <w:autoSpaceDN/>
                  <w:ind w:left="823" w:hanging="360"/>
                </w:pPr>
              </w:pPrChange>
            </w:pPr>
          </w:p>
          <w:p w14:paraId="34FF9FA9" w14:textId="6AACBC0C" w:rsidR="0088377E" w:rsidRPr="00445B83" w:rsidDel="003918E7" w:rsidRDefault="003918E7">
            <w:pPr>
              <w:pStyle w:val="ListParagraph"/>
              <w:widowControl/>
              <w:autoSpaceDE/>
              <w:autoSpaceDN/>
              <w:ind w:left="1646"/>
              <w:rPr>
                <w:del w:id="1524" w:author="David Solomon" w:date="2018-02-02T12:57:00Z"/>
                <w:rFonts w:asciiTheme="minorHAnsi" w:hAnsiTheme="minorHAnsi" w:cstheme="minorHAnsi"/>
                <w:sz w:val="24"/>
                <w:szCs w:val="24"/>
              </w:rPr>
              <w:pPrChange w:id="1525" w:author="David Solomon" w:date="2018-02-02T12:58:00Z">
                <w:pPr>
                  <w:pStyle w:val="ListParagraph"/>
                  <w:widowControl/>
                  <w:numPr>
                    <w:numId w:val="25"/>
                  </w:numPr>
                  <w:autoSpaceDE/>
                  <w:autoSpaceDN/>
                  <w:ind w:left="823" w:hanging="360"/>
                </w:pPr>
              </w:pPrChange>
            </w:pPr>
            <w:ins w:id="1526" w:author="David Solomon" w:date="2018-02-02T12:58:00Z">
              <w:r>
                <w:rPr>
                  <w:rFonts w:cstheme="minorHAnsi"/>
                </w:rPr>
                <w:t>You will notice that this ICP instance is a basic 1-node Kubernetes cluster.</w:t>
              </w:r>
            </w:ins>
            <w:del w:id="1527" w:author="David Solomon" w:date="2018-02-02T12:57:00Z">
              <w:r w:rsidR="00692EA2" w:rsidRPr="00445B83" w:rsidDel="003918E7">
                <w:rPr>
                  <w:rFonts w:asciiTheme="minorHAnsi" w:hAnsiTheme="minorHAnsi" w:cstheme="minorHAnsi"/>
                  <w:sz w:val="24"/>
                  <w:szCs w:val="24"/>
                </w:rPr>
                <w:delText xml:space="preserve">Open </w:delText>
              </w:r>
            </w:del>
            <w:del w:id="1528" w:author="David Solomon" w:date="2018-02-02T12:50:00Z">
              <w:r w:rsidR="00692EA2" w:rsidRPr="00445B83" w:rsidDel="00DA098E">
                <w:rPr>
                  <w:rFonts w:asciiTheme="minorHAnsi" w:hAnsiTheme="minorHAnsi" w:cstheme="minorHAnsi"/>
                  <w:sz w:val="24"/>
                  <w:szCs w:val="24"/>
                </w:rPr>
                <w:delText>a terminal window and type the following command</w:delText>
              </w:r>
            </w:del>
            <w:del w:id="1529" w:author="David Solomon" w:date="2018-02-02T12:57:00Z">
              <w:r w:rsidR="00692EA2" w:rsidRPr="00445B83" w:rsidDel="003918E7">
                <w:rPr>
                  <w:rFonts w:asciiTheme="minorHAnsi" w:hAnsiTheme="minorHAnsi" w:cstheme="minorHAnsi"/>
                  <w:sz w:val="24"/>
                  <w:szCs w:val="24"/>
                </w:rPr>
                <w:delText>.  This will start the Kubernetes cluster.</w:delText>
              </w:r>
            </w:del>
          </w:p>
          <w:p w14:paraId="12509668" w14:textId="0B7FBA02" w:rsidR="00692EA2" w:rsidRPr="00445B83" w:rsidDel="003918E7" w:rsidRDefault="0088377E">
            <w:pPr>
              <w:pStyle w:val="ListParagraph"/>
              <w:widowControl/>
              <w:autoSpaceDE/>
              <w:autoSpaceDN/>
              <w:ind w:left="1646"/>
              <w:rPr>
                <w:del w:id="1530" w:author="David Solomon" w:date="2018-02-02T12:57:00Z"/>
                <w:rFonts w:asciiTheme="minorHAnsi" w:hAnsiTheme="minorHAnsi" w:cstheme="minorHAnsi"/>
                <w:sz w:val="28"/>
                <w:szCs w:val="24"/>
              </w:rPr>
              <w:pPrChange w:id="1531" w:author="David Solomon" w:date="2018-02-02T12:58:00Z">
                <w:pPr>
                  <w:pStyle w:val="ListParagraph"/>
                  <w:widowControl/>
                  <w:autoSpaceDE/>
                  <w:autoSpaceDN/>
                  <w:ind w:left="823"/>
                </w:pPr>
              </w:pPrChange>
            </w:pPr>
            <w:del w:id="1532" w:author="David Solomon" w:date="2018-02-02T12:57:00Z">
              <w:r w:rsidRPr="00445B83" w:rsidDel="003918E7">
                <w:rPr>
                  <w:rFonts w:asciiTheme="minorHAnsi" w:hAnsiTheme="minorHAnsi" w:cstheme="minorHAnsi"/>
                  <w:sz w:val="24"/>
                </w:rPr>
                <w:delText xml:space="preserve">~$ </w:delText>
              </w:r>
              <w:r w:rsidR="00692EA2" w:rsidRPr="00445B83" w:rsidDel="003918E7">
                <w:rPr>
                  <w:rFonts w:asciiTheme="minorHAnsi" w:hAnsiTheme="minorHAnsi" w:cstheme="minorHAnsi"/>
                  <w:sz w:val="24"/>
                </w:rPr>
                <w:delText>minikube start</w:delText>
              </w:r>
            </w:del>
          </w:p>
          <w:p w14:paraId="38A6C130" w14:textId="77777777" w:rsidR="00692EA2" w:rsidRPr="00412CD7" w:rsidRDefault="00692EA2">
            <w:pPr>
              <w:ind w:left="823"/>
              <w:rPr>
                <w:rFonts w:cstheme="minorHAnsi"/>
              </w:rPr>
              <w:pPrChange w:id="1533" w:author="David Solomon" w:date="2018-02-02T12:58:00Z">
                <w:pPr>
                  <w:ind w:left="463"/>
                </w:pPr>
              </w:pPrChange>
            </w:pPr>
          </w:p>
          <w:p w14:paraId="704E2B1F" w14:textId="77777777" w:rsidR="00692EA2" w:rsidRPr="00891E8D" w:rsidDel="003918E7" w:rsidRDefault="00692EA2">
            <w:pPr>
              <w:rPr>
                <w:del w:id="1534" w:author="David Solomon" w:date="2018-02-02T13:01:00Z"/>
                <w:rFonts w:cstheme="minorHAnsi"/>
              </w:rPr>
              <w:pPrChange w:id="1535" w:author="David Solomon" w:date="2018-02-02T12:57:00Z">
                <w:pPr>
                  <w:pStyle w:val="ListParagraph"/>
                  <w:ind w:left="823"/>
                </w:pPr>
              </w:pPrChange>
            </w:pPr>
          </w:p>
          <w:p w14:paraId="01D9388E" w14:textId="553EB0C4" w:rsidR="00692EA2" w:rsidRPr="00891E8D" w:rsidDel="003918E7" w:rsidRDefault="00692EA2">
            <w:pPr>
              <w:rPr>
                <w:del w:id="1536" w:author="David Solomon" w:date="2018-02-02T13:01:00Z"/>
                <w:rFonts w:cstheme="minorHAnsi"/>
              </w:rPr>
              <w:pPrChange w:id="1537" w:author="David Solomon" w:date="2018-02-02T13:01:00Z">
                <w:pPr>
                  <w:pStyle w:val="ListParagraph"/>
                  <w:ind w:left="-99"/>
                  <w:jc w:val="center"/>
                </w:pPr>
              </w:pPrChange>
            </w:pPr>
            <w:del w:id="1538" w:author="David Solomon" w:date="2018-02-02T12:57:00Z">
              <w:r w:rsidRPr="001C6A2D" w:rsidDel="003918E7">
                <w:rPr>
                  <w:noProof/>
                </w:rPr>
                <w:drawing>
                  <wp:inline distT="0" distB="0" distL="0" distR="0" wp14:anchorId="1297D0AE" wp14:editId="611026F1">
                    <wp:extent cx="5544766" cy="261362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336" cy="2614834"/>
                            </a:xfrm>
                            <a:prstGeom prst="rect">
                              <a:avLst/>
                            </a:prstGeom>
                          </pic:spPr>
                        </pic:pic>
                      </a:graphicData>
                    </a:graphic>
                  </wp:inline>
                </w:drawing>
              </w:r>
            </w:del>
          </w:p>
          <w:p w14:paraId="055B4F78" w14:textId="77777777" w:rsidR="00692EA2" w:rsidRPr="009D313C" w:rsidDel="003918E7" w:rsidRDefault="00692EA2">
            <w:pPr>
              <w:rPr>
                <w:del w:id="1539" w:author="David Solomon" w:date="2018-02-02T13:01:00Z"/>
              </w:rPr>
              <w:pPrChange w:id="1540" w:author="David Solomon" w:date="2018-02-02T13:01:00Z">
                <w:pPr>
                  <w:pStyle w:val="ListParagraph"/>
                  <w:ind w:left="823"/>
                </w:pPr>
              </w:pPrChange>
            </w:pPr>
          </w:p>
          <w:p w14:paraId="1B0464B2" w14:textId="38E9AE12" w:rsidR="00692EA2" w:rsidRPr="0029542E" w:rsidDel="003918E7" w:rsidRDefault="00692EA2">
            <w:pPr>
              <w:rPr>
                <w:del w:id="1541" w:author="David Solomon" w:date="2018-02-02T13:01:00Z"/>
              </w:rPr>
              <w:pPrChange w:id="1542" w:author="David Solomon" w:date="2018-02-02T13:01:00Z">
                <w:pPr>
                  <w:pStyle w:val="ListParagraph"/>
                  <w:numPr>
                    <w:numId w:val="25"/>
                  </w:numPr>
                  <w:ind w:left="823" w:hanging="360"/>
                </w:pPr>
              </w:pPrChange>
            </w:pPr>
            <w:del w:id="1543" w:author="David Solomon" w:date="2018-02-02T13:01:00Z">
              <w:r w:rsidRPr="00891E8D" w:rsidDel="003918E7">
                <w:delText>Confirm that Minikube ha</w:delText>
              </w:r>
              <w:r w:rsidRPr="00561A2B" w:rsidDel="003918E7">
                <w:delText>s successfully started, as shown above.</w:delText>
              </w:r>
            </w:del>
          </w:p>
          <w:p w14:paraId="47F47404" w14:textId="77777777" w:rsidR="008C54E1" w:rsidRPr="00A31355" w:rsidRDefault="008C54E1">
            <w:pPr>
              <w:pPrChange w:id="1544" w:author="David Solomon" w:date="2018-02-02T13:01:00Z">
                <w:pPr>
                  <w:pStyle w:val="TableParagraph"/>
                  <w:tabs>
                    <w:tab w:val="left" w:pos="824"/>
                  </w:tabs>
                  <w:spacing w:before="15"/>
                  <w:ind w:left="823"/>
                </w:pPr>
              </w:pPrChange>
            </w:pPr>
          </w:p>
        </w:tc>
      </w:tr>
      <w:tr w:rsidR="008C54E1" w:rsidRPr="00A31355" w14:paraId="3AC73576" w14:textId="77777777" w:rsidTr="00317112">
        <w:trPr>
          <w:trHeight w:val="20"/>
          <w:trPrChange w:id="1545" w:author="David Solomon" w:date="2018-02-02T13:17:00Z">
            <w:trPr>
              <w:trHeight w:val="20"/>
            </w:trPr>
          </w:trPrChange>
        </w:trPr>
        <w:tc>
          <w:tcPr>
            <w:tcW w:w="378" w:type="pct"/>
            <w:tcPrChange w:id="1546" w:author="David Solomon" w:date="2018-02-02T13:17:00Z">
              <w:tcPr>
                <w:tcW w:w="385" w:type="pct"/>
              </w:tcPr>
            </w:tcPrChange>
          </w:tcPr>
          <w:p w14:paraId="71441990" w14:textId="77777777" w:rsidR="008C54E1" w:rsidRPr="00A31355" w:rsidRDefault="008C54E1" w:rsidP="006925D3">
            <w:pPr>
              <w:jc w:val="center"/>
              <w:rPr>
                <w:rFonts w:cstheme="minorHAnsi"/>
              </w:rPr>
            </w:pPr>
            <w:r w:rsidRPr="00A31355">
              <w:rPr>
                <w:rFonts w:cstheme="minorHAnsi"/>
              </w:rPr>
              <w:t>2</w:t>
            </w:r>
          </w:p>
        </w:tc>
        <w:tc>
          <w:tcPr>
            <w:tcW w:w="4622" w:type="pct"/>
            <w:tcPrChange w:id="1547" w:author="David Solomon" w:date="2018-02-02T13:17:00Z">
              <w:tcPr>
                <w:tcW w:w="4615" w:type="pct"/>
              </w:tcPr>
            </w:tcPrChange>
          </w:tcPr>
          <w:p w14:paraId="40FC868F" w14:textId="148490E7" w:rsidR="0070389B" w:rsidRDefault="0070389B" w:rsidP="0070389B">
            <w:pPr>
              <w:rPr>
                <w:rFonts w:cstheme="minorHAnsi"/>
                <w:b/>
                <w:u w:val="single"/>
              </w:rPr>
            </w:pPr>
            <w:r>
              <w:rPr>
                <w:rFonts w:cstheme="minorHAnsi"/>
                <w:b/>
                <w:u w:val="single"/>
              </w:rPr>
              <w:t xml:space="preserve">Configure </w:t>
            </w:r>
            <w:del w:id="1548" w:author="David Solomon" w:date="2018-02-02T13:03:00Z">
              <w:r w:rsidDel="00DB1A87">
                <w:rPr>
                  <w:rFonts w:cstheme="minorHAnsi"/>
                  <w:b/>
                  <w:u w:val="single"/>
                </w:rPr>
                <w:delText>the Kubernetes</w:delText>
              </w:r>
            </w:del>
            <w:ins w:id="1549" w:author="David Solomon" w:date="2018-02-02T13:03:00Z">
              <w:r w:rsidR="00DB1A87">
                <w:rPr>
                  <w:rFonts w:cstheme="minorHAnsi"/>
                  <w:b/>
                  <w:u w:val="single"/>
                </w:rPr>
                <w:t>your</w:t>
              </w:r>
            </w:ins>
            <w:r>
              <w:rPr>
                <w:rFonts w:cstheme="minorHAnsi"/>
                <w:b/>
                <w:u w:val="single"/>
              </w:rPr>
              <w:t xml:space="preserve"> Environment</w:t>
            </w:r>
            <w:ins w:id="1550" w:author="David Solomon" w:date="2018-02-02T13:03:00Z">
              <w:r w:rsidR="00DB1A87">
                <w:rPr>
                  <w:rFonts w:cstheme="minorHAnsi"/>
                  <w:b/>
                  <w:u w:val="single"/>
                </w:rPr>
                <w:t xml:space="preserve"> for ICP</w:t>
              </w:r>
            </w:ins>
          </w:p>
          <w:p w14:paraId="32C2F6EA" w14:textId="77777777" w:rsidR="0070389B" w:rsidRDefault="0070389B" w:rsidP="0070389B">
            <w:pPr>
              <w:rPr>
                <w:rFonts w:cstheme="minorHAnsi"/>
                <w:b/>
                <w:u w:val="single"/>
              </w:rPr>
            </w:pPr>
          </w:p>
          <w:p w14:paraId="6D90231C" w14:textId="03F1561B" w:rsidR="0070389B" w:rsidRPr="0070389B" w:rsidRDefault="0070389B" w:rsidP="0070389B">
            <w:pPr>
              <w:pStyle w:val="ListParagraph"/>
              <w:numPr>
                <w:ilvl w:val="0"/>
                <w:numId w:val="26"/>
              </w:numPr>
              <w:rPr>
                <w:rFonts w:asciiTheme="minorHAnsi" w:hAnsiTheme="minorHAnsi" w:cstheme="minorHAnsi"/>
                <w:sz w:val="24"/>
                <w:szCs w:val="24"/>
              </w:rPr>
            </w:pPr>
            <w:del w:id="1551" w:author="David Solomon" w:date="2018-02-02T13:03:00Z">
              <w:r w:rsidDel="00DB1A87">
                <w:rPr>
                  <w:rFonts w:asciiTheme="minorHAnsi" w:hAnsiTheme="minorHAnsi" w:cstheme="minorHAnsi"/>
                  <w:sz w:val="24"/>
                  <w:szCs w:val="24"/>
                </w:rPr>
                <w:delText>Run the following command to set the current Kubernetes environment to our local cluster (the default cluster name is “minikube”)</w:delText>
              </w:r>
            </w:del>
            <w:ins w:id="1552" w:author="David Solomon" w:date="2018-02-02T13:03:00Z">
              <w:r w:rsidR="00DB1A87">
                <w:rPr>
                  <w:rFonts w:asciiTheme="minorHAnsi" w:hAnsiTheme="minorHAnsi" w:cstheme="minorHAnsi"/>
                  <w:sz w:val="24"/>
                  <w:szCs w:val="24"/>
                </w:rPr>
                <w:t>In order to interact with and control the ICP cluster remotely</w:t>
              </w:r>
            </w:ins>
            <w:ins w:id="1553" w:author="David Solomon" w:date="2018-02-02T13:04:00Z">
              <w:r w:rsidR="00DB1A87">
                <w:rPr>
                  <w:rFonts w:asciiTheme="minorHAnsi" w:hAnsiTheme="minorHAnsi" w:cstheme="minorHAnsi"/>
                  <w:sz w:val="24"/>
                  <w:szCs w:val="24"/>
                </w:rPr>
                <w:t xml:space="preserve"> using </w:t>
              </w:r>
              <w:proofErr w:type="spellStart"/>
              <w:r w:rsidR="00DB1A87">
                <w:rPr>
                  <w:rFonts w:asciiTheme="minorHAnsi" w:hAnsiTheme="minorHAnsi" w:cstheme="minorHAnsi"/>
                  <w:sz w:val="24"/>
                  <w:szCs w:val="24"/>
                </w:rPr>
                <w:t>kubectl</w:t>
              </w:r>
              <w:proofErr w:type="spellEnd"/>
              <w:r w:rsidR="00DB1A87">
                <w:rPr>
                  <w:rFonts w:asciiTheme="minorHAnsi" w:hAnsiTheme="minorHAnsi" w:cstheme="minorHAnsi"/>
                  <w:sz w:val="24"/>
                  <w:szCs w:val="24"/>
                </w:rPr>
                <w:t xml:space="preserve">, you will need to first configure your environment to direct all </w:t>
              </w:r>
              <w:proofErr w:type="spellStart"/>
              <w:r w:rsidR="00DB1A87">
                <w:rPr>
                  <w:rFonts w:asciiTheme="minorHAnsi" w:hAnsiTheme="minorHAnsi" w:cstheme="minorHAnsi"/>
                  <w:sz w:val="24"/>
                  <w:szCs w:val="24"/>
                </w:rPr>
                <w:t>kubectl</w:t>
              </w:r>
              <w:proofErr w:type="spellEnd"/>
              <w:r w:rsidR="00DB1A87">
                <w:rPr>
                  <w:rFonts w:asciiTheme="minorHAnsi" w:hAnsiTheme="minorHAnsi" w:cstheme="minorHAnsi"/>
                  <w:sz w:val="24"/>
                  <w:szCs w:val="24"/>
                </w:rPr>
                <w:t xml:space="preserve"> commands to the ICP cluster.  Fortunately, ICP helps with this by quickly providing the appropriate configuration settings for the cluster.  </w:t>
              </w:r>
            </w:ins>
          </w:p>
          <w:p w14:paraId="2C34CE7F" w14:textId="77777777" w:rsidR="00DB1A87" w:rsidRDefault="00DB1A87" w:rsidP="0070389B">
            <w:pPr>
              <w:pStyle w:val="ListParagraph"/>
              <w:ind w:left="823"/>
              <w:rPr>
                <w:ins w:id="1554" w:author="David Solomon" w:date="2018-02-02T13:09:00Z"/>
                <w:rFonts w:asciiTheme="minorHAnsi" w:hAnsiTheme="minorHAnsi" w:cstheme="minorHAnsi"/>
                <w:sz w:val="24"/>
                <w:szCs w:val="24"/>
              </w:rPr>
            </w:pPr>
            <w:ins w:id="1555" w:author="David Solomon" w:date="2018-02-02T13:06:00Z">
              <w:r>
                <w:rPr>
                  <w:rFonts w:asciiTheme="minorHAnsi" w:hAnsiTheme="minorHAnsi" w:cstheme="minorHAnsi"/>
                  <w:sz w:val="24"/>
                  <w:szCs w:val="24"/>
                </w:rPr>
                <w:lastRenderedPageBreak/>
                <w:t xml:space="preserve">On the ICP Dashboard, click on the </w:t>
              </w:r>
            </w:ins>
            <w:ins w:id="1556" w:author="David Solomon" w:date="2018-02-02T13:07:00Z">
              <w:r>
                <w:rPr>
                  <w:rFonts w:asciiTheme="minorHAnsi" w:hAnsiTheme="minorHAnsi" w:cstheme="minorHAnsi"/>
                  <w:sz w:val="24"/>
                  <w:szCs w:val="24"/>
                </w:rPr>
                <w:t xml:space="preserve">word “admin” at the top left of the page next to the </w:t>
              </w:r>
            </w:ins>
            <w:ins w:id="1557" w:author="David Solomon" w:date="2018-02-02T13:08:00Z">
              <w:r w:rsidRPr="00DB1A87">
                <w:rPr>
                  <w:rFonts w:asciiTheme="minorHAnsi" w:hAnsiTheme="minorHAnsi" w:cstheme="minorHAnsi"/>
                  <w:noProof/>
                  <w:sz w:val="24"/>
                  <w:szCs w:val="24"/>
                </w:rPr>
                <w:drawing>
                  <wp:inline distT="0" distB="0" distL="0" distR="0" wp14:anchorId="7BDD45FE" wp14:editId="750AF9E3">
                    <wp:extent cx="363275" cy="290620"/>
                    <wp:effectExtent l="0" t="0" r="508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329" cy="304263"/>
                            </a:xfrm>
                            <a:prstGeom prst="rect">
                              <a:avLst/>
                            </a:prstGeom>
                          </pic:spPr>
                        </pic:pic>
                      </a:graphicData>
                    </a:graphic>
                  </wp:inline>
                </w:drawing>
              </w:r>
              <w:r>
                <w:rPr>
                  <w:rFonts w:asciiTheme="minorHAnsi" w:hAnsiTheme="minorHAnsi" w:cstheme="minorHAnsi"/>
                  <w:sz w:val="24"/>
                  <w:szCs w:val="24"/>
                </w:rPr>
                <w:t xml:space="preserve"> symbol.  You will then see two options, “Configure Client” and “Logout”</w:t>
              </w:r>
            </w:ins>
            <w:ins w:id="1558" w:author="David Solomon" w:date="2018-02-02T13:09:00Z">
              <w:r>
                <w:rPr>
                  <w:rFonts w:asciiTheme="minorHAnsi" w:hAnsiTheme="minorHAnsi" w:cstheme="minorHAnsi"/>
                  <w:sz w:val="24"/>
                  <w:szCs w:val="24"/>
                </w:rPr>
                <w:t>.  Select “Configure Client”.</w:t>
              </w:r>
            </w:ins>
          </w:p>
          <w:p w14:paraId="140C4B41" w14:textId="77777777" w:rsidR="00DB1A87" w:rsidRDefault="00DB1A87" w:rsidP="0070389B">
            <w:pPr>
              <w:pStyle w:val="ListParagraph"/>
              <w:ind w:left="823"/>
              <w:rPr>
                <w:ins w:id="1559" w:author="David Solomon" w:date="2018-02-02T13:09:00Z"/>
                <w:rFonts w:asciiTheme="minorHAnsi" w:hAnsiTheme="minorHAnsi" w:cstheme="minorHAnsi"/>
                <w:sz w:val="24"/>
                <w:szCs w:val="24"/>
              </w:rPr>
            </w:pPr>
          </w:p>
          <w:p w14:paraId="0F8162D2" w14:textId="68702EAA" w:rsidR="00DB1A87" w:rsidRDefault="00DB1A87" w:rsidP="0070389B">
            <w:pPr>
              <w:pStyle w:val="ListParagraph"/>
              <w:ind w:left="823"/>
              <w:rPr>
                <w:ins w:id="1560" w:author="David Solomon" w:date="2018-02-02T13:09:00Z"/>
                <w:rFonts w:asciiTheme="minorHAnsi" w:hAnsiTheme="minorHAnsi" w:cstheme="minorHAnsi"/>
                <w:sz w:val="24"/>
                <w:szCs w:val="24"/>
              </w:rPr>
            </w:pPr>
            <w:ins w:id="1561" w:author="David Solomon" w:date="2018-02-02T13:09:00Z">
              <w:r w:rsidRPr="00DB1A87">
                <w:rPr>
                  <w:rFonts w:asciiTheme="minorHAnsi" w:hAnsiTheme="minorHAnsi" w:cstheme="minorHAnsi"/>
                  <w:noProof/>
                  <w:sz w:val="24"/>
                  <w:szCs w:val="24"/>
                </w:rPr>
                <w:drawing>
                  <wp:inline distT="0" distB="0" distL="0" distR="0" wp14:anchorId="32BB10DE" wp14:editId="1EF448D6">
                    <wp:extent cx="5463376" cy="18351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6534" cy="1836211"/>
                            </a:xfrm>
                            <a:prstGeom prst="rect">
                              <a:avLst/>
                            </a:prstGeom>
                          </pic:spPr>
                        </pic:pic>
                      </a:graphicData>
                    </a:graphic>
                  </wp:inline>
                </w:drawing>
              </w:r>
            </w:ins>
          </w:p>
          <w:p w14:paraId="5B873F58" w14:textId="77777777" w:rsidR="00DB1A87" w:rsidRDefault="00DB1A87" w:rsidP="0070389B">
            <w:pPr>
              <w:pStyle w:val="ListParagraph"/>
              <w:ind w:left="823"/>
              <w:rPr>
                <w:ins w:id="1562" w:author="David Solomon" w:date="2018-02-02T13:09:00Z"/>
                <w:rFonts w:asciiTheme="minorHAnsi" w:hAnsiTheme="minorHAnsi" w:cstheme="minorHAnsi"/>
                <w:sz w:val="24"/>
                <w:szCs w:val="24"/>
              </w:rPr>
            </w:pPr>
          </w:p>
          <w:p w14:paraId="200BC169" w14:textId="3DDF3556" w:rsidR="00DB1A87" w:rsidRDefault="00DB1A87" w:rsidP="0070389B">
            <w:pPr>
              <w:pStyle w:val="ListParagraph"/>
              <w:ind w:left="823"/>
              <w:rPr>
                <w:ins w:id="1563" w:author="David Solomon" w:date="2018-02-02T13:11:00Z"/>
                <w:rFonts w:asciiTheme="minorHAnsi" w:hAnsiTheme="minorHAnsi" w:cstheme="minorHAnsi"/>
                <w:sz w:val="24"/>
                <w:szCs w:val="24"/>
              </w:rPr>
            </w:pPr>
            <w:ins w:id="1564" w:author="David Solomon" w:date="2018-02-02T13:09:00Z">
              <w:r>
                <w:rPr>
                  <w:rFonts w:asciiTheme="minorHAnsi" w:hAnsiTheme="minorHAnsi" w:cstheme="minorHAnsi"/>
                  <w:sz w:val="24"/>
                  <w:szCs w:val="24"/>
                </w:rPr>
                <w:t xml:space="preserve">Once selected, </w:t>
              </w:r>
            </w:ins>
            <w:ins w:id="1565" w:author="David Solomon" w:date="2018-02-02T13:10:00Z">
              <w:r>
                <w:rPr>
                  <w:rFonts w:asciiTheme="minorHAnsi" w:hAnsiTheme="minorHAnsi" w:cstheme="minorHAnsi"/>
                  <w:sz w:val="24"/>
                  <w:szCs w:val="24"/>
                </w:rPr>
                <w:t xml:space="preserve">a dialog box called “Configure </w:t>
              </w:r>
              <w:proofErr w:type="spellStart"/>
              <w:r>
                <w:rPr>
                  <w:rFonts w:asciiTheme="minorHAnsi" w:hAnsiTheme="minorHAnsi" w:cstheme="minorHAnsi"/>
                  <w:sz w:val="24"/>
                  <w:szCs w:val="24"/>
                </w:rPr>
                <w:t>kubectl</w:t>
              </w:r>
              <w:proofErr w:type="spellEnd"/>
              <w:r>
                <w:rPr>
                  <w:rFonts w:asciiTheme="minorHAnsi" w:hAnsiTheme="minorHAnsi" w:cstheme="minorHAnsi"/>
                  <w:sz w:val="24"/>
                  <w:szCs w:val="24"/>
                </w:rPr>
                <w:t xml:space="preserve">” will appear.  This box contains the commands that need to be run in your local environment (the Linux environment we used for the Docker portion of this Lab) in order to properly configure </w:t>
              </w:r>
              <w:proofErr w:type="spellStart"/>
              <w:r>
                <w:rPr>
                  <w:rFonts w:asciiTheme="minorHAnsi" w:hAnsiTheme="minorHAnsi" w:cstheme="minorHAnsi"/>
                  <w:sz w:val="24"/>
                  <w:szCs w:val="24"/>
                </w:rPr>
                <w:t>kubectl</w:t>
              </w:r>
            </w:ins>
            <w:proofErr w:type="spellEnd"/>
            <w:ins w:id="1566" w:author="David Solomon" w:date="2018-02-02T13:12:00Z">
              <w:r>
                <w:rPr>
                  <w:rFonts w:asciiTheme="minorHAnsi" w:hAnsiTheme="minorHAnsi" w:cstheme="minorHAnsi"/>
                  <w:sz w:val="24"/>
                  <w:szCs w:val="24"/>
                </w:rPr>
                <w:t xml:space="preserve"> to interact with the ICP cluster.</w:t>
              </w:r>
            </w:ins>
          </w:p>
          <w:p w14:paraId="196C7BDE" w14:textId="71D8AAF1" w:rsidR="00DB1A87" w:rsidRDefault="00DB1A87" w:rsidP="0070389B">
            <w:pPr>
              <w:pStyle w:val="ListParagraph"/>
              <w:ind w:left="823"/>
              <w:rPr>
                <w:ins w:id="1567" w:author="David Solomon" w:date="2018-02-02T13:11:00Z"/>
                <w:rFonts w:asciiTheme="minorHAnsi" w:hAnsiTheme="minorHAnsi" w:cstheme="minorHAnsi"/>
                <w:sz w:val="24"/>
                <w:szCs w:val="24"/>
              </w:rPr>
            </w:pPr>
          </w:p>
          <w:p w14:paraId="2022E1B4" w14:textId="44FF66AF" w:rsidR="00DB1A87" w:rsidRDefault="00DB1A87" w:rsidP="0070389B">
            <w:pPr>
              <w:pStyle w:val="ListParagraph"/>
              <w:ind w:left="823"/>
              <w:rPr>
                <w:ins w:id="1568" w:author="David Solomon" w:date="2018-02-02T13:10:00Z"/>
                <w:rFonts w:asciiTheme="minorHAnsi" w:hAnsiTheme="minorHAnsi" w:cstheme="minorHAnsi"/>
                <w:sz w:val="24"/>
                <w:szCs w:val="24"/>
              </w:rPr>
            </w:pPr>
            <w:ins w:id="1569" w:author="David Solomon" w:date="2018-02-02T13:11:00Z">
              <w:r w:rsidRPr="00DB1A87">
                <w:rPr>
                  <w:rFonts w:asciiTheme="minorHAnsi" w:hAnsiTheme="minorHAnsi" w:cstheme="minorHAnsi"/>
                  <w:noProof/>
                  <w:sz w:val="24"/>
                  <w:szCs w:val="24"/>
                </w:rPr>
                <w:drawing>
                  <wp:inline distT="0" distB="0" distL="0" distR="0" wp14:anchorId="151315D6" wp14:editId="2A1C095D">
                    <wp:extent cx="5489575" cy="276951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98773" cy="2774153"/>
                            </a:xfrm>
                            <a:prstGeom prst="rect">
                              <a:avLst/>
                            </a:prstGeom>
                          </pic:spPr>
                        </pic:pic>
                      </a:graphicData>
                    </a:graphic>
                  </wp:inline>
                </w:drawing>
              </w:r>
            </w:ins>
          </w:p>
          <w:p w14:paraId="02430618" w14:textId="77777777" w:rsidR="00DB1A87" w:rsidRDefault="00DB1A87" w:rsidP="0070389B">
            <w:pPr>
              <w:pStyle w:val="ListParagraph"/>
              <w:ind w:left="823"/>
              <w:rPr>
                <w:ins w:id="1570" w:author="David Solomon" w:date="2018-02-02T13:11:00Z"/>
                <w:rFonts w:asciiTheme="minorHAnsi" w:hAnsiTheme="minorHAnsi" w:cstheme="minorHAnsi"/>
                <w:sz w:val="24"/>
                <w:szCs w:val="24"/>
              </w:rPr>
            </w:pPr>
          </w:p>
          <w:p w14:paraId="62F88B96" w14:textId="6C8A6C54" w:rsidR="0070389B" w:rsidRPr="0070389B" w:rsidRDefault="00DB1A87" w:rsidP="0070389B">
            <w:pPr>
              <w:pStyle w:val="ListParagraph"/>
              <w:ind w:left="823"/>
              <w:rPr>
                <w:rFonts w:asciiTheme="minorHAnsi" w:hAnsiTheme="minorHAnsi" w:cstheme="minorHAnsi"/>
                <w:sz w:val="24"/>
                <w:szCs w:val="24"/>
              </w:rPr>
            </w:pPr>
            <w:ins w:id="1571" w:author="David Solomon" w:date="2018-02-02T13:11:00Z">
              <w:r>
                <w:rPr>
                  <w:rFonts w:asciiTheme="minorHAnsi" w:hAnsiTheme="minorHAnsi" w:cstheme="minorHAnsi"/>
                  <w:sz w:val="24"/>
                  <w:szCs w:val="24"/>
                </w:rPr>
                <w:t>Now, copy these command</w:t>
              </w:r>
            </w:ins>
            <w:ins w:id="1572" w:author="David Solomon" w:date="2018-02-02T13:12:00Z">
              <w:r>
                <w:rPr>
                  <w:rFonts w:asciiTheme="minorHAnsi" w:hAnsiTheme="minorHAnsi" w:cstheme="minorHAnsi"/>
                  <w:sz w:val="24"/>
                  <w:szCs w:val="24"/>
                </w:rPr>
                <w:t xml:space="preserve">s (either manually or using the </w:t>
              </w:r>
              <w:r w:rsidR="00317112">
                <w:rPr>
                  <w:rFonts w:asciiTheme="minorHAnsi" w:hAnsiTheme="minorHAnsi" w:cstheme="minorHAnsi"/>
                  <w:sz w:val="24"/>
                  <w:szCs w:val="24"/>
                </w:rPr>
                <w:t>blue copy symbol in the dialog box).</w:t>
              </w:r>
            </w:ins>
            <w:del w:id="1573" w:author="David Solomon" w:date="2018-02-02T13:06:00Z">
              <w:r w:rsidR="0070389B" w:rsidDel="00DB1A87">
                <w:rPr>
                  <w:rFonts w:asciiTheme="minorHAnsi" w:hAnsiTheme="minorHAnsi" w:cstheme="minorHAnsi"/>
                  <w:sz w:val="24"/>
                  <w:szCs w:val="24"/>
                </w:rPr>
                <w:delText xml:space="preserve">~$ </w:delText>
              </w:r>
              <w:r w:rsidR="0070389B" w:rsidRPr="0070389B" w:rsidDel="00DB1A87">
                <w:delText>kubectl config use-context minikube</w:delText>
              </w:r>
            </w:del>
          </w:p>
          <w:p w14:paraId="740FDD25" w14:textId="3E045A3D" w:rsidR="0070389B" w:rsidRDefault="0070389B" w:rsidP="0070389B">
            <w:pPr>
              <w:rPr>
                <w:ins w:id="1574" w:author="David Solomon" w:date="2018-02-02T13:13:00Z"/>
                <w:rFonts w:cstheme="minorHAnsi"/>
              </w:rPr>
            </w:pPr>
          </w:p>
          <w:p w14:paraId="480699F8" w14:textId="77777777" w:rsidR="00317112" w:rsidRPr="00B359BB" w:rsidRDefault="00317112" w:rsidP="0070389B">
            <w:pPr>
              <w:rPr>
                <w:rFonts w:cstheme="minorHAnsi"/>
              </w:rPr>
            </w:pPr>
          </w:p>
          <w:p w14:paraId="053D8F63" w14:textId="5FD8F094" w:rsidR="0070389B" w:rsidRDefault="0070389B" w:rsidP="0070389B">
            <w:pPr>
              <w:pStyle w:val="ListParagraph"/>
              <w:numPr>
                <w:ilvl w:val="0"/>
                <w:numId w:val="26"/>
              </w:numPr>
              <w:rPr>
                <w:ins w:id="1575" w:author="David Solomon" w:date="2018-02-02T13:14:00Z"/>
                <w:rFonts w:asciiTheme="minorHAnsi" w:hAnsiTheme="minorHAnsi" w:cstheme="minorHAnsi"/>
                <w:sz w:val="24"/>
                <w:szCs w:val="24"/>
              </w:rPr>
            </w:pPr>
            <w:del w:id="1576" w:author="David Solomon" w:date="2018-02-02T13:13:00Z">
              <w:r w:rsidDel="00317112">
                <w:rPr>
                  <w:rFonts w:asciiTheme="minorHAnsi" w:hAnsiTheme="minorHAnsi" w:cstheme="minorHAnsi"/>
                  <w:sz w:val="24"/>
                  <w:szCs w:val="24"/>
                </w:rPr>
                <w:lastRenderedPageBreak/>
                <w:delText>Confirm the output is as shown below:</w:delText>
              </w:r>
            </w:del>
            <w:ins w:id="1577" w:author="David Solomon" w:date="2018-02-02T13:13:00Z">
              <w:r w:rsidR="00317112">
                <w:rPr>
                  <w:rFonts w:asciiTheme="minorHAnsi" w:hAnsiTheme="minorHAnsi" w:cstheme="minorHAnsi"/>
                  <w:sz w:val="24"/>
                  <w:szCs w:val="24"/>
                </w:rPr>
                <w:t>Now, copy these commands (either manually or using the blue copy symbol on the upper right of the dialog box).</w:t>
              </w:r>
            </w:ins>
          </w:p>
          <w:p w14:paraId="20925534" w14:textId="77777777" w:rsidR="00317112" w:rsidRPr="00891E8D" w:rsidRDefault="00317112">
            <w:pPr>
              <w:ind w:left="463"/>
              <w:rPr>
                <w:ins w:id="1578" w:author="David Solomon" w:date="2018-02-02T13:14:00Z"/>
                <w:rFonts w:cstheme="minorHAnsi"/>
              </w:rPr>
              <w:pPrChange w:id="1579" w:author="David Solomon" w:date="2018-02-02T13:14:00Z">
                <w:pPr>
                  <w:pStyle w:val="ListParagraph"/>
                  <w:numPr>
                    <w:numId w:val="26"/>
                  </w:numPr>
                  <w:ind w:left="823" w:hanging="360"/>
                </w:pPr>
              </w:pPrChange>
            </w:pPr>
          </w:p>
          <w:p w14:paraId="04A2425F" w14:textId="184F7E46" w:rsidR="00317112" w:rsidRDefault="00317112" w:rsidP="0070389B">
            <w:pPr>
              <w:pStyle w:val="ListParagraph"/>
              <w:numPr>
                <w:ilvl w:val="0"/>
                <w:numId w:val="26"/>
              </w:numPr>
              <w:rPr>
                <w:ins w:id="1580" w:author="David Solomon" w:date="2018-02-02T13:14:00Z"/>
                <w:rFonts w:asciiTheme="minorHAnsi" w:hAnsiTheme="minorHAnsi" w:cstheme="minorHAnsi"/>
                <w:sz w:val="24"/>
                <w:szCs w:val="24"/>
              </w:rPr>
            </w:pPr>
            <w:ins w:id="1581" w:author="David Solomon" w:date="2018-02-02T13:14:00Z">
              <w:r>
                <w:rPr>
                  <w:rFonts w:asciiTheme="minorHAnsi" w:hAnsiTheme="minorHAnsi" w:cstheme="minorHAnsi"/>
                  <w:sz w:val="24"/>
                  <w:szCs w:val="24"/>
                </w:rPr>
                <w:t>Return to your terminal session to our Linux server and paste these commands at a command prompt (you may need to press Return for the last command to run).</w:t>
              </w:r>
            </w:ins>
          </w:p>
          <w:p w14:paraId="01E2A85E" w14:textId="3D87AD46" w:rsidR="00317112" w:rsidRDefault="00317112">
            <w:pPr>
              <w:rPr>
                <w:ins w:id="1582" w:author="David Solomon" w:date="2018-02-02T13:14:00Z"/>
                <w:rFonts w:cstheme="minorHAnsi"/>
              </w:rPr>
              <w:pPrChange w:id="1583" w:author="David Solomon" w:date="2018-02-02T13:14:00Z">
                <w:pPr>
                  <w:pStyle w:val="ListParagraph"/>
                  <w:numPr>
                    <w:numId w:val="26"/>
                  </w:numPr>
                  <w:ind w:left="823" w:hanging="360"/>
                </w:pPr>
              </w:pPrChange>
            </w:pPr>
          </w:p>
          <w:p w14:paraId="190F1CDD" w14:textId="2EF908F3" w:rsidR="00317112" w:rsidRPr="00891E8D" w:rsidRDefault="00317112">
            <w:pPr>
              <w:rPr>
                <w:rFonts w:cstheme="minorHAnsi"/>
              </w:rPr>
              <w:pPrChange w:id="1584" w:author="David Solomon" w:date="2018-02-02T13:14:00Z">
                <w:pPr>
                  <w:pStyle w:val="ListParagraph"/>
                  <w:numPr>
                    <w:numId w:val="26"/>
                  </w:numPr>
                  <w:ind w:left="823" w:hanging="360"/>
                </w:pPr>
              </w:pPrChange>
            </w:pPr>
            <w:ins w:id="1585" w:author="David Solomon" w:date="2018-02-02T13:15:00Z">
              <w:r w:rsidRPr="00317112">
                <w:rPr>
                  <w:rFonts w:cstheme="minorHAnsi"/>
                  <w:noProof/>
                </w:rPr>
                <w:drawing>
                  <wp:inline distT="0" distB="0" distL="0" distR="0" wp14:anchorId="22D914BE" wp14:editId="6827D634">
                    <wp:extent cx="5943600" cy="1101926"/>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2216" cy="1103523"/>
                            </a:xfrm>
                            <a:prstGeom prst="rect">
                              <a:avLst/>
                            </a:prstGeom>
                          </pic:spPr>
                        </pic:pic>
                      </a:graphicData>
                    </a:graphic>
                  </wp:inline>
                </w:drawing>
              </w:r>
            </w:ins>
          </w:p>
          <w:p w14:paraId="4BF4826D" w14:textId="74690A06" w:rsidR="0070389B" w:rsidRDefault="0070389B" w:rsidP="0070389B">
            <w:pPr>
              <w:rPr>
                <w:rFonts w:cstheme="minorHAnsi"/>
              </w:rPr>
            </w:pPr>
          </w:p>
          <w:p w14:paraId="7CB270C7" w14:textId="45207705" w:rsidR="0070389B" w:rsidDel="00317112" w:rsidRDefault="00317112" w:rsidP="006925D3">
            <w:pPr>
              <w:rPr>
                <w:del w:id="1586" w:author="David Solomon" w:date="2018-02-02T13:16:00Z"/>
                <w:rFonts w:cstheme="minorHAnsi"/>
                <w:b/>
                <w:u w:val="single"/>
              </w:rPr>
            </w:pPr>
            <w:ins w:id="1587" w:author="David Solomon" w:date="2018-02-02T13:16:00Z">
              <w:r>
                <w:rPr>
                  <w:rFonts w:cstheme="minorHAnsi"/>
                </w:rPr>
                <w:t>You have now successfully configured your environment to start working with Kubernetes and IBM Cloud Private.</w:t>
              </w:r>
            </w:ins>
            <w:del w:id="1588" w:author="David Solomon" w:date="2018-02-02T13:13:00Z">
              <w:r w:rsidR="0070389B" w:rsidRPr="0070389B" w:rsidDel="00317112">
                <w:rPr>
                  <w:rFonts w:cstheme="minorHAnsi"/>
                  <w:noProof/>
                </w:rPr>
                <w:drawing>
                  <wp:inline distT="0" distB="0" distL="0" distR="0" wp14:anchorId="072BB057" wp14:editId="7E272104">
                    <wp:extent cx="5478767" cy="257783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501" cy="2604054"/>
                            </a:xfrm>
                            <a:prstGeom prst="rect">
                              <a:avLst/>
                            </a:prstGeom>
                          </pic:spPr>
                        </pic:pic>
                      </a:graphicData>
                    </a:graphic>
                  </wp:inline>
                </w:drawing>
              </w:r>
            </w:del>
          </w:p>
          <w:p w14:paraId="0982E033" w14:textId="77777777" w:rsidR="00317112" w:rsidRPr="0070389B" w:rsidRDefault="00317112" w:rsidP="0070389B">
            <w:pPr>
              <w:rPr>
                <w:ins w:id="1589" w:author="David Solomon" w:date="2018-02-02T13:16:00Z"/>
                <w:rFonts w:cstheme="minorHAnsi"/>
              </w:rPr>
            </w:pPr>
          </w:p>
          <w:p w14:paraId="19DFD3A6" w14:textId="77777777" w:rsidR="008C54E1" w:rsidRPr="00A31355" w:rsidRDefault="008C54E1" w:rsidP="006925D3">
            <w:pPr>
              <w:rPr>
                <w:rFonts w:cstheme="minorHAnsi"/>
                <w:b/>
                <w:u w:val="single"/>
              </w:rPr>
            </w:pPr>
          </w:p>
        </w:tc>
      </w:tr>
      <w:tr w:rsidR="008C54E1" w:rsidRPr="00A31355" w:rsidDel="00317112" w14:paraId="4215A225" w14:textId="2B8852B4" w:rsidTr="00317112">
        <w:trPr>
          <w:trHeight w:val="20"/>
          <w:del w:id="1590" w:author="David Solomon" w:date="2018-02-02T13:17:00Z"/>
          <w:trPrChange w:id="1591" w:author="David Solomon" w:date="2018-02-02T13:17:00Z">
            <w:trPr>
              <w:trHeight w:val="20"/>
            </w:trPr>
          </w:trPrChange>
        </w:trPr>
        <w:tc>
          <w:tcPr>
            <w:tcW w:w="378" w:type="pct"/>
            <w:tcPrChange w:id="1592" w:author="David Solomon" w:date="2018-02-02T13:17:00Z">
              <w:tcPr>
                <w:tcW w:w="385" w:type="pct"/>
              </w:tcPr>
            </w:tcPrChange>
          </w:tcPr>
          <w:p w14:paraId="075AC584" w14:textId="4F7234A4" w:rsidR="008C54E1" w:rsidRPr="00A31355" w:rsidDel="00317112" w:rsidRDefault="008C54E1" w:rsidP="006925D3">
            <w:pPr>
              <w:jc w:val="center"/>
              <w:rPr>
                <w:del w:id="1593" w:author="David Solomon" w:date="2018-02-02T13:17:00Z"/>
                <w:rFonts w:cstheme="minorHAnsi"/>
              </w:rPr>
            </w:pPr>
            <w:del w:id="1594" w:author="David Solomon" w:date="2018-02-02T13:17:00Z">
              <w:r w:rsidRPr="00A31355" w:rsidDel="00317112">
                <w:rPr>
                  <w:rFonts w:cstheme="minorHAnsi"/>
                </w:rPr>
                <w:lastRenderedPageBreak/>
                <w:delText>3</w:delText>
              </w:r>
            </w:del>
          </w:p>
        </w:tc>
        <w:tc>
          <w:tcPr>
            <w:tcW w:w="4622" w:type="pct"/>
            <w:tcPrChange w:id="1595" w:author="David Solomon" w:date="2018-02-02T13:17:00Z">
              <w:tcPr>
                <w:tcW w:w="4615" w:type="pct"/>
              </w:tcPr>
            </w:tcPrChange>
          </w:tcPr>
          <w:p w14:paraId="221ACC3A" w14:textId="0370C1DB" w:rsidR="000A200B" w:rsidRPr="00A61E35" w:rsidDel="00317112" w:rsidRDefault="000A200B" w:rsidP="000A200B">
            <w:pPr>
              <w:rPr>
                <w:del w:id="1596" w:author="David Solomon" w:date="2018-02-02T13:17:00Z"/>
                <w:rFonts w:cstheme="minorHAnsi"/>
                <w:b/>
                <w:u w:val="single"/>
              </w:rPr>
            </w:pPr>
            <w:del w:id="1597" w:author="David Solomon" w:date="2018-02-02T13:17:00Z">
              <w:r w:rsidDel="00317112">
                <w:rPr>
                  <w:rFonts w:cstheme="minorHAnsi"/>
                  <w:b/>
                  <w:u w:val="single"/>
                </w:rPr>
                <w:delText>Start the Kubernetes Dashboard</w:delText>
              </w:r>
            </w:del>
          </w:p>
          <w:p w14:paraId="79199E84" w14:textId="17C9AC3A" w:rsidR="000A200B" w:rsidRPr="00A61E35" w:rsidDel="00317112" w:rsidRDefault="000A200B" w:rsidP="000A200B">
            <w:pPr>
              <w:rPr>
                <w:del w:id="1598" w:author="David Solomon" w:date="2018-02-02T13:17:00Z"/>
                <w:rFonts w:cstheme="minorHAnsi"/>
                <w:b/>
                <w:u w:val="single"/>
              </w:rPr>
            </w:pPr>
          </w:p>
          <w:p w14:paraId="47D55EA4" w14:textId="2EE0F35B" w:rsidR="000A200B" w:rsidDel="00317112" w:rsidRDefault="000A200B" w:rsidP="000A200B">
            <w:pPr>
              <w:pStyle w:val="ListParagraph"/>
              <w:numPr>
                <w:ilvl w:val="0"/>
                <w:numId w:val="27"/>
              </w:numPr>
              <w:rPr>
                <w:del w:id="1599" w:author="David Solomon" w:date="2018-02-02T13:17:00Z"/>
                <w:rFonts w:asciiTheme="minorHAnsi" w:hAnsiTheme="minorHAnsi" w:cstheme="minorHAnsi"/>
                <w:sz w:val="24"/>
                <w:szCs w:val="24"/>
              </w:rPr>
            </w:pPr>
            <w:del w:id="1600" w:author="David Solomon" w:date="2018-02-02T13:17:00Z">
              <w:r w:rsidDel="00317112">
                <w:rPr>
                  <w:rFonts w:asciiTheme="minorHAnsi" w:hAnsiTheme="minorHAnsi" w:cstheme="minorHAnsi"/>
                  <w:sz w:val="24"/>
                  <w:szCs w:val="24"/>
                </w:rPr>
                <w:delText>Start the Kubernetes web dashboard by entering the following command:</w:delText>
              </w:r>
            </w:del>
          </w:p>
          <w:p w14:paraId="092F4BC0" w14:textId="4F35A13A" w:rsidR="000A200B" w:rsidRPr="000A200B" w:rsidDel="00317112" w:rsidRDefault="000A200B" w:rsidP="000A200B">
            <w:pPr>
              <w:pStyle w:val="ListParagraph"/>
              <w:ind w:left="823"/>
              <w:rPr>
                <w:del w:id="1601" w:author="David Solomon" w:date="2018-02-02T13:17:00Z"/>
                <w:rFonts w:asciiTheme="minorHAnsi" w:hAnsiTheme="minorHAnsi" w:cstheme="minorHAnsi"/>
                <w:sz w:val="24"/>
                <w:szCs w:val="24"/>
              </w:rPr>
            </w:pPr>
            <w:del w:id="1602" w:author="David Solomon" w:date="2018-02-02T13:17:00Z">
              <w:r w:rsidDel="00317112">
                <w:rPr>
                  <w:rFonts w:asciiTheme="minorHAnsi" w:hAnsiTheme="minorHAnsi" w:cstheme="minorHAnsi"/>
                  <w:sz w:val="24"/>
                  <w:szCs w:val="24"/>
                </w:rPr>
                <w:delText xml:space="preserve">~$ </w:delText>
              </w:r>
              <w:r w:rsidRPr="000A200B" w:rsidDel="00317112">
                <w:rPr>
                  <w:rStyle w:val="s1"/>
                </w:rPr>
                <w:delText>minikube dashboard</w:delText>
              </w:r>
            </w:del>
          </w:p>
          <w:p w14:paraId="7679B0BB" w14:textId="57771E9D" w:rsidR="000A200B" w:rsidRPr="007965C9" w:rsidDel="00317112" w:rsidRDefault="000A200B" w:rsidP="000A200B">
            <w:pPr>
              <w:rPr>
                <w:del w:id="1603" w:author="David Solomon" w:date="2018-02-02T13:17:00Z"/>
                <w:rFonts w:cstheme="minorHAnsi"/>
              </w:rPr>
            </w:pPr>
          </w:p>
          <w:p w14:paraId="357DE7AD" w14:textId="5C4F1CAF" w:rsidR="000A200B" w:rsidDel="00317112" w:rsidRDefault="000A200B" w:rsidP="000A200B">
            <w:pPr>
              <w:pStyle w:val="ListParagraph"/>
              <w:numPr>
                <w:ilvl w:val="0"/>
                <w:numId w:val="27"/>
              </w:numPr>
              <w:rPr>
                <w:del w:id="1604" w:author="David Solomon" w:date="2018-02-02T13:17:00Z"/>
                <w:rFonts w:asciiTheme="minorHAnsi" w:hAnsiTheme="minorHAnsi" w:cstheme="minorHAnsi"/>
                <w:sz w:val="24"/>
                <w:szCs w:val="24"/>
              </w:rPr>
            </w:pPr>
            <w:del w:id="1605" w:author="David Solomon" w:date="2018-02-02T13:17:00Z">
              <w:r w:rsidDel="00317112">
                <w:rPr>
                  <w:rFonts w:asciiTheme="minorHAnsi" w:hAnsiTheme="minorHAnsi" w:cstheme="minorHAnsi"/>
                  <w:sz w:val="24"/>
                  <w:szCs w:val="24"/>
                </w:rPr>
                <w:delText>This will open the dashboard in your default browser.  You will see in the dashboard the status of any existing deployments, PODS, and services, as shown below:</w:delText>
              </w:r>
            </w:del>
          </w:p>
          <w:p w14:paraId="7222C2A0" w14:textId="620C5896" w:rsidR="000A200B" w:rsidDel="00317112" w:rsidRDefault="000A200B" w:rsidP="000A200B">
            <w:pPr>
              <w:rPr>
                <w:del w:id="1606" w:author="David Solomon" w:date="2018-02-02T13:17:00Z"/>
                <w:rFonts w:cstheme="minorHAnsi"/>
              </w:rPr>
            </w:pPr>
          </w:p>
          <w:p w14:paraId="43E9E5D8" w14:textId="0EAF6BBB" w:rsidR="000A200B" w:rsidDel="00317112" w:rsidRDefault="000A200B" w:rsidP="000A200B">
            <w:pPr>
              <w:rPr>
                <w:del w:id="1607" w:author="David Solomon" w:date="2018-02-02T13:17:00Z"/>
                <w:rFonts w:cstheme="minorHAnsi"/>
              </w:rPr>
            </w:pPr>
          </w:p>
          <w:p w14:paraId="5F0492F4" w14:textId="627C8CCC" w:rsidR="000A200B" w:rsidRPr="000A200B" w:rsidDel="00317112" w:rsidRDefault="000A200B" w:rsidP="000A200B">
            <w:pPr>
              <w:jc w:val="center"/>
              <w:rPr>
                <w:del w:id="1608" w:author="David Solomon" w:date="2018-02-02T13:17:00Z"/>
                <w:rFonts w:cstheme="minorHAnsi"/>
              </w:rPr>
            </w:pPr>
            <w:del w:id="1609" w:author="David Solomon" w:date="2018-02-02T13:17:00Z">
              <w:r w:rsidRPr="007965C9" w:rsidDel="00317112">
                <w:rPr>
                  <w:rFonts w:cstheme="minorHAnsi"/>
                  <w:b/>
                  <w:noProof/>
                  <w:u w:val="single"/>
                </w:rPr>
                <w:drawing>
                  <wp:inline distT="0" distB="0" distL="0" distR="0" wp14:anchorId="3F230B53" wp14:editId="3E763A3B">
                    <wp:extent cx="5882392" cy="2619375"/>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2410" cy="2650553"/>
                            </a:xfrm>
                            <a:prstGeom prst="rect">
                              <a:avLst/>
                            </a:prstGeom>
                          </pic:spPr>
                        </pic:pic>
                      </a:graphicData>
                    </a:graphic>
                  </wp:inline>
                </w:drawing>
              </w:r>
            </w:del>
          </w:p>
          <w:p w14:paraId="1030FAE3" w14:textId="5F326638" w:rsidR="008C54E1" w:rsidRPr="00A31355" w:rsidDel="00317112" w:rsidRDefault="008C54E1" w:rsidP="006925D3">
            <w:pPr>
              <w:rPr>
                <w:del w:id="1610" w:author="David Solomon" w:date="2018-02-02T13:17:00Z"/>
                <w:rFonts w:cstheme="minorHAnsi"/>
                <w:b/>
                <w:u w:val="single"/>
              </w:rPr>
            </w:pPr>
          </w:p>
        </w:tc>
      </w:tr>
    </w:tbl>
    <w:p w14:paraId="4D70DFBB" w14:textId="77777777" w:rsidR="00317112" w:rsidRDefault="00317112" w:rsidP="008C54E1">
      <w:pPr>
        <w:pStyle w:val="Heading2"/>
        <w:rPr>
          <w:ins w:id="1611" w:author="David Solomon" w:date="2018-02-02T13:18:00Z"/>
        </w:rPr>
      </w:pPr>
    </w:p>
    <w:p w14:paraId="63A386E3" w14:textId="001B59F0" w:rsidR="008C54E1" w:rsidRDefault="00DE5246" w:rsidP="008C54E1">
      <w:pPr>
        <w:pStyle w:val="Heading2"/>
      </w:pPr>
      <w:bookmarkStart w:id="1612" w:name="_Toc505356154"/>
      <w:r>
        <w:t xml:space="preserve">Section </w:t>
      </w:r>
      <w:ins w:id="1613" w:author="David Solomon" w:date="2018-02-02T17:32:00Z">
        <w:r w:rsidR="00891E8D">
          <w:t>3</w:t>
        </w:r>
      </w:ins>
      <w:del w:id="1614" w:author="David Solomon" w:date="2018-01-29T08:48:00Z">
        <w:r w:rsidDel="008626BF">
          <w:delText>5</w:delText>
        </w:r>
      </w:del>
      <w:r w:rsidR="008C54E1">
        <w:t>: Lab Summary</w:t>
      </w:r>
      <w:bookmarkEnd w:id="1612"/>
    </w:p>
    <w:p w14:paraId="137AA7A8" w14:textId="77777777" w:rsidR="008C54E1" w:rsidRDefault="008C54E1" w:rsidP="008C54E1"/>
    <w:p w14:paraId="640038CB" w14:textId="0F74DE83" w:rsidR="00D20FAD" w:rsidRDefault="00DE5246" w:rsidP="00D20FAD">
      <w:r>
        <w:t xml:space="preserve">In this section, you learned how to </w:t>
      </w:r>
      <w:del w:id="1615" w:author="David Solomon" w:date="2018-02-02T13:17:00Z">
        <w:r w:rsidDel="00317112">
          <w:delText>start a Kubernetes cluster on your local machine and viewed the Kubernetes dashboard.</w:delText>
        </w:r>
      </w:del>
      <w:ins w:id="1616" w:author="David Solomon" w:date="2018-02-02T13:17:00Z">
        <w:r w:rsidR="00317112">
          <w:t xml:space="preserve">access the </w:t>
        </w:r>
      </w:ins>
      <w:ins w:id="1617" w:author="David Solomon" w:date="2018-02-02T13:18:00Z">
        <w:r w:rsidR="00317112">
          <w:t>ICP</w:t>
        </w:r>
      </w:ins>
      <w:ins w:id="1618" w:author="David Solomon" w:date="2018-02-02T13:17:00Z">
        <w:r w:rsidR="00317112">
          <w:t xml:space="preserve"> Dashboard and setup a your environment to interact with a Kubernetes </w:t>
        </w:r>
      </w:ins>
      <w:ins w:id="1619" w:author="David Solomon" w:date="2018-02-02T13:18:00Z">
        <w:r w:rsidR="00317112">
          <w:t>cluster on ICP</w:t>
        </w:r>
      </w:ins>
      <w:ins w:id="1620" w:author="David Solomon" w:date="2018-02-02T13:17:00Z">
        <w:r w:rsidR="00317112">
          <w:t>.</w:t>
        </w:r>
      </w:ins>
    </w:p>
    <w:p w14:paraId="69B3C9A6" w14:textId="314BE5F5" w:rsidR="0042645C" w:rsidRDefault="0042645C" w:rsidP="00D20FAD"/>
    <w:p w14:paraId="1A063C76" w14:textId="472B1D42" w:rsidR="0042645C" w:rsidRDefault="0042645C" w:rsidP="00D20FAD">
      <w:r>
        <w:br w:type="page"/>
      </w:r>
    </w:p>
    <w:p w14:paraId="31A70832" w14:textId="3F5E8836" w:rsidR="0042645C" w:rsidRDefault="0042645C">
      <w:pPr>
        <w:pStyle w:val="Heading1"/>
        <w:jc w:val="center"/>
        <w:pPrChange w:id="1621" w:author="David Solomon" w:date="2018-02-02T17:29:00Z">
          <w:pPr>
            <w:pStyle w:val="Heading1"/>
          </w:pPr>
        </w:pPrChange>
      </w:pPr>
      <w:bookmarkStart w:id="1622" w:name="_Toc505356155"/>
      <w:r>
        <w:lastRenderedPageBreak/>
        <w:t xml:space="preserve">Section </w:t>
      </w:r>
      <w:ins w:id="1623" w:author="David Solomon" w:date="2018-02-02T17:32:00Z">
        <w:r w:rsidR="00891E8D">
          <w:t>4</w:t>
        </w:r>
      </w:ins>
      <w:del w:id="1624" w:author="David Solomon" w:date="2018-01-29T08:49:00Z">
        <w:r w:rsidDel="008626BF">
          <w:delText>6</w:delText>
        </w:r>
      </w:del>
      <w:r>
        <w:t xml:space="preserve">: Deploy </w:t>
      </w:r>
      <w:del w:id="1625" w:author="David Solomon" w:date="2018-01-29T08:49:00Z">
        <w:r w:rsidDel="008626BF">
          <w:delText xml:space="preserve">an </w:delText>
        </w:r>
      </w:del>
      <w:ins w:id="1626" w:author="David Solomon" w:date="2018-01-29T08:49:00Z">
        <w:r w:rsidR="008626BF">
          <w:t xml:space="preserve">your </w:t>
        </w:r>
      </w:ins>
      <w:r>
        <w:t>Application to Kubernetes</w:t>
      </w:r>
      <w:bookmarkEnd w:id="1622"/>
    </w:p>
    <w:p w14:paraId="6FF2379C" w14:textId="77777777" w:rsidR="0042645C" w:rsidRDefault="0042645C" w:rsidP="0042645C"/>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42645C" w14:paraId="0BA990F9" w14:textId="77777777" w:rsidTr="003E3E5A">
        <w:tc>
          <w:tcPr>
            <w:tcW w:w="2254" w:type="dxa"/>
            <w:tcBorders>
              <w:bottom w:val="single" w:sz="4" w:space="0" w:color="auto"/>
            </w:tcBorders>
            <w:shd w:val="clear" w:color="auto" w:fill="D9D9D9" w:themeFill="background1" w:themeFillShade="D9"/>
          </w:tcPr>
          <w:p w14:paraId="3A4C4685" w14:textId="77777777" w:rsidR="0042645C" w:rsidRPr="00C7412B" w:rsidRDefault="0042645C" w:rsidP="003E3E5A">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515DE9BA" w14:textId="77777777" w:rsidR="0042645C" w:rsidRPr="00C7412B" w:rsidRDefault="0042645C" w:rsidP="0042645C">
            <w:pPr>
              <w:rPr>
                <w:rFonts w:cstheme="minorHAnsi"/>
                <w:color w:val="000000" w:themeColor="text1"/>
                <w:w w:val="105"/>
              </w:rPr>
            </w:pPr>
            <w:r>
              <w:rPr>
                <w:rFonts w:cstheme="minorHAnsi"/>
                <w:color w:val="000000" w:themeColor="text1"/>
                <w:w w:val="105"/>
              </w:rPr>
              <w:t>In this lab you will learn how to deploy an application to Kubernetes.</w:t>
            </w:r>
          </w:p>
          <w:p w14:paraId="235EECA7" w14:textId="77777777" w:rsidR="0042645C" w:rsidRPr="00A90B2A" w:rsidRDefault="0042645C" w:rsidP="003E3E5A">
            <w:pPr>
              <w:rPr>
                <w:rFonts w:cstheme="minorHAnsi"/>
                <w:color w:val="000000" w:themeColor="text1"/>
                <w:w w:val="105"/>
              </w:rPr>
            </w:pPr>
          </w:p>
        </w:tc>
      </w:tr>
      <w:tr w:rsidR="0042645C" w14:paraId="2E009AEB" w14:textId="77777777" w:rsidTr="003E3E5A">
        <w:trPr>
          <w:trHeight w:val="353"/>
        </w:trPr>
        <w:tc>
          <w:tcPr>
            <w:tcW w:w="2254" w:type="dxa"/>
            <w:tcBorders>
              <w:right w:val="nil"/>
            </w:tcBorders>
          </w:tcPr>
          <w:p w14:paraId="032B4CD2" w14:textId="77777777" w:rsidR="0042645C" w:rsidRPr="00C7412B" w:rsidRDefault="0042645C" w:rsidP="003E3E5A">
            <w:pPr>
              <w:rPr>
                <w:rFonts w:cstheme="minorHAnsi"/>
                <w:b/>
                <w:bCs/>
                <w:color w:val="4F81BD"/>
                <w:w w:val="105"/>
                <w:sz w:val="28"/>
                <w:szCs w:val="28"/>
              </w:rPr>
            </w:pPr>
          </w:p>
        </w:tc>
        <w:tc>
          <w:tcPr>
            <w:tcW w:w="7096" w:type="dxa"/>
            <w:tcBorders>
              <w:left w:val="nil"/>
            </w:tcBorders>
          </w:tcPr>
          <w:p w14:paraId="2F2EB5C9" w14:textId="77777777" w:rsidR="0042645C" w:rsidRPr="00C7412B" w:rsidRDefault="0042645C" w:rsidP="003E3E5A">
            <w:pPr>
              <w:rPr>
                <w:rFonts w:cstheme="minorHAnsi"/>
                <w:b/>
                <w:bCs/>
                <w:color w:val="4F81BD"/>
                <w:w w:val="105"/>
                <w:sz w:val="28"/>
                <w:szCs w:val="28"/>
              </w:rPr>
            </w:pPr>
          </w:p>
        </w:tc>
      </w:tr>
      <w:tr w:rsidR="0042645C" w14:paraId="70BAECAC" w14:textId="77777777" w:rsidTr="003E3E5A">
        <w:tc>
          <w:tcPr>
            <w:tcW w:w="2254" w:type="dxa"/>
            <w:tcBorders>
              <w:bottom w:val="single" w:sz="4" w:space="0" w:color="auto"/>
            </w:tcBorders>
            <w:shd w:val="clear" w:color="auto" w:fill="D9D9D9" w:themeFill="background1" w:themeFillShade="D9"/>
          </w:tcPr>
          <w:p w14:paraId="6843EB02" w14:textId="77777777" w:rsidR="0042645C" w:rsidRPr="00C7412B" w:rsidRDefault="0042645C" w:rsidP="003E3E5A">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109B8A11" w14:textId="77777777" w:rsidR="0042645C" w:rsidRPr="00C7412B" w:rsidRDefault="0042645C" w:rsidP="003E3E5A">
            <w:pPr>
              <w:rPr>
                <w:rFonts w:cstheme="minorHAnsi"/>
                <w:color w:val="000000" w:themeColor="text1"/>
                <w:w w:val="105"/>
              </w:rPr>
            </w:pPr>
            <w:r w:rsidRPr="00C7412B">
              <w:rPr>
                <w:rFonts w:cstheme="minorHAnsi"/>
                <w:color w:val="000000" w:themeColor="text1"/>
                <w:w w:val="105"/>
              </w:rPr>
              <w:t>Tasks you will complete in this lab exercise include:</w:t>
            </w:r>
          </w:p>
          <w:p w14:paraId="3A0C5597" w14:textId="77777777" w:rsidR="0042645C" w:rsidRPr="00C7412B" w:rsidRDefault="0042645C" w:rsidP="003E3E5A">
            <w:pPr>
              <w:rPr>
                <w:rFonts w:cstheme="minorHAnsi"/>
                <w:color w:val="000000" w:themeColor="text1"/>
                <w:w w:val="105"/>
              </w:rPr>
            </w:pPr>
          </w:p>
          <w:p w14:paraId="5C5F2CB3" w14:textId="77777777" w:rsidR="0042645C" w:rsidRDefault="0042645C" w:rsidP="0042645C">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Deploy a Docker application to Kubernetes</w:t>
            </w:r>
          </w:p>
          <w:p w14:paraId="09B879E4" w14:textId="77777777" w:rsidR="0042645C" w:rsidRDefault="0042645C" w:rsidP="0042645C">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Expose the application through a service</w:t>
            </w:r>
          </w:p>
          <w:p w14:paraId="04F2C6A2" w14:textId="3E2AC446" w:rsidR="0042645C" w:rsidRPr="0042645C" w:rsidRDefault="0042645C" w:rsidP="0042645C">
            <w:pPr>
              <w:pStyle w:val="ListParagraph"/>
              <w:numPr>
                <w:ilvl w:val="0"/>
                <w:numId w:val="2"/>
              </w:numPr>
              <w:rPr>
                <w:rFonts w:asciiTheme="minorHAnsi" w:hAnsiTheme="minorHAnsi" w:cstheme="minorHAnsi"/>
                <w:color w:val="000000" w:themeColor="text1"/>
                <w:w w:val="105"/>
                <w:sz w:val="24"/>
                <w:szCs w:val="24"/>
              </w:rPr>
            </w:pPr>
            <w:r w:rsidRPr="0042645C">
              <w:rPr>
                <w:rFonts w:asciiTheme="minorHAnsi" w:hAnsiTheme="minorHAnsi" w:cstheme="minorHAnsi"/>
                <w:color w:val="000000" w:themeColor="text1"/>
                <w:w w:val="105"/>
                <w:sz w:val="24"/>
                <w:szCs w:val="24"/>
              </w:rPr>
              <w:t>Access the running application</w:t>
            </w:r>
            <w:r w:rsidRPr="0042645C">
              <w:rPr>
                <w:rFonts w:asciiTheme="minorHAnsi" w:hAnsiTheme="minorHAnsi" w:cstheme="minorHAnsi"/>
                <w:color w:val="4F81BD"/>
                <w:w w:val="105"/>
                <w:sz w:val="24"/>
                <w:szCs w:val="24"/>
              </w:rPr>
              <w:t xml:space="preserve"> </w:t>
            </w:r>
          </w:p>
        </w:tc>
      </w:tr>
    </w:tbl>
    <w:p w14:paraId="4E1668B0" w14:textId="77777777" w:rsidR="0042645C" w:rsidRDefault="0042645C" w:rsidP="0042645C"/>
    <w:p w14:paraId="4CBAF87C" w14:textId="77777777" w:rsidR="0042645C" w:rsidRDefault="0042645C" w:rsidP="0042645C"/>
    <w:p w14:paraId="3BDB9100" w14:textId="77777777" w:rsidR="0042645C" w:rsidRDefault="0042645C" w:rsidP="0042645C">
      <w:pPr>
        <w:rPr>
          <w:highlight w:val="red"/>
        </w:rPr>
      </w:pPr>
      <w:r>
        <w:rPr>
          <w:highlight w:val="red"/>
        </w:rPr>
        <w:br w:type="page"/>
      </w:r>
    </w:p>
    <w:p w14:paraId="715692AD" w14:textId="775B4AA6" w:rsidR="0042645C" w:rsidRDefault="0042645C" w:rsidP="0042645C">
      <w:pPr>
        <w:pStyle w:val="Heading2"/>
        <w:jc w:val="center"/>
      </w:pPr>
      <w:bookmarkStart w:id="1627" w:name="_Toc505356156"/>
      <w:r>
        <w:lastRenderedPageBreak/>
        <w:t xml:space="preserve">Section </w:t>
      </w:r>
      <w:ins w:id="1628" w:author="David Solomon" w:date="2018-02-02T17:32:00Z">
        <w:r w:rsidR="00891E8D">
          <w:t>4</w:t>
        </w:r>
      </w:ins>
      <w:del w:id="1629" w:author="David Solomon" w:date="2018-01-29T08:49:00Z">
        <w:r w:rsidDel="008626BF">
          <w:delText>6</w:delText>
        </w:r>
      </w:del>
      <w:r>
        <w:t>: Deploy an Application to Kubernetes</w:t>
      </w:r>
      <w:bookmarkEnd w:id="1627"/>
    </w:p>
    <w:p w14:paraId="2145E359" w14:textId="77777777" w:rsidR="0042645C" w:rsidRDefault="0042645C" w:rsidP="0042645C"/>
    <w:p w14:paraId="112F8169" w14:textId="77777777" w:rsidR="0042645C" w:rsidRDefault="0042645C" w:rsidP="0042645C">
      <w:r>
        <w:rPr>
          <w:noProof/>
        </w:rPr>
        <w:drawing>
          <wp:inline distT="0" distB="0" distL="0" distR="0" wp14:anchorId="0BB3AC45" wp14:editId="07F02851">
            <wp:extent cx="6291072" cy="2203704"/>
            <wp:effectExtent l="0" t="12700" r="8255"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668455D6" w14:textId="77777777" w:rsidR="0042645C" w:rsidRDefault="0042645C" w:rsidP="0042645C"/>
    <w:p w14:paraId="7DDDD186" w14:textId="77777777" w:rsidR="0042645C" w:rsidRDefault="0042645C" w:rsidP="0042645C">
      <w:r>
        <w:br w:type="page"/>
      </w:r>
    </w:p>
    <w:p w14:paraId="41BBF944" w14:textId="746A4D5F" w:rsidR="0042645C" w:rsidRDefault="0042645C" w:rsidP="0042645C">
      <w:pPr>
        <w:pStyle w:val="Heading2"/>
      </w:pPr>
      <w:bookmarkStart w:id="1630" w:name="_Toc505356157"/>
      <w:r>
        <w:lastRenderedPageBreak/>
        <w:t xml:space="preserve">Section </w:t>
      </w:r>
      <w:ins w:id="1631" w:author="David Solomon" w:date="2018-02-02T17:32:00Z">
        <w:r w:rsidR="00891E8D">
          <w:t>4</w:t>
        </w:r>
      </w:ins>
      <w:del w:id="1632" w:author="David Solomon" w:date="2018-01-29T08:49:00Z">
        <w:r w:rsidDel="008626BF">
          <w:delText>6</w:delText>
        </w:r>
      </w:del>
      <w:r>
        <w:t>: Lab Instructions</w:t>
      </w:r>
      <w:bookmarkEnd w:id="1630"/>
    </w:p>
    <w:p w14:paraId="63567BA5" w14:textId="77777777" w:rsidR="0042645C" w:rsidRDefault="0042645C" w:rsidP="0042645C"/>
    <w:tbl>
      <w:tblPr>
        <w:tblStyle w:val="TableGrid"/>
        <w:tblW w:w="5502" w:type="pct"/>
        <w:tblLook w:val="04A0" w:firstRow="1" w:lastRow="0" w:firstColumn="1" w:lastColumn="0" w:noHBand="0" w:noVBand="1"/>
      </w:tblPr>
      <w:tblGrid>
        <w:gridCol w:w="792"/>
        <w:gridCol w:w="9799"/>
      </w:tblGrid>
      <w:tr w:rsidR="0042645C" w:rsidRPr="00A31355" w14:paraId="529306C5" w14:textId="77777777" w:rsidTr="003E3E5A">
        <w:trPr>
          <w:trHeight w:val="566"/>
          <w:tblHeader/>
        </w:trPr>
        <w:tc>
          <w:tcPr>
            <w:tcW w:w="385" w:type="pct"/>
            <w:shd w:val="clear" w:color="auto" w:fill="D9D9D9" w:themeFill="background1" w:themeFillShade="D9"/>
          </w:tcPr>
          <w:p w14:paraId="07D24FE6" w14:textId="77777777" w:rsidR="0042645C" w:rsidRPr="00A31355" w:rsidRDefault="0042645C" w:rsidP="003E3E5A">
            <w:pPr>
              <w:jc w:val="center"/>
              <w:rPr>
                <w:rFonts w:cstheme="minorHAnsi"/>
                <w:sz w:val="28"/>
                <w:szCs w:val="28"/>
              </w:rPr>
            </w:pPr>
            <w:r w:rsidRPr="00A31355">
              <w:rPr>
                <w:rFonts w:cstheme="minorHAnsi"/>
                <w:sz w:val="28"/>
                <w:szCs w:val="28"/>
              </w:rPr>
              <w:t>Step</w:t>
            </w:r>
          </w:p>
        </w:tc>
        <w:tc>
          <w:tcPr>
            <w:tcW w:w="4615" w:type="pct"/>
            <w:shd w:val="clear" w:color="auto" w:fill="D9D9D9" w:themeFill="background1" w:themeFillShade="D9"/>
          </w:tcPr>
          <w:p w14:paraId="2A4FCDB3" w14:textId="77777777" w:rsidR="0042645C" w:rsidRPr="00A31355" w:rsidRDefault="0042645C" w:rsidP="003E3E5A">
            <w:pPr>
              <w:tabs>
                <w:tab w:val="left" w:pos="3870"/>
                <w:tab w:val="left" w:pos="4050"/>
              </w:tabs>
              <w:jc w:val="center"/>
              <w:rPr>
                <w:rFonts w:cstheme="minorHAnsi"/>
                <w:sz w:val="28"/>
                <w:szCs w:val="28"/>
              </w:rPr>
            </w:pPr>
            <w:r w:rsidRPr="00A31355">
              <w:rPr>
                <w:rFonts w:cstheme="minorHAnsi"/>
                <w:sz w:val="28"/>
                <w:szCs w:val="28"/>
              </w:rPr>
              <w:t>Action</w:t>
            </w:r>
          </w:p>
        </w:tc>
      </w:tr>
      <w:tr w:rsidR="0042645C" w:rsidRPr="00A31355" w14:paraId="79F32962" w14:textId="77777777" w:rsidTr="003E3E5A">
        <w:tc>
          <w:tcPr>
            <w:tcW w:w="385" w:type="pct"/>
          </w:tcPr>
          <w:p w14:paraId="6D779CFD" w14:textId="77777777" w:rsidR="0042645C" w:rsidRPr="00A31355" w:rsidRDefault="0042645C" w:rsidP="003E3E5A">
            <w:pPr>
              <w:jc w:val="center"/>
              <w:rPr>
                <w:rFonts w:cstheme="minorHAnsi"/>
              </w:rPr>
            </w:pPr>
            <w:r w:rsidRPr="00A31355">
              <w:rPr>
                <w:rFonts w:cstheme="minorHAnsi"/>
              </w:rPr>
              <w:t>1</w:t>
            </w:r>
          </w:p>
        </w:tc>
        <w:tc>
          <w:tcPr>
            <w:tcW w:w="4615" w:type="pct"/>
          </w:tcPr>
          <w:p w14:paraId="447C2F99" w14:textId="77777777" w:rsidR="0042645C" w:rsidRPr="00A31355" w:rsidRDefault="0042645C" w:rsidP="0042645C">
            <w:pPr>
              <w:rPr>
                <w:rFonts w:cstheme="minorHAnsi"/>
                <w:b/>
                <w:u w:val="single"/>
              </w:rPr>
            </w:pPr>
            <w:r>
              <w:rPr>
                <w:rFonts w:cstheme="minorHAnsi"/>
                <w:b/>
                <w:u w:val="single"/>
              </w:rPr>
              <w:t>Deploy a Docker application to the Kubernetes cluster</w:t>
            </w:r>
          </w:p>
          <w:p w14:paraId="6B3AD566" w14:textId="77777777" w:rsidR="0042645C" w:rsidRPr="00A31355" w:rsidRDefault="0042645C" w:rsidP="0042645C">
            <w:pPr>
              <w:pStyle w:val="TableParagraph"/>
              <w:spacing w:before="8"/>
              <w:rPr>
                <w:rFonts w:asciiTheme="minorHAnsi" w:hAnsiTheme="minorHAnsi" w:cstheme="minorHAnsi"/>
                <w:b/>
                <w:szCs w:val="24"/>
              </w:rPr>
            </w:pPr>
          </w:p>
          <w:p w14:paraId="28C5AF83" w14:textId="18FAFA92" w:rsidR="00F5790D" w:rsidRDefault="0042645C" w:rsidP="0042645C">
            <w:pPr>
              <w:pStyle w:val="ListParagraph"/>
              <w:numPr>
                <w:ilvl w:val="0"/>
                <w:numId w:val="28"/>
              </w:numPr>
              <w:rPr>
                <w:ins w:id="1633" w:author="David Solomon" w:date="2018-01-29T09:23:00Z"/>
                <w:rFonts w:cstheme="minorHAnsi"/>
              </w:rPr>
            </w:pPr>
            <w:r w:rsidRPr="001B01E4">
              <w:rPr>
                <w:rFonts w:cstheme="minorHAnsi"/>
              </w:rPr>
              <w:t xml:space="preserve">We will now deploy the </w:t>
            </w:r>
            <w:ins w:id="1634" w:author="David Solomon" w:date="2018-01-29T08:49:00Z">
              <w:r w:rsidR="00A618CF">
                <w:rPr>
                  <w:rFonts w:cstheme="minorHAnsi"/>
                </w:rPr>
                <w:t xml:space="preserve">same </w:t>
              </w:r>
            </w:ins>
            <w:del w:id="1635" w:author="David Solomon" w:date="2018-01-29T08:49:00Z">
              <w:r w:rsidRPr="001B01E4" w:rsidDel="00A618CF">
                <w:rPr>
                  <w:rFonts w:cstheme="minorHAnsi"/>
                </w:rPr>
                <w:delText>same Docker</w:delText>
              </w:r>
            </w:del>
            <w:ins w:id="1636" w:author="David Solomon" w:date="2018-01-29T08:49:00Z">
              <w:r w:rsidR="00A618CF">
                <w:rPr>
                  <w:rFonts w:cstheme="minorHAnsi"/>
                </w:rPr>
                <w:t>2048 game</w:t>
              </w:r>
            </w:ins>
            <w:r w:rsidRPr="001B01E4">
              <w:rPr>
                <w:rFonts w:cstheme="minorHAnsi"/>
              </w:rPr>
              <w:t xml:space="preserve"> application to your cluster.  To do th</w:t>
            </w:r>
            <w:r>
              <w:rPr>
                <w:rFonts w:cstheme="minorHAnsi"/>
              </w:rPr>
              <w:t>is, enter the following command to create a new deployment</w:t>
            </w:r>
            <w:del w:id="1637" w:author="David Solomon" w:date="2018-02-02T13:20:00Z">
              <w:r w:rsidDel="00317112">
                <w:rPr>
                  <w:rFonts w:cstheme="minorHAnsi"/>
                </w:rPr>
                <w:delText xml:space="preserve"> called “</w:delText>
              </w:r>
            </w:del>
            <w:del w:id="1638" w:author="David Solomon" w:date="2018-01-29T08:50:00Z">
              <w:r w:rsidDel="00A618CF">
                <w:rPr>
                  <w:rFonts w:cstheme="minorHAnsi"/>
                </w:rPr>
                <w:delText>webserver</w:delText>
              </w:r>
            </w:del>
            <w:del w:id="1639" w:author="David Solomon" w:date="2018-02-02T13:20:00Z">
              <w:r w:rsidDel="00317112">
                <w:rPr>
                  <w:rFonts w:cstheme="minorHAnsi"/>
                </w:rPr>
                <w:delText>”</w:delText>
              </w:r>
            </w:del>
            <w:ins w:id="1640" w:author="David Solomon" w:date="2018-01-29T09:23:00Z">
              <w:r w:rsidR="00F5790D">
                <w:rPr>
                  <w:rFonts w:cstheme="minorHAnsi"/>
                </w:rPr>
                <w:t xml:space="preserve">, using </w:t>
              </w:r>
            </w:ins>
            <w:ins w:id="1641" w:author="David Solomon" w:date="2018-02-02T13:20:00Z">
              <w:r w:rsidR="00317112">
                <w:rPr>
                  <w:rFonts w:cstheme="minorHAnsi"/>
                </w:rPr>
                <w:t>the you previously built.</w:t>
              </w:r>
            </w:ins>
          </w:p>
          <w:p w14:paraId="5BE3F7ED" w14:textId="7EE816F5" w:rsidR="0042645C" w:rsidRPr="00F5790D" w:rsidRDefault="0042645C">
            <w:pPr>
              <w:rPr>
                <w:rFonts w:cstheme="minorHAnsi"/>
              </w:rPr>
              <w:pPrChange w:id="1642" w:author="David Solomon" w:date="2018-01-29T09:23:00Z">
                <w:pPr>
                  <w:pStyle w:val="ListParagraph"/>
                  <w:numPr>
                    <w:numId w:val="28"/>
                  </w:numPr>
                  <w:ind w:left="1080" w:hanging="360"/>
                </w:pPr>
              </w:pPrChange>
            </w:pPr>
            <w:del w:id="1643" w:author="David Solomon" w:date="2018-01-29T09:23:00Z">
              <w:r w:rsidRPr="00F5790D" w:rsidDel="00F5790D">
                <w:rPr>
                  <w:rFonts w:cstheme="minorHAnsi"/>
                </w:rPr>
                <w:delText>:</w:delText>
              </w:r>
            </w:del>
          </w:p>
          <w:p w14:paraId="2305C1FF" w14:textId="36139440" w:rsidR="0042645C" w:rsidRPr="0042645C" w:rsidRDefault="0042645C" w:rsidP="0042645C">
            <w:pPr>
              <w:pStyle w:val="ListParagraph"/>
              <w:ind w:left="1080"/>
              <w:rPr>
                <w:rFonts w:cstheme="minorHAnsi"/>
              </w:rPr>
            </w:pPr>
            <w:r>
              <w:rPr>
                <w:rFonts w:cstheme="minorHAnsi"/>
              </w:rPr>
              <w:t xml:space="preserve">~$ </w:t>
            </w:r>
            <w:proofErr w:type="spellStart"/>
            <w:r w:rsidRPr="0042645C">
              <w:t>kubectl</w:t>
            </w:r>
            <w:proofErr w:type="spellEnd"/>
            <w:r w:rsidRPr="0042645C">
              <w:t xml:space="preserve"> </w:t>
            </w:r>
            <w:r w:rsidR="004D5649" w:rsidRPr="0042645C">
              <w:t xml:space="preserve">run </w:t>
            </w:r>
            <w:del w:id="1644" w:author="David Solomon" w:date="2018-01-29T08:50:00Z">
              <w:r w:rsidR="004D5649" w:rsidRPr="0042645C" w:rsidDel="00A618CF">
                <w:delText>webserver</w:delText>
              </w:r>
              <w:r w:rsidRPr="0042645C" w:rsidDel="00A618CF">
                <w:delText xml:space="preserve"> </w:delText>
              </w:r>
            </w:del>
            <w:ins w:id="1645" w:author="David Solomon" w:date="2018-02-02T13:19:00Z">
              <w:r w:rsidR="0097037B">
                <w:t>&lt;your username&gt;</w:t>
              </w:r>
            </w:ins>
            <w:ins w:id="1646" w:author="David Solomon" w:date="2018-02-02T13:22:00Z">
              <w:r w:rsidR="0097037B">
                <w:t>-</w:t>
              </w:r>
            </w:ins>
            <w:ins w:id="1647" w:author="David Solomon" w:date="2018-02-02T13:19:00Z">
              <w:r w:rsidR="00317112">
                <w:t>deployment</w:t>
              </w:r>
            </w:ins>
            <w:ins w:id="1648" w:author="David Solomon" w:date="2018-01-29T08:50:00Z">
              <w:r w:rsidR="00A618CF" w:rsidRPr="0042645C">
                <w:t xml:space="preserve"> </w:t>
              </w:r>
            </w:ins>
            <w:r w:rsidRPr="0042645C">
              <w:t>--image=</w:t>
            </w:r>
            <w:del w:id="1649" w:author="David Solomon" w:date="2018-01-29T09:23:00Z">
              <w:r w:rsidRPr="0042645C" w:rsidDel="00F5790D">
                <w:delText xml:space="preserve">httpd </w:delText>
              </w:r>
            </w:del>
            <w:ins w:id="1650" w:author="David Solomon" w:date="2018-02-02T13:21:00Z">
              <w:r w:rsidR="00317112">
                <w:t>&lt;your username&gt;_image</w:t>
              </w:r>
            </w:ins>
            <w:ins w:id="1651" w:author="David Solomon" w:date="2018-01-29T09:23:00Z">
              <w:r w:rsidR="00F5790D" w:rsidRPr="0042645C">
                <w:t xml:space="preserve"> </w:t>
              </w:r>
            </w:ins>
            <w:r w:rsidRPr="0042645C">
              <w:t>--port</w:t>
            </w:r>
            <w:r w:rsidRPr="00F5790D">
              <w:rPr>
                <w:rFonts w:cstheme="minorHAnsi"/>
              </w:rPr>
              <w:t>=</w:t>
            </w:r>
            <w:r w:rsidRPr="0042645C">
              <w:t>80</w:t>
            </w:r>
          </w:p>
          <w:p w14:paraId="4D304876" w14:textId="649798AD" w:rsidR="0042645C" w:rsidRDefault="0042645C" w:rsidP="0042645C">
            <w:pPr>
              <w:rPr>
                <w:rFonts w:cstheme="minorHAnsi"/>
              </w:rPr>
            </w:pPr>
          </w:p>
          <w:p w14:paraId="5058A9D0" w14:textId="77777777" w:rsidR="0042645C" w:rsidRDefault="0042645C" w:rsidP="0042645C">
            <w:pPr>
              <w:pStyle w:val="ListParagraph"/>
              <w:numPr>
                <w:ilvl w:val="0"/>
                <w:numId w:val="28"/>
              </w:numPr>
              <w:rPr>
                <w:rFonts w:cstheme="minorHAnsi"/>
              </w:rPr>
            </w:pPr>
            <w:r>
              <w:rPr>
                <w:rFonts w:cstheme="minorHAnsi"/>
              </w:rPr>
              <w:t>Confirm the output is as shown below:</w:t>
            </w:r>
          </w:p>
          <w:p w14:paraId="648D0636" w14:textId="68AD8A18" w:rsidR="0042645C" w:rsidRPr="0042645C" w:rsidRDefault="0042645C" w:rsidP="0042645C">
            <w:pPr>
              <w:rPr>
                <w:rFonts w:cstheme="minorHAnsi"/>
              </w:rPr>
            </w:pPr>
          </w:p>
          <w:p w14:paraId="11342E85" w14:textId="50939B49" w:rsidR="0042645C" w:rsidRDefault="0097037B" w:rsidP="003E3E5A">
            <w:pPr>
              <w:pStyle w:val="ListParagraph"/>
              <w:ind w:left="-99"/>
              <w:jc w:val="center"/>
              <w:rPr>
                <w:rFonts w:asciiTheme="minorHAnsi" w:hAnsiTheme="minorHAnsi" w:cstheme="minorHAnsi"/>
                <w:sz w:val="24"/>
                <w:szCs w:val="24"/>
              </w:rPr>
            </w:pPr>
            <w:ins w:id="1652" w:author="David Solomon" w:date="2018-02-02T13:23:00Z">
              <w:r w:rsidRPr="0097037B">
                <w:rPr>
                  <w:rFonts w:asciiTheme="minorHAnsi" w:hAnsiTheme="minorHAnsi" w:cstheme="minorHAnsi"/>
                  <w:noProof/>
                  <w:sz w:val="24"/>
                  <w:szCs w:val="24"/>
                </w:rPr>
                <w:drawing>
                  <wp:inline distT="0" distB="0" distL="0" distR="0" wp14:anchorId="49B90EA5" wp14:editId="5B73A296">
                    <wp:extent cx="5943600" cy="38227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82270"/>
                            </a:xfrm>
                            <a:prstGeom prst="rect">
                              <a:avLst/>
                            </a:prstGeom>
                          </pic:spPr>
                        </pic:pic>
                      </a:graphicData>
                    </a:graphic>
                  </wp:inline>
                </w:drawing>
              </w:r>
            </w:ins>
          </w:p>
          <w:p w14:paraId="19E9632F" w14:textId="18F5A80C" w:rsidR="0042645C" w:rsidRPr="009D313C" w:rsidRDefault="0042645C" w:rsidP="0042645C">
            <w:pPr>
              <w:pStyle w:val="ListParagraph"/>
              <w:ind w:left="-92"/>
              <w:jc w:val="center"/>
              <w:rPr>
                <w:rFonts w:asciiTheme="minorHAnsi" w:hAnsiTheme="minorHAnsi" w:cstheme="minorHAnsi"/>
                <w:sz w:val="24"/>
                <w:szCs w:val="24"/>
              </w:rPr>
            </w:pPr>
            <w:del w:id="1653" w:author="David Solomon" w:date="2018-01-29T09:26:00Z">
              <w:r w:rsidRPr="00883307" w:rsidDel="00586664">
                <w:rPr>
                  <w:rFonts w:cstheme="minorHAnsi"/>
                  <w:noProof/>
                </w:rPr>
                <w:drawing>
                  <wp:inline distT="0" distB="0" distL="0" distR="0" wp14:anchorId="35DA0F2A" wp14:editId="233C8238">
                    <wp:extent cx="5495182" cy="2665379"/>
                    <wp:effectExtent l="0" t="0" r="444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4005" cy="2703611"/>
                            </a:xfrm>
                            <a:prstGeom prst="rect">
                              <a:avLst/>
                            </a:prstGeom>
                          </pic:spPr>
                        </pic:pic>
                      </a:graphicData>
                    </a:graphic>
                  </wp:inline>
                </w:drawing>
              </w:r>
            </w:del>
          </w:p>
          <w:p w14:paraId="0D3D7A92" w14:textId="7BD8E151" w:rsidR="0097037B" w:rsidRDefault="0042645C">
            <w:pPr>
              <w:pStyle w:val="ListParagraph"/>
              <w:numPr>
                <w:ilvl w:val="0"/>
                <w:numId w:val="28"/>
              </w:numPr>
              <w:rPr>
                <w:ins w:id="1654" w:author="David Solomon" w:date="2018-02-02T13:31:00Z"/>
                <w:rFonts w:cstheme="minorHAnsi"/>
              </w:rPr>
              <w:pPrChange w:id="1655" w:author="David Solomon" w:date="2018-02-02T13:30:00Z">
                <w:pPr/>
              </w:pPrChange>
            </w:pPr>
            <w:r w:rsidRPr="00891E8D">
              <w:rPr>
                <w:rFonts w:cstheme="minorHAnsi"/>
              </w:rPr>
              <w:t xml:space="preserve">Return to the </w:t>
            </w:r>
            <w:del w:id="1656" w:author="David Solomon" w:date="2018-02-02T13:23:00Z">
              <w:r w:rsidRPr="00561A2B" w:rsidDel="0097037B">
                <w:rPr>
                  <w:rFonts w:cstheme="minorHAnsi"/>
                </w:rPr>
                <w:delText xml:space="preserve">Kubernetes </w:delText>
              </w:r>
            </w:del>
            <w:ins w:id="1657" w:author="David Solomon" w:date="2018-02-02T13:23:00Z">
              <w:r w:rsidR="0097037B" w:rsidRPr="0029542E">
                <w:rPr>
                  <w:rFonts w:cstheme="minorHAnsi"/>
                </w:rPr>
                <w:t xml:space="preserve">ICP </w:t>
              </w:r>
            </w:ins>
            <w:r w:rsidRPr="0029542E">
              <w:rPr>
                <w:rFonts w:cstheme="minorHAnsi"/>
              </w:rPr>
              <w:t xml:space="preserve">dashboard.  </w:t>
            </w:r>
            <w:ins w:id="1658" w:author="David Solomon" w:date="2018-02-02T13:25:00Z">
              <w:r w:rsidR="0097037B" w:rsidRPr="0029542E">
                <w:rPr>
                  <w:rFonts w:cstheme="minorHAnsi"/>
                </w:rPr>
                <w:t>Select the menu icon on the upper left of the screen.  Go to “Workloads</w:t>
              </w:r>
            </w:ins>
            <w:ins w:id="1659" w:author="David Solomon" w:date="2018-02-02T13:26:00Z">
              <w:r w:rsidR="0097037B" w:rsidRPr="0097037B">
                <w:rPr>
                  <w:rFonts w:cstheme="minorHAnsi"/>
                  <w:rPrChange w:id="1660" w:author="David Solomon" w:date="2018-02-02T13:30:00Z">
                    <w:rPr>
                      <w:rFonts w:cstheme="minorHAnsi"/>
                    </w:rPr>
                  </w:rPrChange>
                </w:rPr>
                <w:t xml:space="preserve">” and select “Deployments”.  </w:t>
              </w:r>
            </w:ins>
          </w:p>
          <w:p w14:paraId="4A48CF8B" w14:textId="02C05EB7" w:rsidR="0097037B" w:rsidRDefault="0097037B">
            <w:pPr>
              <w:pStyle w:val="ListParagraph"/>
              <w:ind w:left="1080"/>
              <w:rPr>
                <w:ins w:id="1661" w:author="David Solomon" w:date="2018-02-02T13:31:00Z"/>
                <w:rFonts w:cstheme="minorHAnsi"/>
              </w:rPr>
              <w:pPrChange w:id="1662" w:author="David Solomon" w:date="2018-02-02T13:31:00Z">
                <w:pPr/>
              </w:pPrChange>
            </w:pPr>
          </w:p>
          <w:p w14:paraId="28FE552B" w14:textId="3B3C2293" w:rsidR="0097037B" w:rsidRDefault="0097037B">
            <w:pPr>
              <w:pStyle w:val="ListParagraph"/>
              <w:ind w:left="1080"/>
              <w:rPr>
                <w:ins w:id="1663" w:author="David Solomon" w:date="2018-02-02T13:31:00Z"/>
                <w:rFonts w:cstheme="minorHAnsi"/>
              </w:rPr>
              <w:pPrChange w:id="1664" w:author="David Solomon" w:date="2018-02-02T13:31:00Z">
                <w:pPr/>
              </w:pPrChange>
            </w:pPr>
            <w:ins w:id="1665" w:author="David Solomon" w:date="2018-02-02T13:31:00Z">
              <w:r w:rsidRPr="0097037B">
                <w:rPr>
                  <w:rFonts w:cstheme="minorHAnsi"/>
                  <w:noProof/>
                </w:rPr>
                <w:drawing>
                  <wp:inline distT="0" distB="0" distL="0" distR="0" wp14:anchorId="0D0741D7" wp14:editId="5103CCFF">
                    <wp:extent cx="5285740" cy="278267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4334" cy="2787195"/>
                            </a:xfrm>
                            <a:prstGeom prst="rect">
                              <a:avLst/>
                            </a:prstGeom>
                          </pic:spPr>
                        </pic:pic>
                      </a:graphicData>
                    </a:graphic>
                  </wp:inline>
                </w:drawing>
              </w:r>
            </w:ins>
          </w:p>
          <w:p w14:paraId="2BC06A0C" w14:textId="0FB112D9" w:rsidR="0097037B" w:rsidRDefault="0097037B">
            <w:pPr>
              <w:pStyle w:val="ListParagraph"/>
              <w:ind w:left="1080"/>
              <w:rPr>
                <w:ins w:id="1666" w:author="David Solomon" w:date="2018-02-02T13:31:00Z"/>
                <w:rFonts w:cstheme="minorHAnsi"/>
              </w:rPr>
              <w:pPrChange w:id="1667" w:author="David Solomon" w:date="2018-02-02T13:31:00Z">
                <w:pPr/>
              </w:pPrChange>
            </w:pPr>
          </w:p>
          <w:p w14:paraId="6C635EE3" w14:textId="77777777" w:rsidR="0097037B" w:rsidRDefault="0097037B">
            <w:pPr>
              <w:pStyle w:val="ListParagraph"/>
              <w:ind w:left="1080"/>
              <w:rPr>
                <w:ins w:id="1668" w:author="David Solomon" w:date="2018-02-02T13:31:00Z"/>
                <w:rFonts w:cstheme="minorHAnsi"/>
              </w:rPr>
              <w:pPrChange w:id="1669" w:author="David Solomon" w:date="2018-02-02T13:31:00Z">
                <w:pPr/>
              </w:pPrChange>
            </w:pPr>
          </w:p>
          <w:p w14:paraId="41C846A0" w14:textId="1EC48CC1" w:rsidR="0097037B" w:rsidRDefault="00ED224D">
            <w:pPr>
              <w:pStyle w:val="ListParagraph"/>
              <w:numPr>
                <w:ilvl w:val="0"/>
                <w:numId w:val="28"/>
              </w:numPr>
              <w:rPr>
                <w:ins w:id="1670" w:author="David Solomon" w:date="2018-02-02T13:31:00Z"/>
                <w:rFonts w:cstheme="minorHAnsi"/>
              </w:rPr>
              <w:pPrChange w:id="1671" w:author="David Solomon" w:date="2018-02-02T13:30:00Z">
                <w:pPr/>
              </w:pPrChange>
            </w:pPr>
            <w:ins w:id="1672" w:author="David Solomon" w:date="2018-02-02T13:32:00Z">
              <w:r>
                <w:rPr>
                  <w:rFonts w:cstheme="minorHAnsi"/>
                </w:rPr>
                <w:t>Find your deployment in the list of Deployments</w:t>
              </w:r>
            </w:ins>
            <w:ins w:id="1673" w:author="David Solomon" w:date="2018-02-02T13:33:00Z">
              <w:r>
                <w:rPr>
                  <w:rFonts w:cstheme="minorHAnsi"/>
                </w:rPr>
                <w:t xml:space="preserve"> and select it</w:t>
              </w:r>
            </w:ins>
            <w:ins w:id="1674" w:author="David Solomon" w:date="2018-02-02T13:34:00Z">
              <w:r>
                <w:rPr>
                  <w:rFonts w:cstheme="minorHAnsi"/>
                </w:rPr>
                <w:t xml:space="preserve"> (you may need to navigate to page 3)</w:t>
              </w:r>
            </w:ins>
            <w:ins w:id="1675" w:author="David Solomon" w:date="2018-02-02T13:33:00Z">
              <w:r>
                <w:rPr>
                  <w:rFonts w:cstheme="minorHAnsi"/>
                </w:rPr>
                <w:t>.  This will bring up details about your deploymen</w:t>
              </w:r>
              <w:r w:rsidR="00891E8D">
                <w:rPr>
                  <w:rFonts w:cstheme="minorHAnsi"/>
                </w:rPr>
                <w:t>t; including the associated P</w:t>
              </w:r>
            </w:ins>
            <w:ins w:id="1676" w:author="David Solomon" w:date="2018-02-02T17:29:00Z">
              <w:r w:rsidR="00891E8D">
                <w:rPr>
                  <w:rFonts w:cstheme="minorHAnsi"/>
                </w:rPr>
                <w:t>od</w:t>
              </w:r>
            </w:ins>
            <w:ins w:id="1677" w:author="David Solomon" w:date="2018-02-02T13:33:00Z">
              <w:r>
                <w:rPr>
                  <w:rFonts w:cstheme="minorHAnsi"/>
                </w:rPr>
                <w:t xml:space="preserve"> and </w:t>
              </w:r>
              <w:proofErr w:type="spellStart"/>
              <w:r>
                <w:rPr>
                  <w:rFonts w:cstheme="minorHAnsi"/>
                </w:rPr>
                <w:t>ReplicaSet</w:t>
              </w:r>
              <w:proofErr w:type="spellEnd"/>
              <w:r>
                <w:rPr>
                  <w:rFonts w:cstheme="minorHAnsi"/>
                </w:rPr>
                <w:t>.</w:t>
              </w:r>
            </w:ins>
          </w:p>
          <w:p w14:paraId="1475158C" w14:textId="13F3DBA1" w:rsidR="0042645C" w:rsidRPr="00561A2B" w:rsidDel="0097037B" w:rsidRDefault="0042645C">
            <w:pPr>
              <w:rPr>
                <w:del w:id="1678" w:author="David Solomon" w:date="2018-02-02T13:30:00Z"/>
                <w:rFonts w:cstheme="minorHAnsi"/>
              </w:rPr>
              <w:pPrChange w:id="1679" w:author="David Solomon" w:date="2018-02-02T13:31:00Z">
                <w:pPr>
                  <w:pStyle w:val="ListParagraph"/>
                  <w:numPr>
                    <w:numId w:val="28"/>
                  </w:numPr>
                  <w:ind w:left="1080" w:hanging="360"/>
                </w:pPr>
              </w:pPrChange>
            </w:pPr>
            <w:del w:id="1680" w:author="David Solomon" w:date="2018-02-02T13:30:00Z">
              <w:r w:rsidRPr="00891E8D" w:rsidDel="0097037B">
                <w:rPr>
                  <w:rFonts w:cstheme="minorHAnsi"/>
                </w:rPr>
                <w:delText>You will see that a new deployment and Pod have been created for the application, as shown below, indicating that the application is now running in the cluster.</w:delText>
              </w:r>
            </w:del>
          </w:p>
          <w:p w14:paraId="07705F38" w14:textId="59ADFC3D" w:rsidR="0042645C" w:rsidRPr="0029542E" w:rsidRDefault="0042645C" w:rsidP="00891E8D">
            <w:pPr>
              <w:rPr>
                <w:ins w:id="1681" w:author="David Solomon" w:date="2018-02-02T13:26:00Z"/>
              </w:rPr>
            </w:pPr>
          </w:p>
          <w:p w14:paraId="02B29133" w14:textId="3D0EED90" w:rsidR="0097037B" w:rsidRDefault="00ED224D" w:rsidP="0042645C">
            <w:pPr>
              <w:rPr>
                <w:rFonts w:cstheme="minorHAnsi"/>
              </w:rPr>
            </w:pPr>
            <w:ins w:id="1682" w:author="David Solomon" w:date="2018-02-02T13:35:00Z">
              <w:r w:rsidRPr="00ED224D">
                <w:rPr>
                  <w:rFonts w:cstheme="minorHAnsi"/>
                  <w:noProof/>
                </w:rPr>
                <w:lastRenderedPageBreak/>
                <w:drawing>
                  <wp:inline distT="0" distB="0" distL="0" distR="0" wp14:anchorId="00BC7D7D" wp14:editId="5A26E586">
                    <wp:extent cx="5943600" cy="334327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3275"/>
                            </a:xfrm>
                            <a:prstGeom prst="rect">
                              <a:avLst/>
                            </a:prstGeom>
                          </pic:spPr>
                        </pic:pic>
                      </a:graphicData>
                    </a:graphic>
                  </wp:inline>
                </w:drawing>
              </w:r>
            </w:ins>
          </w:p>
          <w:p w14:paraId="7FEFBD8E" w14:textId="77777777" w:rsidR="00ED224D" w:rsidRDefault="00ED224D" w:rsidP="0042645C">
            <w:pPr>
              <w:jc w:val="center"/>
              <w:rPr>
                <w:ins w:id="1683" w:author="David Solomon" w:date="2018-02-02T13:34:00Z"/>
                <w:rFonts w:cstheme="minorHAnsi"/>
              </w:rPr>
            </w:pPr>
          </w:p>
          <w:p w14:paraId="77EACA31" w14:textId="59E73E46" w:rsidR="0042645C" w:rsidRPr="0042645C" w:rsidRDefault="00ED224D">
            <w:pPr>
              <w:rPr>
                <w:rFonts w:cstheme="minorHAnsi"/>
              </w:rPr>
              <w:pPrChange w:id="1684" w:author="David Solomon" w:date="2018-02-02T13:34:00Z">
                <w:pPr>
                  <w:jc w:val="center"/>
                </w:pPr>
              </w:pPrChange>
            </w:pPr>
            <w:ins w:id="1685" w:author="David Solomon" w:date="2018-02-02T13:36:00Z">
              <w:r w:rsidRPr="00ED224D">
                <w:rPr>
                  <w:rFonts w:cstheme="minorHAnsi"/>
                  <w:noProof/>
                </w:rPr>
                <w:drawing>
                  <wp:inline distT="0" distB="0" distL="0" distR="0" wp14:anchorId="174CEE21" wp14:editId="7D5834A3">
                    <wp:extent cx="5943600" cy="2256790"/>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256790"/>
                            </a:xfrm>
                            <a:prstGeom prst="rect">
                              <a:avLst/>
                            </a:prstGeom>
                          </pic:spPr>
                        </pic:pic>
                      </a:graphicData>
                    </a:graphic>
                  </wp:inline>
                </w:drawing>
              </w:r>
            </w:ins>
            <w:del w:id="1686" w:author="David Solomon" w:date="2018-02-02T13:26:00Z">
              <w:r w:rsidR="0042645C" w:rsidRPr="00883307" w:rsidDel="0097037B">
                <w:rPr>
                  <w:rFonts w:cstheme="minorHAnsi"/>
                  <w:noProof/>
                </w:rPr>
                <w:drawing>
                  <wp:inline distT="0" distB="0" distL="0" distR="0" wp14:anchorId="2ABC4CF5" wp14:editId="33BD79F0">
                    <wp:extent cx="5879853" cy="185798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51647" cy="1880669"/>
                            </a:xfrm>
                            <a:prstGeom prst="rect">
                              <a:avLst/>
                            </a:prstGeom>
                          </pic:spPr>
                        </pic:pic>
                      </a:graphicData>
                    </a:graphic>
                  </wp:inline>
                </w:drawing>
              </w:r>
            </w:del>
          </w:p>
          <w:p w14:paraId="651F39A4" w14:textId="77777777" w:rsidR="0042645C" w:rsidRPr="00A31355" w:rsidRDefault="0042645C" w:rsidP="003E3E5A">
            <w:pPr>
              <w:pStyle w:val="TableParagraph"/>
              <w:tabs>
                <w:tab w:val="left" w:pos="824"/>
              </w:tabs>
              <w:spacing w:before="15"/>
              <w:ind w:left="823"/>
              <w:rPr>
                <w:rFonts w:asciiTheme="minorHAnsi" w:hAnsiTheme="minorHAnsi" w:cstheme="minorHAnsi"/>
              </w:rPr>
            </w:pPr>
          </w:p>
        </w:tc>
      </w:tr>
      <w:tr w:rsidR="0042645C" w:rsidRPr="00A31355" w14:paraId="49760DFA" w14:textId="77777777" w:rsidTr="003E3E5A">
        <w:trPr>
          <w:trHeight w:val="20"/>
        </w:trPr>
        <w:tc>
          <w:tcPr>
            <w:tcW w:w="385" w:type="pct"/>
          </w:tcPr>
          <w:p w14:paraId="00878885" w14:textId="77777777" w:rsidR="0042645C" w:rsidRPr="00A31355" w:rsidRDefault="0042645C" w:rsidP="003E3E5A">
            <w:pPr>
              <w:jc w:val="center"/>
              <w:rPr>
                <w:rFonts w:cstheme="minorHAnsi"/>
              </w:rPr>
            </w:pPr>
            <w:r w:rsidRPr="00A31355">
              <w:rPr>
                <w:rFonts w:cstheme="minorHAnsi"/>
              </w:rPr>
              <w:lastRenderedPageBreak/>
              <w:t>2</w:t>
            </w:r>
          </w:p>
        </w:tc>
        <w:tc>
          <w:tcPr>
            <w:tcW w:w="4615" w:type="pct"/>
          </w:tcPr>
          <w:p w14:paraId="2987E144" w14:textId="77777777" w:rsidR="0042645C" w:rsidRDefault="0042645C" w:rsidP="0042645C">
            <w:pPr>
              <w:rPr>
                <w:rFonts w:cstheme="minorHAnsi"/>
                <w:b/>
                <w:u w:val="single"/>
              </w:rPr>
            </w:pPr>
            <w:r>
              <w:rPr>
                <w:rFonts w:cstheme="minorHAnsi"/>
                <w:b/>
                <w:u w:val="single"/>
              </w:rPr>
              <w:t>Exposing the application through a service</w:t>
            </w:r>
          </w:p>
          <w:p w14:paraId="5CD9AB5E" w14:textId="77777777" w:rsidR="0042645C" w:rsidRDefault="0042645C" w:rsidP="0042645C">
            <w:pPr>
              <w:rPr>
                <w:rFonts w:cstheme="minorHAnsi"/>
                <w:b/>
                <w:u w:val="single"/>
              </w:rPr>
            </w:pPr>
          </w:p>
          <w:p w14:paraId="1E8C4A90" w14:textId="38ABF505" w:rsidR="000F47FA" w:rsidRPr="00ED224D" w:rsidRDefault="0042645C" w:rsidP="00891E8D">
            <w:pPr>
              <w:pStyle w:val="ListParagraph"/>
              <w:numPr>
                <w:ilvl w:val="0"/>
                <w:numId w:val="30"/>
              </w:numPr>
              <w:rPr>
                <w:rFonts w:cstheme="minorHAnsi"/>
              </w:rPr>
            </w:pPr>
            <w:r w:rsidRPr="00891E8D">
              <w:rPr>
                <w:rFonts w:cstheme="minorHAnsi"/>
              </w:rPr>
              <w:t xml:space="preserve">In order to interact with your application from outside the cluster, you </w:t>
            </w:r>
            <w:proofErr w:type="spellStart"/>
            <w:r w:rsidRPr="00891E8D">
              <w:rPr>
                <w:rFonts w:cstheme="minorHAnsi"/>
              </w:rPr>
              <w:t>w</w:t>
            </w:r>
            <w:del w:id="1687" w:author="Unknown">
              <w:r w:rsidRPr="00561A2B" w:rsidDel="0097037B">
                <w:rPr>
                  <w:rFonts w:cstheme="minorHAnsi"/>
                </w:rPr>
                <w:delText>i</w:delText>
              </w:r>
            </w:del>
            <w:ins w:id="1688" w:author="David Solomon" w:date="2018-02-02T13:31:00Z">
              <w:r w:rsidRPr="00ED224D">
                <w:rPr>
                  <w:rFonts w:cstheme="minorHAnsi"/>
                </w:rPr>
                <w:t>l</w:t>
              </w:r>
            </w:ins>
            <w:r w:rsidRPr="00ED224D">
              <w:rPr>
                <w:rFonts w:cstheme="minorHAnsi"/>
              </w:rPr>
              <w:t>l</w:t>
            </w:r>
            <w:proofErr w:type="spellEnd"/>
            <w:r w:rsidRPr="00ED224D">
              <w:rPr>
                <w:rFonts w:cstheme="minorHAnsi"/>
              </w:rPr>
              <w:t xml:space="preserve"> need to create a service which provide an endpoint to expose the application.  To do this, enter the following command to create a new service</w:t>
            </w:r>
            <w:ins w:id="1689" w:author="David Solomon" w:date="2018-02-02T13:38:00Z">
              <w:r w:rsidR="00ED224D">
                <w:rPr>
                  <w:rFonts w:cstheme="minorHAnsi"/>
                </w:rPr>
                <w:t>.</w:t>
              </w:r>
            </w:ins>
            <w:del w:id="1690" w:author="David Solomon" w:date="2018-02-02T13:36:00Z">
              <w:r w:rsidRPr="00891E8D" w:rsidDel="00ED224D">
                <w:rPr>
                  <w:rFonts w:cstheme="minorHAnsi"/>
                </w:rPr>
                <w:delText xml:space="preserve"> </w:delText>
              </w:r>
              <w:r w:rsidRPr="00561A2B" w:rsidDel="00ED224D">
                <w:rPr>
                  <w:rFonts w:cstheme="minorHAnsi"/>
                </w:rPr>
                <w:delText>ca</w:delText>
              </w:r>
              <w:r w:rsidRPr="0029542E" w:rsidDel="00ED224D">
                <w:rPr>
                  <w:rFonts w:cstheme="minorHAnsi"/>
                </w:rPr>
                <w:delText>lled “</w:delText>
              </w:r>
            </w:del>
            <w:del w:id="1691" w:author="David Solomon" w:date="2018-01-29T09:27:00Z">
              <w:r w:rsidRPr="0029542E" w:rsidDel="00586664">
                <w:rPr>
                  <w:rFonts w:cstheme="minorHAnsi"/>
                </w:rPr>
                <w:delText>webservice</w:delText>
              </w:r>
            </w:del>
            <w:del w:id="1692" w:author="David Solomon" w:date="2018-02-02T13:36:00Z">
              <w:r w:rsidRPr="0029542E" w:rsidDel="00ED224D">
                <w:rPr>
                  <w:rFonts w:cstheme="minorHAnsi"/>
                </w:rPr>
                <w:delText>”:</w:delText>
              </w:r>
            </w:del>
          </w:p>
          <w:p w14:paraId="781B671B" w14:textId="77777777" w:rsidR="00ED224D" w:rsidRDefault="00ED224D" w:rsidP="0042645C">
            <w:pPr>
              <w:pStyle w:val="ListParagraph"/>
              <w:ind w:left="1183"/>
              <w:rPr>
                <w:ins w:id="1693" w:author="David Solomon" w:date="2018-02-02T13:37:00Z"/>
              </w:rPr>
            </w:pPr>
          </w:p>
          <w:p w14:paraId="6DCDED13" w14:textId="30BD7098" w:rsidR="0042645C" w:rsidRPr="0042645C" w:rsidRDefault="0042645C" w:rsidP="0042645C">
            <w:pPr>
              <w:pStyle w:val="ListParagraph"/>
              <w:ind w:left="1183"/>
              <w:rPr>
                <w:rFonts w:cstheme="minorHAnsi"/>
              </w:rPr>
            </w:pPr>
            <w:r w:rsidRPr="0042645C">
              <w:t xml:space="preserve">~$ </w:t>
            </w:r>
            <w:proofErr w:type="spellStart"/>
            <w:r w:rsidRPr="0042645C">
              <w:t>kubectl</w:t>
            </w:r>
            <w:proofErr w:type="spellEnd"/>
            <w:r w:rsidRPr="0042645C">
              <w:t xml:space="preserve"> expose deployment </w:t>
            </w:r>
            <w:del w:id="1694" w:author="David Solomon" w:date="2018-01-29T09:27:00Z">
              <w:r w:rsidRPr="0042645C" w:rsidDel="00586664">
                <w:delText xml:space="preserve">webserver </w:delText>
              </w:r>
            </w:del>
            <w:ins w:id="1695" w:author="David Solomon" w:date="2018-02-02T13:37:00Z">
              <w:r w:rsidR="00ED224D">
                <w:t>&lt;your username&gt;-deployment</w:t>
              </w:r>
            </w:ins>
            <w:ins w:id="1696" w:author="David Solomon" w:date="2018-01-29T09:27:00Z">
              <w:r w:rsidR="00586664" w:rsidRPr="0042645C">
                <w:t xml:space="preserve"> </w:t>
              </w:r>
            </w:ins>
            <w:r w:rsidRPr="0042645C">
              <w:t>--type=</w:t>
            </w:r>
            <w:proofErr w:type="spellStart"/>
            <w:r w:rsidR="004D5649" w:rsidRPr="0042645C">
              <w:t>NodePort</w:t>
            </w:r>
            <w:proofErr w:type="spellEnd"/>
            <w:r w:rsidR="004D5649" w:rsidRPr="0042645C">
              <w:t xml:space="preserve"> --</w:t>
            </w:r>
            <w:r w:rsidRPr="0042645C">
              <w:t xml:space="preserve">name </w:t>
            </w:r>
            <w:del w:id="1697" w:author="David Solomon" w:date="2018-01-29T09:27:00Z">
              <w:r w:rsidRPr="0042645C" w:rsidDel="00586664">
                <w:rPr>
                  <w:i/>
                </w:rPr>
                <w:delText>webservice</w:delText>
              </w:r>
            </w:del>
            <w:ins w:id="1698" w:author="David Solomon" w:date="2018-02-02T13:37:00Z">
              <w:r w:rsidR="00ED224D">
                <w:rPr>
                  <w:i/>
                </w:rPr>
                <w:t>&lt;your username&gt;-service</w:t>
              </w:r>
            </w:ins>
          </w:p>
          <w:p w14:paraId="100CD170" w14:textId="77777777" w:rsidR="0042645C" w:rsidRPr="00883307" w:rsidRDefault="0042645C" w:rsidP="0042645C">
            <w:pPr>
              <w:rPr>
                <w:rFonts w:cstheme="minorHAnsi"/>
              </w:rPr>
            </w:pPr>
            <w:r w:rsidRPr="00883307">
              <w:rPr>
                <w:rFonts w:cstheme="minorHAnsi"/>
              </w:rPr>
              <w:lastRenderedPageBreak/>
              <w:t xml:space="preserve"> </w:t>
            </w:r>
          </w:p>
          <w:p w14:paraId="56CB7FF1" w14:textId="77777777" w:rsidR="0042645C" w:rsidRPr="00883307" w:rsidRDefault="0042645C" w:rsidP="0042645C">
            <w:pPr>
              <w:pStyle w:val="ListParagraph"/>
              <w:numPr>
                <w:ilvl w:val="0"/>
                <w:numId w:val="30"/>
              </w:numPr>
              <w:rPr>
                <w:rFonts w:cstheme="minorHAnsi"/>
              </w:rPr>
            </w:pPr>
            <w:r w:rsidRPr="00883307">
              <w:rPr>
                <w:rFonts w:cstheme="minorHAnsi"/>
              </w:rPr>
              <w:t>Confirm the output is as shown below:</w:t>
            </w:r>
          </w:p>
          <w:p w14:paraId="7C25A499" w14:textId="77777777" w:rsidR="0042645C" w:rsidDel="00ED224D" w:rsidRDefault="0042645C" w:rsidP="003E3E5A">
            <w:pPr>
              <w:rPr>
                <w:del w:id="1699" w:author="David Solomon" w:date="2018-02-02T13:41:00Z"/>
                <w:rFonts w:cstheme="minorHAnsi"/>
              </w:rPr>
            </w:pPr>
          </w:p>
          <w:p w14:paraId="4B287C9D" w14:textId="1F2DA6E8" w:rsidR="0042645C" w:rsidRDefault="0042645C">
            <w:pPr>
              <w:rPr>
                <w:rFonts w:cstheme="minorHAnsi"/>
              </w:rPr>
              <w:pPrChange w:id="1700" w:author="David Solomon" w:date="2018-02-02T13:41:00Z">
                <w:pPr>
                  <w:jc w:val="center"/>
                </w:pPr>
              </w:pPrChange>
            </w:pPr>
            <w:del w:id="1701" w:author="David Solomon" w:date="2018-01-29T09:28:00Z">
              <w:r w:rsidRPr="006E7651" w:rsidDel="00586664">
                <w:rPr>
                  <w:rFonts w:cstheme="minorHAnsi"/>
                  <w:noProof/>
                </w:rPr>
                <w:drawing>
                  <wp:inline distT="0" distB="0" distL="0" distR="0" wp14:anchorId="66AC82E1" wp14:editId="700B9CA2">
                    <wp:extent cx="5486400" cy="262413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55928" cy="2657390"/>
                            </a:xfrm>
                            <a:prstGeom prst="rect">
                              <a:avLst/>
                            </a:prstGeom>
                          </pic:spPr>
                        </pic:pic>
                      </a:graphicData>
                    </a:graphic>
                  </wp:inline>
                </w:drawing>
              </w:r>
            </w:del>
            <w:ins w:id="1702" w:author="David Solomon" w:date="2018-01-29T09:28:00Z">
              <w:r w:rsidR="00586664">
                <w:rPr>
                  <w:noProof/>
                </w:rPr>
                <w:t xml:space="preserve"> </w:t>
              </w:r>
            </w:ins>
            <w:ins w:id="1703" w:author="David Solomon" w:date="2018-02-02T13:41:00Z">
              <w:r w:rsidR="00ED224D" w:rsidRPr="00ED224D">
                <w:rPr>
                  <w:noProof/>
                </w:rPr>
                <w:drawing>
                  <wp:inline distT="0" distB="0" distL="0" distR="0" wp14:anchorId="3568D472" wp14:editId="11AADBCE">
                    <wp:extent cx="5943600" cy="342265"/>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2265"/>
                            </a:xfrm>
                            <a:prstGeom prst="rect">
                              <a:avLst/>
                            </a:prstGeom>
                          </pic:spPr>
                        </pic:pic>
                      </a:graphicData>
                    </a:graphic>
                  </wp:inline>
                </w:drawing>
              </w:r>
            </w:ins>
          </w:p>
          <w:p w14:paraId="4EE961B7" w14:textId="6A5690CE" w:rsidR="005A05D1" w:rsidRDefault="005A05D1" w:rsidP="0042645C">
            <w:pPr>
              <w:jc w:val="center"/>
              <w:rPr>
                <w:rFonts w:cstheme="minorHAnsi"/>
              </w:rPr>
            </w:pPr>
          </w:p>
          <w:p w14:paraId="5065A693" w14:textId="2F24C6D0" w:rsidR="005A05D1" w:rsidRDefault="005A05D1" w:rsidP="005A05D1">
            <w:pPr>
              <w:pStyle w:val="ListParagraph"/>
              <w:numPr>
                <w:ilvl w:val="0"/>
                <w:numId w:val="30"/>
              </w:numPr>
              <w:rPr>
                <w:ins w:id="1704" w:author="David Solomon" w:date="2018-02-02T13:43:00Z"/>
                <w:rFonts w:cstheme="minorHAnsi"/>
              </w:rPr>
            </w:pPr>
            <w:r>
              <w:rPr>
                <w:rFonts w:cstheme="minorHAnsi"/>
              </w:rPr>
              <w:t xml:space="preserve">Return to the </w:t>
            </w:r>
            <w:del w:id="1705" w:author="David Solomon" w:date="2018-02-02T13:41:00Z">
              <w:r w:rsidDel="00ED224D">
                <w:rPr>
                  <w:rFonts w:cstheme="minorHAnsi"/>
                </w:rPr>
                <w:delText xml:space="preserve">Kubernetes </w:delText>
              </w:r>
            </w:del>
            <w:ins w:id="1706" w:author="David Solomon" w:date="2018-02-02T13:41:00Z">
              <w:r w:rsidR="00ED224D">
                <w:rPr>
                  <w:rFonts w:cstheme="minorHAnsi"/>
                </w:rPr>
                <w:t xml:space="preserve">ICP </w:t>
              </w:r>
            </w:ins>
            <w:r>
              <w:rPr>
                <w:rFonts w:cstheme="minorHAnsi"/>
              </w:rPr>
              <w:t xml:space="preserve">dashboard.  </w:t>
            </w:r>
            <w:del w:id="1707" w:author="David Solomon" w:date="2018-02-02T13:41:00Z">
              <w:r w:rsidDel="00ED224D">
                <w:rPr>
                  <w:rFonts w:cstheme="minorHAnsi"/>
                </w:rPr>
                <w:delText>You will see that a new service has been created for the application, as shown below, indicating that the application now has a service for accessing it from outside the cluster.</w:delText>
              </w:r>
            </w:del>
            <w:ins w:id="1708" w:author="David Solomon" w:date="2018-02-02T13:41:00Z">
              <w:r w:rsidR="00ED224D">
                <w:rPr>
                  <w:rFonts w:cstheme="minorHAnsi"/>
                </w:rPr>
                <w:t>Under the “Workloads” menu option, select “Services”.</w:t>
              </w:r>
            </w:ins>
            <w:ins w:id="1709" w:author="David Solomon" w:date="2018-02-02T13:42:00Z">
              <w:r w:rsidR="00ED224D">
                <w:rPr>
                  <w:rFonts w:cstheme="minorHAnsi"/>
                </w:rPr>
                <w:t xml:space="preserve">  The list of services will appear.  </w:t>
              </w:r>
            </w:ins>
            <w:ins w:id="1710" w:author="David Solomon" w:date="2018-02-02T13:43:00Z">
              <w:r w:rsidR="00190A6F">
                <w:rPr>
                  <w:rFonts w:cstheme="minorHAnsi"/>
                </w:rPr>
                <w:t>Confirm</w:t>
              </w:r>
            </w:ins>
            <w:ins w:id="1711" w:author="David Solomon" w:date="2018-02-02T13:42:00Z">
              <w:r w:rsidR="00ED224D">
                <w:rPr>
                  <w:rFonts w:cstheme="minorHAnsi"/>
                </w:rPr>
                <w:t xml:space="preserve"> your service (you may have to navigate to the 3</w:t>
              </w:r>
              <w:r w:rsidR="00ED224D" w:rsidRPr="00ED224D">
                <w:rPr>
                  <w:rFonts w:cstheme="minorHAnsi"/>
                  <w:vertAlign w:val="superscript"/>
                  <w:rPrChange w:id="1712" w:author="David Solomon" w:date="2018-02-02T13:42:00Z">
                    <w:rPr>
                      <w:rFonts w:cstheme="minorHAnsi"/>
                    </w:rPr>
                  </w:rPrChange>
                </w:rPr>
                <w:t>rd</w:t>
              </w:r>
              <w:r w:rsidR="00ED224D">
                <w:rPr>
                  <w:rFonts w:cstheme="minorHAnsi"/>
                </w:rPr>
                <w:t xml:space="preserve"> or 4</w:t>
              </w:r>
              <w:r w:rsidR="00ED224D" w:rsidRPr="00ED224D">
                <w:rPr>
                  <w:rFonts w:cstheme="minorHAnsi"/>
                  <w:vertAlign w:val="superscript"/>
                  <w:rPrChange w:id="1713" w:author="David Solomon" w:date="2018-02-02T13:42:00Z">
                    <w:rPr>
                      <w:rFonts w:cstheme="minorHAnsi"/>
                    </w:rPr>
                  </w:rPrChange>
                </w:rPr>
                <w:t>th</w:t>
              </w:r>
              <w:r w:rsidR="00ED224D">
                <w:rPr>
                  <w:rFonts w:cstheme="minorHAnsi"/>
                </w:rPr>
                <w:t xml:space="preserve"> page)</w:t>
              </w:r>
            </w:ins>
            <w:ins w:id="1714" w:author="David Solomon" w:date="2018-02-02T13:43:00Z">
              <w:r w:rsidR="00190A6F">
                <w:rPr>
                  <w:rFonts w:cstheme="minorHAnsi"/>
                </w:rPr>
                <w:t xml:space="preserve"> is listed.</w:t>
              </w:r>
            </w:ins>
          </w:p>
          <w:p w14:paraId="30EBD668" w14:textId="628D1A23" w:rsidR="00190A6F" w:rsidRDefault="00190A6F">
            <w:pPr>
              <w:pStyle w:val="ListParagraph"/>
              <w:ind w:left="1183"/>
              <w:rPr>
                <w:ins w:id="1715" w:author="David Solomon" w:date="2018-02-02T13:43:00Z"/>
                <w:rFonts w:cstheme="minorHAnsi"/>
              </w:rPr>
              <w:pPrChange w:id="1716" w:author="David Solomon" w:date="2018-02-02T13:43:00Z">
                <w:pPr>
                  <w:pStyle w:val="ListParagraph"/>
                  <w:numPr>
                    <w:numId w:val="30"/>
                  </w:numPr>
                  <w:ind w:left="1183" w:hanging="360"/>
                </w:pPr>
              </w:pPrChange>
            </w:pPr>
          </w:p>
          <w:p w14:paraId="5A30A00F" w14:textId="3FC621B9" w:rsidR="00190A6F" w:rsidRDefault="00190A6F">
            <w:pPr>
              <w:pStyle w:val="ListParagraph"/>
              <w:ind w:left="1183"/>
              <w:rPr>
                <w:ins w:id="1717" w:author="David Solomon" w:date="2018-02-02T13:43:00Z"/>
                <w:rFonts w:cstheme="minorHAnsi"/>
              </w:rPr>
              <w:pPrChange w:id="1718" w:author="David Solomon" w:date="2018-02-02T13:43:00Z">
                <w:pPr>
                  <w:pStyle w:val="ListParagraph"/>
                  <w:numPr>
                    <w:numId w:val="30"/>
                  </w:numPr>
                  <w:ind w:left="1183" w:hanging="360"/>
                </w:pPr>
              </w:pPrChange>
            </w:pPr>
            <w:ins w:id="1719" w:author="David Solomon" w:date="2018-02-02T13:43:00Z">
              <w:r w:rsidRPr="00190A6F">
                <w:rPr>
                  <w:rFonts w:cstheme="minorHAnsi"/>
                  <w:noProof/>
                </w:rPr>
                <w:drawing>
                  <wp:inline distT="0" distB="0" distL="0" distR="0" wp14:anchorId="2F087D04" wp14:editId="3DBF9393">
                    <wp:extent cx="5285740" cy="305238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5995" cy="3058308"/>
                            </a:xfrm>
                            <a:prstGeom prst="rect">
                              <a:avLst/>
                            </a:prstGeom>
                          </pic:spPr>
                        </pic:pic>
                      </a:graphicData>
                    </a:graphic>
                  </wp:inline>
                </w:drawing>
              </w:r>
            </w:ins>
          </w:p>
          <w:p w14:paraId="431EE2FD" w14:textId="12F6CA92" w:rsidR="00190A6F" w:rsidRDefault="00190A6F">
            <w:pPr>
              <w:pStyle w:val="ListParagraph"/>
              <w:ind w:left="1183"/>
              <w:rPr>
                <w:ins w:id="1720" w:author="David Solomon" w:date="2018-02-02T13:43:00Z"/>
                <w:rFonts w:cstheme="minorHAnsi"/>
              </w:rPr>
              <w:pPrChange w:id="1721" w:author="David Solomon" w:date="2018-02-02T13:43:00Z">
                <w:pPr>
                  <w:pStyle w:val="ListParagraph"/>
                  <w:numPr>
                    <w:numId w:val="30"/>
                  </w:numPr>
                  <w:ind w:left="1183" w:hanging="360"/>
                </w:pPr>
              </w:pPrChange>
            </w:pPr>
          </w:p>
          <w:p w14:paraId="20C60188" w14:textId="77777777" w:rsidR="00190A6F" w:rsidRDefault="00190A6F">
            <w:pPr>
              <w:pStyle w:val="ListParagraph"/>
              <w:ind w:left="1183"/>
              <w:rPr>
                <w:ins w:id="1722" w:author="David Solomon" w:date="2018-02-02T13:43:00Z"/>
                <w:rFonts w:cstheme="minorHAnsi"/>
              </w:rPr>
              <w:pPrChange w:id="1723" w:author="David Solomon" w:date="2018-02-02T13:43:00Z">
                <w:pPr>
                  <w:pStyle w:val="ListParagraph"/>
                  <w:numPr>
                    <w:numId w:val="30"/>
                  </w:numPr>
                  <w:ind w:left="1183" w:hanging="360"/>
                </w:pPr>
              </w:pPrChange>
            </w:pPr>
          </w:p>
          <w:p w14:paraId="34C61BC9" w14:textId="600AD7C3" w:rsidR="00190A6F" w:rsidRDefault="00190A6F" w:rsidP="005A05D1">
            <w:pPr>
              <w:pStyle w:val="ListParagraph"/>
              <w:numPr>
                <w:ilvl w:val="0"/>
                <w:numId w:val="30"/>
              </w:numPr>
              <w:rPr>
                <w:ins w:id="1724" w:author="David Solomon" w:date="2018-02-02T13:49:00Z"/>
                <w:rFonts w:cstheme="minorHAnsi"/>
              </w:rPr>
            </w:pPr>
            <w:ins w:id="1725" w:author="David Solomon" w:date="2018-02-02T13:46:00Z">
              <w:r>
                <w:rPr>
                  <w:rFonts w:cstheme="minorHAnsi"/>
                </w:rPr>
                <w:t xml:space="preserve">When you expose a service, Kubernetes automatically assigns a unique IP address that the cluster will listen to on behalf of your application.  This </w:t>
              </w:r>
            </w:ins>
            <w:ins w:id="1726" w:author="David Solomon" w:date="2018-02-02T13:47:00Z">
              <w:r>
                <w:rPr>
                  <w:rFonts w:cstheme="minorHAnsi"/>
                </w:rPr>
                <w:t>address is typically in the 30000-32000 range.  However, d</w:t>
              </w:r>
            </w:ins>
            <w:ins w:id="1727" w:author="David Solomon" w:date="2018-02-02T13:45:00Z">
              <w:r>
                <w:rPr>
                  <w:rFonts w:cstheme="minorHAnsi"/>
                </w:rPr>
                <w:t>ue to some of the open port limitations in our Data Center (nothing to do with ICP itself),</w:t>
              </w:r>
            </w:ins>
            <w:ins w:id="1728" w:author="David Solomon" w:date="2018-02-02T13:47:00Z">
              <w:r>
                <w:rPr>
                  <w:rFonts w:cstheme="minorHAnsi"/>
                </w:rPr>
                <w:t xml:space="preserve"> we need to manually replace this with a new port.  To do this, select the </w:t>
              </w:r>
            </w:ins>
            <w:ins w:id="1729" w:author="David Solomon" w:date="2018-02-02T13:48:00Z">
              <w:r>
                <w:rPr>
                  <w:rFonts w:cstheme="minorHAnsi"/>
                </w:rPr>
                <w:t xml:space="preserve">“Action” menu on the right side of your service’s listing in the screen shown above and select “Edit, as shown below. </w:t>
              </w:r>
            </w:ins>
          </w:p>
          <w:p w14:paraId="1B04304E" w14:textId="77777777" w:rsidR="00190A6F" w:rsidRDefault="00190A6F">
            <w:pPr>
              <w:pStyle w:val="ListParagraph"/>
              <w:ind w:left="1183"/>
              <w:rPr>
                <w:ins w:id="1730" w:author="David Solomon" w:date="2018-02-02T13:49:00Z"/>
                <w:rFonts w:cstheme="minorHAnsi"/>
              </w:rPr>
              <w:pPrChange w:id="1731" w:author="David Solomon" w:date="2018-02-02T13:49:00Z">
                <w:pPr>
                  <w:pStyle w:val="ListParagraph"/>
                  <w:numPr>
                    <w:numId w:val="30"/>
                  </w:numPr>
                  <w:ind w:left="1183" w:hanging="360"/>
                </w:pPr>
              </w:pPrChange>
            </w:pPr>
          </w:p>
          <w:p w14:paraId="434C4549" w14:textId="4BB2B942" w:rsidR="00190A6F" w:rsidRDefault="00190A6F">
            <w:pPr>
              <w:pStyle w:val="ListParagraph"/>
              <w:ind w:left="1183"/>
              <w:rPr>
                <w:ins w:id="1732" w:author="David Solomon" w:date="2018-02-02T13:49:00Z"/>
                <w:rFonts w:cstheme="minorHAnsi"/>
              </w:rPr>
              <w:pPrChange w:id="1733" w:author="David Solomon" w:date="2018-02-02T13:49:00Z">
                <w:pPr>
                  <w:pStyle w:val="ListParagraph"/>
                  <w:numPr>
                    <w:numId w:val="30"/>
                  </w:numPr>
                  <w:ind w:left="1183" w:hanging="360"/>
                </w:pPr>
              </w:pPrChange>
            </w:pPr>
            <w:ins w:id="1734" w:author="David Solomon" w:date="2018-02-02T13:50:00Z">
              <w:r w:rsidRPr="00190A6F">
                <w:rPr>
                  <w:rFonts w:cstheme="minorHAnsi"/>
                  <w:noProof/>
                </w:rPr>
                <w:lastRenderedPageBreak/>
                <w:drawing>
                  <wp:inline distT="0" distB="0" distL="0" distR="0" wp14:anchorId="227A089F" wp14:editId="58A038CB">
                    <wp:extent cx="5134454" cy="334327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0076" cy="3346935"/>
                            </a:xfrm>
                            <a:prstGeom prst="rect">
                              <a:avLst/>
                            </a:prstGeom>
                          </pic:spPr>
                        </pic:pic>
                      </a:graphicData>
                    </a:graphic>
                  </wp:inline>
                </w:drawing>
              </w:r>
            </w:ins>
          </w:p>
          <w:p w14:paraId="30485AAA" w14:textId="62CB0718" w:rsidR="00190A6F" w:rsidRDefault="00190A6F">
            <w:pPr>
              <w:pStyle w:val="ListParagraph"/>
              <w:ind w:left="1183"/>
              <w:rPr>
                <w:ins w:id="1735" w:author="David Solomon" w:date="2018-02-02T13:49:00Z"/>
                <w:rFonts w:cstheme="minorHAnsi"/>
              </w:rPr>
              <w:pPrChange w:id="1736" w:author="David Solomon" w:date="2018-02-02T13:49:00Z">
                <w:pPr>
                  <w:pStyle w:val="ListParagraph"/>
                  <w:numPr>
                    <w:numId w:val="30"/>
                  </w:numPr>
                  <w:ind w:left="1183" w:hanging="360"/>
                </w:pPr>
              </w:pPrChange>
            </w:pPr>
          </w:p>
          <w:p w14:paraId="21DC0DAB" w14:textId="77777777" w:rsidR="00190A6F" w:rsidRDefault="00190A6F">
            <w:pPr>
              <w:pStyle w:val="ListParagraph"/>
              <w:ind w:left="1183"/>
              <w:rPr>
                <w:ins w:id="1737" w:author="David Solomon" w:date="2018-02-02T13:49:00Z"/>
                <w:rFonts w:cstheme="minorHAnsi"/>
              </w:rPr>
              <w:pPrChange w:id="1738" w:author="David Solomon" w:date="2018-02-02T13:49:00Z">
                <w:pPr>
                  <w:pStyle w:val="ListParagraph"/>
                  <w:numPr>
                    <w:numId w:val="30"/>
                  </w:numPr>
                  <w:ind w:left="1183" w:hanging="360"/>
                </w:pPr>
              </w:pPrChange>
            </w:pPr>
          </w:p>
          <w:p w14:paraId="26DD160D" w14:textId="6D61FC15" w:rsidR="00190A6F" w:rsidRDefault="009E32CB" w:rsidP="005A05D1">
            <w:pPr>
              <w:pStyle w:val="ListParagraph"/>
              <w:numPr>
                <w:ilvl w:val="0"/>
                <w:numId w:val="30"/>
              </w:numPr>
              <w:rPr>
                <w:ins w:id="1739" w:author="David Solomon" w:date="2018-02-02T13:52:00Z"/>
                <w:rFonts w:cstheme="minorHAnsi"/>
              </w:rPr>
            </w:pPr>
            <w:ins w:id="1740" w:author="David Solomon" w:date="2018-02-02T13:50:00Z">
              <w:r>
                <w:rPr>
                  <w:rFonts w:cstheme="minorHAnsi"/>
                </w:rPr>
                <w:t xml:space="preserve">An editing window will appear that will allow you to edit the YAML code that defines the service.  Locate the </w:t>
              </w:r>
            </w:ins>
            <w:ins w:id="1741" w:author="David Solomon" w:date="2018-02-02T13:53:00Z">
              <w:r>
                <w:rPr>
                  <w:rFonts w:cstheme="minorHAnsi"/>
                </w:rPr>
                <w:t>“</w:t>
              </w:r>
              <w:proofErr w:type="spellStart"/>
              <w:r>
                <w:rPr>
                  <w:rFonts w:cstheme="minorHAnsi"/>
                </w:rPr>
                <w:t>NodePort</w:t>
              </w:r>
              <w:proofErr w:type="spellEnd"/>
              <w:r>
                <w:rPr>
                  <w:rFonts w:cstheme="minorHAnsi"/>
                </w:rPr>
                <w:t>” field</w:t>
              </w:r>
            </w:ins>
            <w:ins w:id="1742" w:author="David Solomon" w:date="2018-02-02T13:50:00Z">
              <w:r>
                <w:rPr>
                  <w:rFonts w:cstheme="minorHAnsi"/>
                </w:rPr>
                <w:t xml:space="preserve"> and replace the port </w:t>
              </w:r>
            </w:ins>
            <w:ins w:id="1743" w:author="David Solomon" w:date="2018-02-02T13:53:00Z">
              <w:r>
                <w:rPr>
                  <w:rFonts w:cstheme="minorHAnsi"/>
                </w:rPr>
                <w:t xml:space="preserve">number </w:t>
              </w:r>
            </w:ins>
            <w:ins w:id="1744" w:author="David Solomon" w:date="2018-02-02T13:50:00Z">
              <w:r>
                <w:rPr>
                  <w:rFonts w:cstheme="minorHAnsi"/>
                </w:rPr>
                <w:t>with the &lt;your port&gt; used previously</w:t>
              </w:r>
            </w:ins>
            <w:ins w:id="1745" w:author="David Solomon" w:date="2018-02-02T13:53:00Z">
              <w:r>
                <w:rPr>
                  <w:rFonts w:cstheme="minorHAnsi"/>
                </w:rPr>
                <w:t>, as shown below.</w:t>
              </w:r>
            </w:ins>
          </w:p>
          <w:p w14:paraId="3D9E135E" w14:textId="7459DCFB" w:rsidR="009E32CB" w:rsidRDefault="009E32CB">
            <w:pPr>
              <w:pStyle w:val="ListParagraph"/>
              <w:ind w:left="1183"/>
              <w:rPr>
                <w:ins w:id="1746" w:author="David Solomon" w:date="2018-02-02T13:52:00Z"/>
                <w:rFonts w:cstheme="minorHAnsi"/>
              </w:rPr>
              <w:pPrChange w:id="1747" w:author="David Solomon" w:date="2018-02-02T13:52:00Z">
                <w:pPr>
                  <w:pStyle w:val="ListParagraph"/>
                  <w:numPr>
                    <w:numId w:val="30"/>
                  </w:numPr>
                  <w:ind w:left="1183" w:hanging="360"/>
                </w:pPr>
              </w:pPrChange>
            </w:pPr>
          </w:p>
          <w:p w14:paraId="367F6F3D" w14:textId="6BD41CAC" w:rsidR="009E32CB" w:rsidRDefault="009E32CB">
            <w:pPr>
              <w:pStyle w:val="ListParagraph"/>
              <w:ind w:left="1183"/>
              <w:rPr>
                <w:ins w:id="1748" w:author="David Solomon" w:date="2018-02-02T13:52:00Z"/>
                <w:rFonts w:cstheme="minorHAnsi"/>
              </w:rPr>
              <w:pPrChange w:id="1749" w:author="David Solomon" w:date="2018-02-02T13:52:00Z">
                <w:pPr>
                  <w:pStyle w:val="ListParagraph"/>
                  <w:numPr>
                    <w:numId w:val="30"/>
                  </w:numPr>
                  <w:ind w:left="1183" w:hanging="360"/>
                </w:pPr>
              </w:pPrChange>
            </w:pPr>
            <w:ins w:id="1750" w:author="David Solomon" w:date="2018-02-02T13:52:00Z">
              <w:r w:rsidRPr="009E32CB">
                <w:rPr>
                  <w:rFonts w:cstheme="minorHAnsi"/>
                  <w:noProof/>
                </w:rPr>
                <w:lastRenderedPageBreak/>
                <w:drawing>
                  <wp:inline distT="0" distB="0" distL="0" distR="0" wp14:anchorId="435CD2D8" wp14:editId="6283810F">
                    <wp:extent cx="5331807" cy="382714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5089" cy="3829501"/>
                            </a:xfrm>
                            <a:prstGeom prst="rect">
                              <a:avLst/>
                            </a:prstGeom>
                          </pic:spPr>
                        </pic:pic>
                      </a:graphicData>
                    </a:graphic>
                  </wp:inline>
                </w:drawing>
              </w:r>
            </w:ins>
          </w:p>
          <w:p w14:paraId="6249E681" w14:textId="481CBF8D" w:rsidR="009E32CB" w:rsidRDefault="009E32CB">
            <w:pPr>
              <w:pStyle w:val="ListParagraph"/>
              <w:ind w:left="1183"/>
              <w:rPr>
                <w:ins w:id="1751" w:author="David Solomon" w:date="2018-02-02T13:52:00Z"/>
                <w:rFonts w:cstheme="minorHAnsi"/>
              </w:rPr>
              <w:pPrChange w:id="1752" w:author="David Solomon" w:date="2018-02-02T13:52:00Z">
                <w:pPr>
                  <w:pStyle w:val="ListParagraph"/>
                  <w:numPr>
                    <w:numId w:val="30"/>
                  </w:numPr>
                  <w:ind w:left="1183" w:hanging="360"/>
                </w:pPr>
              </w:pPrChange>
            </w:pPr>
          </w:p>
          <w:p w14:paraId="11ED5227" w14:textId="77777777" w:rsidR="009E32CB" w:rsidRDefault="009E32CB">
            <w:pPr>
              <w:pStyle w:val="ListParagraph"/>
              <w:ind w:left="1183"/>
              <w:rPr>
                <w:ins w:id="1753" w:author="David Solomon" w:date="2018-02-02T13:50:00Z"/>
                <w:rFonts w:cstheme="minorHAnsi"/>
              </w:rPr>
              <w:pPrChange w:id="1754" w:author="David Solomon" w:date="2018-02-02T13:52:00Z">
                <w:pPr>
                  <w:pStyle w:val="ListParagraph"/>
                  <w:numPr>
                    <w:numId w:val="30"/>
                  </w:numPr>
                  <w:ind w:left="1183" w:hanging="360"/>
                </w:pPr>
              </w:pPrChange>
            </w:pPr>
          </w:p>
          <w:p w14:paraId="546B9517" w14:textId="0C99C2AB" w:rsidR="009E32CB" w:rsidRDefault="009E32CB" w:rsidP="005A05D1">
            <w:pPr>
              <w:pStyle w:val="ListParagraph"/>
              <w:numPr>
                <w:ilvl w:val="0"/>
                <w:numId w:val="30"/>
              </w:numPr>
              <w:rPr>
                <w:ins w:id="1755" w:author="David Solomon" w:date="2018-02-02T13:49:00Z"/>
                <w:rFonts w:cstheme="minorHAnsi"/>
              </w:rPr>
            </w:pPr>
            <w:ins w:id="1756" w:author="David Solomon" w:date="2018-02-02T13:53:00Z">
              <w:r>
                <w:rPr>
                  <w:rFonts w:cstheme="minorHAnsi"/>
                </w:rPr>
                <w:t>Click Submit.</w:t>
              </w:r>
            </w:ins>
          </w:p>
          <w:p w14:paraId="14DBC618" w14:textId="77777777" w:rsidR="00190A6F" w:rsidRPr="00891E8D" w:rsidRDefault="00190A6F">
            <w:pPr>
              <w:rPr>
                <w:rFonts w:cstheme="minorHAnsi"/>
              </w:rPr>
              <w:pPrChange w:id="1757" w:author="David Solomon" w:date="2018-02-02T13:49:00Z">
                <w:pPr>
                  <w:pStyle w:val="ListParagraph"/>
                  <w:numPr>
                    <w:numId w:val="30"/>
                  </w:numPr>
                  <w:ind w:left="1183" w:hanging="360"/>
                </w:pPr>
              </w:pPrChange>
            </w:pPr>
          </w:p>
          <w:p w14:paraId="15FE1B2F" w14:textId="43F5EDDF" w:rsidR="005A05D1" w:rsidRPr="0070389B" w:rsidRDefault="00FC7D44">
            <w:pPr>
              <w:rPr>
                <w:rFonts w:cstheme="minorHAnsi"/>
              </w:rPr>
              <w:pPrChange w:id="1758" w:author="David Solomon" w:date="2018-02-02T13:54:00Z">
                <w:pPr>
                  <w:jc w:val="center"/>
                </w:pPr>
              </w:pPrChange>
            </w:pPr>
            <w:ins w:id="1759" w:author="David Solomon" w:date="2018-02-02T13:54:00Z">
              <w:r>
                <w:rPr>
                  <w:rFonts w:cstheme="minorHAnsi"/>
                </w:rPr>
                <w:t>You have not successfully enabled your application running in the Kubernetes cluster to be accessed from the outside.</w:t>
              </w:r>
            </w:ins>
          </w:p>
          <w:p w14:paraId="6B4176C3" w14:textId="571F550A" w:rsidR="0042645C" w:rsidRPr="00A31355" w:rsidRDefault="005A05D1" w:rsidP="005A05D1">
            <w:pPr>
              <w:jc w:val="center"/>
              <w:rPr>
                <w:rFonts w:cstheme="minorHAnsi"/>
                <w:b/>
                <w:u w:val="single"/>
              </w:rPr>
            </w:pPr>
            <w:del w:id="1760" w:author="David Solomon" w:date="2018-02-02T13:41:00Z">
              <w:r w:rsidRPr="006E7651" w:rsidDel="00ED224D">
                <w:rPr>
                  <w:rFonts w:cstheme="minorHAnsi"/>
                  <w:noProof/>
                </w:rPr>
                <w:drawing>
                  <wp:inline distT="0" distB="0" distL="0" distR="0" wp14:anchorId="2853F150" wp14:editId="680E3CDE">
                    <wp:extent cx="5680953" cy="230600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10054" cy="2317816"/>
                            </a:xfrm>
                            <a:prstGeom prst="rect">
                              <a:avLst/>
                            </a:prstGeom>
                          </pic:spPr>
                        </pic:pic>
                      </a:graphicData>
                    </a:graphic>
                  </wp:inline>
                </w:drawing>
              </w:r>
            </w:del>
          </w:p>
        </w:tc>
      </w:tr>
      <w:tr w:rsidR="0042645C" w:rsidRPr="00A31355" w14:paraId="10D09B1F" w14:textId="77777777" w:rsidTr="003E3E5A">
        <w:trPr>
          <w:trHeight w:val="20"/>
        </w:trPr>
        <w:tc>
          <w:tcPr>
            <w:tcW w:w="385" w:type="pct"/>
          </w:tcPr>
          <w:p w14:paraId="51030277" w14:textId="77777777" w:rsidR="0042645C" w:rsidRPr="00A31355" w:rsidRDefault="0042645C" w:rsidP="003E3E5A">
            <w:pPr>
              <w:jc w:val="center"/>
              <w:rPr>
                <w:rFonts w:cstheme="minorHAnsi"/>
              </w:rPr>
            </w:pPr>
            <w:r w:rsidRPr="00A31355">
              <w:rPr>
                <w:rFonts w:cstheme="minorHAnsi"/>
              </w:rPr>
              <w:lastRenderedPageBreak/>
              <w:t>3</w:t>
            </w:r>
          </w:p>
        </w:tc>
        <w:tc>
          <w:tcPr>
            <w:tcW w:w="4615" w:type="pct"/>
          </w:tcPr>
          <w:p w14:paraId="7F48742B" w14:textId="77777777" w:rsidR="00FF39EB" w:rsidRDefault="00FF39EB" w:rsidP="00FF39EB">
            <w:pPr>
              <w:rPr>
                <w:rFonts w:cstheme="minorHAnsi"/>
                <w:b/>
                <w:u w:val="single"/>
              </w:rPr>
            </w:pPr>
            <w:r>
              <w:rPr>
                <w:rFonts w:cstheme="minorHAnsi"/>
                <w:b/>
                <w:u w:val="single"/>
              </w:rPr>
              <w:t>Access the Running Application</w:t>
            </w:r>
          </w:p>
          <w:p w14:paraId="199D950A" w14:textId="6BB31839" w:rsidR="00FF39EB" w:rsidDel="00FC7D44" w:rsidRDefault="00FF39EB" w:rsidP="00FF39EB">
            <w:pPr>
              <w:rPr>
                <w:del w:id="1761" w:author="David Solomon" w:date="2018-02-02T13:55:00Z"/>
                <w:rFonts w:cstheme="minorHAnsi"/>
                <w:b/>
                <w:u w:val="single"/>
              </w:rPr>
            </w:pPr>
          </w:p>
          <w:p w14:paraId="7F06A66A" w14:textId="2E156FB6" w:rsidR="000F47FA" w:rsidRPr="000F47FA" w:rsidDel="00FC7D44" w:rsidRDefault="00FF39EB">
            <w:pPr>
              <w:rPr>
                <w:del w:id="1762" w:author="David Solomon" w:date="2018-02-02T13:55:00Z"/>
                <w:rFonts w:cstheme="minorHAnsi"/>
              </w:rPr>
              <w:pPrChange w:id="1763" w:author="David Solomon" w:date="2018-01-29T10:19:00Z">
                <w:pPr>
                  <w:pStyle w:val="ListParagraph"/>
                  <w:numPr>
                    <w:numId w:val="32"/>
                  </w:numPr>
                  <w:ind w:left="1183" w:hanging="360"/>
                </w:pPr>
              </w:pPrChange>
            </w:pPr>
            <w:del w:id="1764" w:author="David Solomon" w:date="2018-02-02T13:55:00Z">
              <w:r w:rsidRPr="0067251B" w:rsidDel="00FC7D44">
                <w:rPr>
                  <w:rFonts w:cstheme="minorHAnsi"/>
                </w:rPr>
                <w:delText xml:space="preserve">In order to interact with the application, Kubernetes maintains a set of ports for enabling outside access.  These ports are assigned automatically when a service is created and mapped to the port the application is expecting (in this case, port 80).  </w:delText>
              </w:r>
              <w:r w:rsidDel="00FC7D44">
                <w:rPr>
                  <w:rFonts w:cstheme="minorHAnsi"/>
                </w:rPr>
                <w:delText>In order to see which port has been assigned for your deployed application, run the following command:</w:delText>
              </w:r>
            </w:del>
          </w:p>
          <w:p w14:paraId="16FF556E" w14:textId="608E0385" w:rsidR="00FF39EB" w:rsidRPr="00BB7CB9" w:rsidDel="00FC7D44" w:rsidRDefault="00BB7CB9" w:rsidP="00BB7CB9">
            <w:pPr>
              <w:pStyle w:val="ListParagraph"/>
              <w:ind w:left="1183"/>
              <w:rPr>
                <w:del w:id="1765" w:author="David Solomon" w:date="2018-02-02T13:55:00Z"/>
                <w:rFonts w:cstheme="minorHAnsi"/>
              </w:rPr>
            </w:pPr>
            <w:del w:id="1766" w:author="David Solomon" w:date="2018-02-02T13:55:00Z">
              <w:r w:rsidDel="00FC7D44">
                <w:rPr>
                  <w:rFonts w:cstheme="minorHAnsi"/>
                </w:rPr>
                <w:delText xml:space="preserve">~$ </w:delText>
              </w:r>
              <w:r w:rsidR="00FF39EB" w:rsidRPr="00BB7CB9" w:rsidDel="00FC7D44">
                <w:rPr>
                  <w:rFonts w:cstheme="minorHAnsi"/>
                  <w:b/>
                </w:rPr>
                <w:delText xml:space="preserve"> </w:delText>
              </w:r>
              <w:r w:rsidR="00FF39EB" w:rsidRPr="00BB7CB9" w:rsidDel="00FC7D44">
                <w:rPr>
                  <w:rFonts w:cstheme="minorHAnsi"/>
                </w:rPr>
                <w:delText xml:space="preserve">kubectl describe services </w:delText>
              </w:r>
            </w:del>
            <w:del w:id="1767" w:author="David Solomon" w:date="2018-01-29T09:28:00Z">
              <w:r w:rsidR="00FF39EB" w:rsidRPr="00BB7CB9" w:rsidDel="00586664">
                <w:rPr>
                  <w:rFonts w:cstheme="minorHAnsi"/>
                </w:rPr>
                <w:delText>webservice</w:delText>
              </w:r>
            </w:del>
          </w:p>
          <w:p w14:paraId="5C7D27E3" w14:textId="4329EBD2" w:rsidR="00FF39EB" w:rsidDel="00FC7D44" w:rsidRDefault="00FF39EB" w:rsidP="00FF39EB">
            <w:pPr>
              <w:rPr>
                <w:del w:id="1768" w:author="David Solomon" w:date="2018-02-02T13:55:00Z"/>
                <w:rFonts w:cstheme="minorHAnsi"/>
              </w:rPr>
            </w:pPr>
          </w:p>
          <w:p w14:paraId="487021E1" w14:textId="677AC3B6" w:rsidR="00FF39EB" w:rsidDel="00FC7D44" w:rsidRDefault="00FF39EB" w:rsidP="00FF39EB">
            <w:pPr>
              <w:pStyle w:val="ListParagraph"/>
              <w:numPr>
                <w:ilvl w:val="0"/>
                <w:numId w:val="32"/>
              </w:numPr>
              <w:rPr>
                <w:del w:id="1769" w:author="David Solomon" w:date="2018-02-02T13:55:00Z"/>
                <w:rFonts w:cstheme="minorHAnsi"/>
              </w:rPr>
            </w:pPr>
            <w:del w:id="1770" w:author="David Solomon" w:date="2018-02-02T13:55:00Z">
              <w:r w:rsidDel="00FC7D44">
                <w:rPr>
                  <w:rFonts w:cstheme="minorHAnsi"/>
                </w:rPr>
                <w:delText>Once this command is entered, you will see the following output.  Note the port number listed in the “NodePort” section of the output.  This is the port you need to access the application (</w:delText>
              </w:r>
            </w:del>
            <w:del w:id="1771" w:author="David Solomon" w:date="2018-01-29T09:29:00Z">
              <w:r w:rsidDel="00586664">
                <w:rPr>
                  <w:rFonts w:cstheme="minorHAnsi"/>
                </w:rPr>
                <w:delText xml:space="preserve">31604 </w:delText>
              </w:r>
            </w:del>
            <w:del w:id="1772" w:author="David Solomon" w:date="2018-02-02T13:55:00Z">
              <w:r w:rsidDel="00FC7D44">
                <w:rPr>
                  <w:rFonts w:cstheme="minorHAnsi"/>
                </w:rPr>
                <w:delText>in the example below).</w:delText>
              </w:r>
            </w:del>
          </w:p>
          <w:p w14:paraId="67B3DD75" w14:textId="50B52D41" w:rsidR="00BB7CB9" w:rsidDel="00FC7D44" w:rsidRDefault="00BB7CB9" w:rsidP="00BB7CB9">
            <w:pPr>
              <w:rPr>
                <w:del w:id="1773" w:author="David Solomon" w:date="2018-02-02T13:55:00Z"/>
                <w:rFonts w:cstheme="minorHAnsi"/>
              </w:rPr>
            </w:pPr>
          </w:p>
          <w:p w14:paraId="67419E65" w14:textId="01EB5029" w:rsidR="00BB7CB9" w:rsidDel="00FC7D44" w:rsidRDefault="00BB7CB9" w:rsidP="00BB7CB9">
            <w:pPr>
              <w:jc w:val="center"/>
              <w:rPr>
                <w:del w:id="1774" w:author="David Solomon" w:date="2018-02-02T13:55:00Z"/>
                <w:rFonts w:cstheme="minorHAnsi"/>
              </w:rPr>
            </w:pPr>
            <w:del w:id="1775" w:author="David Solomon" w:date="2018-01-29T09:29:00Z">
              <w:r w:rsidRPr="007F051E" w:rsidDel="00586664">
                <w:rPr>
                  <w:rFonts w:cstheme="minorHAnsi"/>
                  <w:noProof/>
                </w:rPr>
                <w:drawing>
                  <wp:inline distT="0" distB="0" distL="0" distR="0" wp14:anchorId="19CE588F" wp14:editId="146D7B33">
                    <wp:extent cx="5203825" cy="2818627"/>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8953" cy="2853903"/>
                            </a:xfrm>
                            <a:prstGeom prst="rect">
                              <a:avLst/>
                            </a:prstGeom>
                          </pic:spPr>
                        </pic:pic>
                      </a:graphicData>
                    </a:graphic>
                  </wp:inline>
                </w:drawing>
              </w:r>
            </w:del>
          </w:p>
          <w:p w14:paraId="799F9156" w14:textId="4E241A11" w:rsidR="00BB7CB9" w:rsidRDefault="00BB7CB9" w:rsidP="00BB7CB9">
            <w:pPr>
              <w:jc w:val="center"/>
              <w:rPr>
                <w:rFonts w:cstheme="minorHAnsi"/>
              </w:rPr>
            </w:pPr>
          </w:p>
          <w:p w14:paraId="73C72BE5" w14:textId="05173BA8" w:rsidR="00BB7CB9" w:rsidRDefault="00BB7CB9" w:rsidP="00BB7CB9">
            <w:pPr>
              <w:pStyle w:val="ListParagraph"/>
              <w:numPr>
                <w:ilvl w:val="0"/>
                <w:numId w:val="32"/>
              </w:numPr>
              <w:rPr>
                <w:ins w:id="1776" w:author="David Solomon" w:date="2018-01-29T09:56:00Z"/>
                <w:rFonts w:cstheme="minorHAnsi"/>
              </w:rPr>
            </w:pPr>
            <w:r>
              <w:rPr>
                <w:rFonts w:cstheme="minorHAnsi"/>
              </w:rPr>
              <w:t>To access the application, go to your browser and enter the following URL and verify that you can access the application, as shown below:</w:t>
            </w:r>
          </w:p>
          <w:p w14:paraId="67584444" w14:textId="07221359" w:rsidR="00F940A9" w:rsidRDefault="00F940A9">
            <w:pPr>
              <w:pStyle w:val="ListParagraph"/>
              <w:ind w:left="1183"/>
              <w:rPr>
                <w:ins w:id="1777" w:author="David Solomon" w:date="2018-01-29T09:56:00Z"/>
                <w:rFonts w:cstheme="minorHAnsi"/>
              </w:rPr>
              <w:pPrChange w:id="1778" w:author="David Solomon" w:date="2018-01-29T09:56:00Z">
                <w:pPr>
                  <w:pStyle w:val="ListParagraph"/>
                  <w:numPr>
                    <w:numId w:val="32"/>
                  </w:numPr>
                  <w:ind w:left="1183" w:hanging="360"/>
                </w:pPr>
              </w:pPrChange>
            </w:pPr>
          </w:p>
          <w:p w14:paraId="357C505A" w14:textId="0675313B" w:rsidR="00F940A9" w:rsidRPr="00BB7CB9" w:rsidRDefault="00FC7D44" w:rsidP="00F940A9">
            <w:pPr>
              <w:pStyle w:val="ListParagraph"/>
              <w:ind w:left="1183"/>
              <w:rPr>
                <w:ins w:id="1779" w:author="David Solomon" w:date="2018-01-29T09:57:00Z"/>
                <w:rFonts w:cstheme="minorHAnsi"/>
              </w:rPr>
            </w:pPr>
            <w:ins w:id="1780" w:author="David Solomon" w:date="2018-02-02T13:55:00Z">
              <w:r>
                <w:rPr>
                  <w:rFonts w:cstheme="minorHAnsi"/>
                </w:rPr>
                <w:t>169.46.33.190</w:t>
              </w:r>
            </w:ins>
            <w:ins w:id="1781" w:author="David Solomon" w:date="2018-01-29T09:57:00Z">
              <w:r w:rsidR="00F940A9" w:rsidRPr="00BB7CB9">
                <w:rPr>
                  <w:rFonts w:cstheme="minorHAnsi"/>
                </w:rPr>
                <w:t>:</w:t>
              </w:r>
              <w:r w:rsidR="00F940A9" w:rsidRPr="00BB7CB9">
                <w:rPr>
                  <w:rFonts w:cstheme="minorHAnsi"/>
                  <w:i/>
                </w:rPr>
                <w:t>&lt;your port &gt;</w:t>
              </w:r>
            </w:ins>
          </w:p>
          <w:p w14:paraId="7D236209" w14:textId="77777777" w:rsidR="00F940A9" w:rsidRPr="00BB7CB9" w:rsidRDefault="00F940A9" w:rsidP="00F940A9">
            <w:pPr>
              <w:rPr>
                <w:ins w:id="1782" w:author="David Solomon" w:date="2018-01-29T09:57:00Z"/>
                <w:rFonts w:cstheme="minorHAnsi"/>
              </w:rPr>
            </w:pPr>
          </w:p>
          <w:p w14:paraId="414CEBB7" w14:textId="28A4A1CA" w:rsidR="00F940A9" w:rsidRDefault="00F940A9">
            <w:pPr>
              <w:pStyle w:val="ListParagraph"/>
              <w:ind w:left="0"/>
              <w:rPr>
                <w:ins w:id="1783" w:author="David Solomon" w:date="2018-01-29T09:56:00Z"/>
                <w:rFonts w:cstheme="minorHAnsi"/>
              </w:rPr>
              <w:pPrChange w:id="1784" w:author="David Solomon" w:date="2018-01-29T09:57:00Z">
                <w:pPr>
                  <w:pStyle w:val="ListParagraph"/>
                  <w:numPr>
                    <w:numId w:val="32"/>
                  </w:numPr>
                  <w:ind w:left="1183" w:hanging="360"/>
                </w:pPr>
              </w:pPrChange>
            </w:pPr>
            <w:ins w:id="1785" w:author="David Solomon" w:date="2018-01-29T09:57:00Z">
              <w:r w:rsidRPr="00586664">
                <w:rPr>
                  <w:rFonts w:cstheme="minorHAnsi"/>
                  <w:b/>
                  <w:noProof/>
                  <w:u w:val="single"/>
                </w:rPr>
                <w:lastRenderedPageBreak/>
                <w:drawing>
                  <wp:inline distT="0" distB="0" distL="0" distR="0" wp14:anchorId="4EDF806C" wp14:editId="6F4E985B">
                    <wp:extent cx="5943600" cy="2888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888615"/>
                            </a:xfrm>
                            <a:prstGeom prst="rect">
                              <a:avLst/>
                            </a:prstGeom>
                          </pic:spPr>
                        </pic:pic>
                      </a:graphicData>
                    </a:graphic>
                  </wp:inline>
                </w:drawing>
              </w:r>
            </w:ins>
          </w:p>
          <w:p w14:paraId="161522F2" w14:textId="5EC031C5" w:rsidR="00F940A9" w:rsidRDefault="00F940A9">
            <w:pPr>
              <w:pStyle w:val="ListParagraph"/>
              <w:ind w:left="1183"/>
              <w:rPr>
                <w:ins w:id="1786" w:author="David Solomon" w:date="2018-01-29T09:56:00Z"/>
                <w:rFonts w:cstheme="minorHAnsi"/>
              </w:rPr>
              <w:pPrChange w:id="1787" w:author="David Solomon" w:date="2018-01-29T09:56:00Z">
                <w:pPr>
                  <w:pStyle w:val="ListParagraph"/>
                  <w:numPr>
                    <w:numId w:val="32"/>
                  </w:numPr>
                  <w:ind w:left="1183" w:hanging="360"/>
                </w:pPr>
              </w:pPrChange>
            </w:pPr>
          </w:p>
          <w:p w14:paraId="0E424E0D" w14:textId="77777777" w:rsidR="00F940A9" w:rsidRDefault="00F940A9">
            <w:pPr>
              <w:pStyle w:val="ListParagraph"/>
              <w:ind w:left="1183"/>
              <w:rPr>
                <w:ins w:id="1788" w:author="David Solomon" w:date="2018-01-29T09:56:00Z"/>
                <w:rFonts w:cstheme="minorHAnsi"/>
              </w:rPr>
              <w:pPrChange w:id="1789" w:author="David Solomon" w:date="2018-01-29T09:56:00Z">
                <w:pPr>
                  <w:pStyle w:val="ListParagraph"/>
                  <w:numPr>
                    <w:numId w:val="32"/>
                  </w:numPr>
                  <w:ind w:left="1183" w:hanging="360"/>
                </w:pPr>
              </w:pPrChange>
            </w:pPr>
          </w:p>
          <w:p w14:paraId="703EFE59" w14:textId="3FC24BD0" w:rsidR="00F940A9" w:rsidRDefault="00F940A9" w:rsidP="00BB7CB9">
            <w:pPr>
              <w:pStyle w:val="ListParagraph"/>
              <w:numPr>
                <w:ilvl w:val="0"/>
                <w:numId w:val="32"/>
              </w:numPr>
              <w:rPr>
                <w:ins w:id="1790" w:author="David Solomon" w:date="2018-01-29T09:57:00Z"/>
                <w:rFonts w:cstheme="minorHAnsi"/>
              </w:rPr>
            </w:pPr>
            <w:ins w:id="1791" w:author="David Solomon" w:date="2018-01-29T09:57:00Z">
              <w:r>
                <w:rPr>
                  <w:rFonts w:cstheme="minorHAnsi"/>
                </w:rPr>
                <w:t>Delete the deployment</w:t>
              </w:r>
            </w:ins>
            <w:ins w:id="1792" w:author="David Solomon" w:date="2018-01-29T09:58:00Z">
              <w:r w:rsidR="00FA5A5D">
                <w:rPr>
                  <w:rFonts w:cstheme="minorHAnsi"/>
                </w:rPr>
                <w:t xml:space="preserve"> and the service</w:t>
              </w:r>
            </w:ins>
            <w:ins w:id="1793" w:author="David Solomon" w:date="2018-01-29T09:57:00Z">
              <w:r>
                <w:rPr>
                  <w:rFonts w:cstheme="minorHAnsi"/>
                </w:rPr>
                <w:t xml:space="preserve">, using the </w:t>
              </w:r>
              <w:r w:rsidR="00FA5A5D">
                <w:rPr>
                  <w:rFonts w:cstheme="minorHAnsi"/>
                </w:rPr>
                <w:t>following command</w:t>
              </w:r>
            </w:ins>
            <w:ins w:id="1794" w:author="David Solomon" w:date="2018-01-29T09:58:00Z">
              <w:r w:rsidR="00FA5A5D">
                <w:rPr>
                  <w:rFonts w:cstheme="minorHAnsi"/>
                </w:rPr>
                <w:t>s</w:t>
              </w:r>
            </w:ins>
            <w:ins w:id="1795" w:author="David Solomon" w:date="2018-01-29T09:57:00Z">
              <w:r w:rsidR="00FA5A5D">
                <w:rPr>
                  <w:rFonts w:cstheme="minorHAnsi"/>
                </w:rPr>
                <w:t>:</w:t>
              </w:r>
            </w:ins>
          </w:p>
          <w:p w14:paraId="65D3DAD9" w14:textId="60D1DC32" w:rsidR="00FA5A5D" w:rsidRDefault="00FA5A5D">
            <w:pPr>
              <w:rPr>
                <w:ins w:id="1796" w:author="David Solomon" w:date="2018-01-29T09:57:00Z"/>
                <w:rFonts w:cstheme="minorHAnsi"/>
              </w:rPr>
              <w:pPrChange w:id="1797" w:author="David Solomon" w:date="2018-01-29T09:57:00Z">
                <w:pPr>
                  <w:pStyle w:val="ListParagraph"/>
                  <w:numPr>
                    <w:numId w:val="32"/>
                  </w:numPr>
                  <w:ind w:left="1183" w:hanging="360"/>
                </w:pPr>
              </w:pPrChange>
            </w:pPr>
          </w:p>
          <w:p w14:paraId="6DF952D6" w14:textId="7B132C8E" w:rsidR="00FA5A5D" w:rsidRDefault="00FA5A5D">
            <w:pPr>
              <w:ind w:left="1183"/>
              <w:rPr>
                <w:ins w:id="1798" w:author="David Solomon" w:date="2018-01-29T09:58:00Z"/>
                <w:rFonts w:cstheme="minorHAnsi"/>
              </w:rPr>
              <w:pPrChange w:id="1799" w:author="David Solomon" w:date="2018-01-29T09:57:00Z">
                <w:pPr>
                  <w:pStyle w:val="ListParagraph"/>
                  <w:numPr>
                    <w:numId w:val="32"/>
                  </w:numPr>
                  <w:ind w:left="1183" w:hanging="360"/>
                </w:pPr>
              </w:pPrChange>
            </w:pPr>
            <w:ins w:id="1800" w:author="David Solomon" w:date="2018-01-29T09:57:00Z">
              <w:r>
                <w:rPr>
                  <w:rFonts w:cstheme="minorHAnsi"/>
                </w:rPr>
                <w:t xml:space="preserve">~$ </w:t>
              </w:r>
              <w:proofErr w:type="spellStart"/>
              <w:r>
                <w:rPr>
                  <w:rFonts w:cstheme="minorHAnsi"/>
                </w:rPr>
                <w:t>kubectl</w:t>
              </w:r>
              <w:proofErr w:type="spellEnd"/>
              <w:r>
                <w:rPr>
                  <w:rFonts w:cstheme="minorHAnsi"/>
                </w:rPr>
                <w:t xml:space="preserve"> delete deployment </w:t>
              </w:r>
            </w:ins>
            <w:ins w:id="1801" w:author="David Solomon" w:date="2018-02-02T13:56:00Z">
              <w:r w:rsidR="007F6083">
                <w:rPr>
                  <w:rFonts w:cstheme="minorHAnsi"/>
                </w:rPr>
                <w:t>&lt;your username&gt;-deployment</w:t>
              </w:r>
            </w:ins>
          </w:p>
          <w:p w14:paraId="39404489" w14:textId="7192190D" w:rsidR="00FA5A5D" w:rsidRDefault="00FA5A5D">
            <w:pPr>
              <w:ind w:left="1183"/>
              <w:rPr>
                <w:ins w:id="1802" w:author="David Solomon" w:date="2018-01-29T09:58:00Z"/>
                <w:rFonts w:cstheme="minorHAnsi"/>
              </w:rPr>
              <w:pPrChange w:id="1803" w:author="David Solomon" w:date="2018-01-29T09:57:00Z">
                <w:pPr>
                  <w:pStyle w:val="ListParagraph"/>
                  <w:numPr>
                    <w:numId w:val="32"/>
                  </w:numPr>
                  <w:ind w:left="1183" w:hanging="360"/>
                </w:pPr>
              </w:pPrChange>
            </w:pPr>
          </w:p>
          <w:p w14:paraId="0CD80D66" w14:textId="23FB0A4A" w:rsidR="00FA5A5D" w:rsidRPr="00FA5A5D" w:rsidRDefault="00FA5A5D">
            <w:pPr>
              <w:ind w:left="1183"/>
              <w:rPr>
                <w:rFonts w:cstheme="minorHAnsi"/>
              </w:rPr>
              <w:pPrChange w:id="1804" w:author="David Solomon" w:date="2018-01-29T09:57:00Z">
                <w:pPr>
                  <w:pStyle w:val="ListParagraph"/>
                  <w:numPr>
                    <w:numId w:val="32"/>
                  </w:numPr>
                  <w:ind w:left="1183" w:hanging="360"/>
                </w:pPr>
              </w:pPrChange>
            </w:pPr>
            <w:ins w:id="1805" w:author="David Solomon" w:date="2018-01-29T09:58:00Z">
              <w:r>
                <w:rPr>
                  <w:rFonts w:cstheme="minorHAnsi"/>
                </w:rPr>
                <w:t xml:space="preserve">~$ </w:t>
              </w:r>
              <w:proofErr w:type="spellStart"/>
              <w:r>
                <w:rPr>
                  <w:rFonts w:cstheme="minorHAnsi"/>
                </w:rPr>
                <w:t>kubectl</w:t>
              </w:r>
              <w:proofErr w:type="spellEnd"/>
              <w:r>
                <w:rPr>
                  <w:rFonts w:cstheme="minorHAnsi"/>
                </w:rPr>
                <w:t xml:space="preserve"> delete service </w:t>
              </w:r>
            </w:ins>
            <w:ins w:id="1806" w:author="David Solomon" w:date="2018-02-02T13:56:00Z">
              <w:r w:rsidR="007F6083">
                <w:rPr>
                  <w:rFonts w:cstheme="minorHAnsi"/>
                </w:rPr>
                <w:t>&lt;your username&gt;</w:t>
              </w:r>
            </w:ins>
            <w:ins w:id="1807" w:author="David Solomon" w:date="2018-01-29T09:58:00Z">
              <w:r>
                <w:rPr>
                  <w:rFonts w:cstheme="minorHAnsi"/>
                </w:rPr>
                <w:t>-service</w:t>
              </w:r>
            </w:ins>
          </w:p>
          <w:p w14:paraId="7C730B57" w14:textId="77777777" w:rsidR="00BB7CB9" w:rsidRDefault="00BB7CB9" w:rsidP="00BB7CB9">
            <w:pPr>
              <w:pStyle w:val="ListParagraph"/>
              <w:ind w:left="1183"/>
              <w:rPr>
                <w:rFonts w:cstheme="minorHAnsi"/>
              </w:rPr>
            </w:pPr>
          </w:p>
          <w:p w14:paraId="477B99FA" w14:textId="1E4F2A1E" w:rsidR="00BB7CB9" w:rsidRPr="00BB7CB9" w:rsidDel="00F940A9" w:rsidRDefault="00BB7CB9" w:rsidP="00BB7CB9">
            <w:pPr>
              <w:pStyle w:val="ListParagraph"/>
              <w:ind w:left="1183"/>
              <w:rPr>
                <w:del w:id="1808" w:author="David Solomon" w:date="2018-01-29T09:57:00Z"/>
                <w:rFonts w:cstheme="minorHAnsi"/>
              </w:rPr>
            </w:pPr>
            <w:del w:id="1809" w:author="David Solomon" w:date="2018-01-29T09:57:00Z">
              <w:r w:rsidRPr="00BB7CB9" w:rsidDel="00F940A9">
                <w:rPr>
                  <w:rFonts w:cstheme="minorHAnsi"/>
                </w:rPr>
                <w:delText>192.168.99.100:</w:delText>
              </w:r>
              <w:r w:rsidRPr="00BB7CB9" w:rsidDel="00F940A9">
                <w:rPr>
                  <w:rFonts w:cstheme="minorHAnsi"/>
                  <w:i/>
                </w:rPr>
                <w:delText>&lt;your port number&gt;</w:delText>
              </w:r>
            </w:del>
          </w:p>
          <w:p w14:paraId="5A08D551" w14:textId="5E0F95F1" w:rsidR="00BB7CB9" w:rsidRPr="00BB7CB9" w:rsidDel="00F940A9" w:rsidRDefault="00BB7CB9" w:rsidP="00BB7CB9">
            <w:pPr>
              <w:rPr>
                <w:del w:id="1810" w:author="David Solomon" w:date="2018-01-29T09:57:00Z"/>
                <w:rFonts w:cstheme="minorHAnsi"/>
              </w:rPr>
            </w:pPr>
          </w:p>
          <w:p w14:paraId="1C33F87D" w14:textId="095F36A4" w:rsidR="0042645C" w:rsidRPr="00A31355" w:rsidRDefault="00BB7CB9" w:rsidP="003E3E5A">
            <w:pPr>
              <w:rPr>
                <w:rFonts w:cstheme="minorHAnsi"/>
                <w:b/>
                <w:u w:val="single"/>
              </w:rPr>
            </w:pPr>
            <w:del w:id="1811" w:author="David Solomon" w:date="2018-01-29T09:30:00Z">
              <w:r w:rsidRPr="00324AFB" w:rsidDel="00586664">
                <w:rPr>
                  <w:rFonts w:cstheme="minorHAnsi"/>
                  <w:b/>
                  <w:noProof/>
                  <w:u w:val="single"/>
                </w:rPr>
                <w:drawing>
                  <wp:inline distT="0" distB="0" distL="0" distR="0" wp14:anchorId="17152BFB" wp14:editId="7BDF9652">
                    <wp:extent cx="5943600" cy="899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99160"/>
                            </a:xfrm>
                            <a:prstGeom prst="rect">
                              <a:avLst/>
                            </a:prstGeom>
                          </pic:spPr>
                        </pic:pic>
                      </a:graphicData>
                    </a:graphic>
                  </wp:inline>
                </w:drawing>
              </w:r>
            </w:del>
          </w:p>
        </w:tc>
      </w:tr>
    </w:tbl>
    <w:p w14:paraId="584AEED5" w14:textId="77777777" w:rsidR="00BB7CB9" w:rsidRDefault="00BB7CB9" w:rsidP="0042645C">
      <w:pPr>
        <w:pStyle w:val="Heading2"/>
      </w:pPr>
    </w:p>
    <w:p w14:paraId="2DDBA138" w14:textId="06EA709C" w:rsidR="0042645C" w:rsidRDefault="00BB7CB9" w:rsidP="0042645C">
      <w:pPr>
        <w:pStyle w:val="Heading2"/>
      </w:pPr>
      <w:bookmarkStart w:id="1812" w:name="_Toc505356158"/>
      <w:r>
        <w:t xml:space="preserve">Section </w:t>
      </w:r>
      <w:ins w:id="1813" w:author="David Solomon" w:date="2018-02-02T17:32:00Z">
        <w:r w:rsidR="00891E8D">
          <w:t>4</w:t>
        </w:r>
      </w:ins>
      <w:del w:id="1814" w:author="David Solomon" w:date="2018-01-29T09:31:00Z">
        <w:r w:rsidDel="00586664">
          <w:delText>6</w:delText>
        </w:r>
      </w:del>
      <w:r w:rsidR="0042645C">
        <w:t>: Lab Summary</w:t>
      </w:r>
      <w:bookmarkEnd w:id="1812"/>
    </w:p>
    <w:p w14:paraId="5DC4BA95" w14:textId="77777777" w:rsidR="0042645C" w:rsidRDefault="0042645C" w:rsidP="0042645C"/>
    <w:p w14:paraId="072E23E5" w14:textId="77777777" w:rsidR="00BB7CB9" w:rsidRDefault="00BB7CB9" w:rsidP="00BB7CB9">
      <w:r>
        <w:t>In this section, you learned how to deploy an Docker application to Kubernetes, how to enable it to be access from the outside world, and how to access it.</w:t>
      </w:r>
    </w:p>
    <w:p w14:paraId="545AE8A6" w14:textId="58EE5270" w:rsidR="0042645C" w:rsidDel="00FC7D44" w:rsidRDefault="0042645C" w:rsidP="0042645C">
      <w:pPr>
        <w:rPr>
          <w:del w:id="1815" w:author="David Solomon" w:date="2018-01-29T09:31:00Z"/>
        </w:rPr>
      </w:pPr>
    </w:p>
    <w:p w14:paraId="49DD80C2" w14:textId="51A165CC" w:rsidR="00FC7D44" w:rsidRDefault="00FC7D44" w:rsidP="0042645C">
      <w:pPr>
        <w:rPr>
          <w:ins w:id="1816" w:author="David Solomon" w:date="2018-02-02T13:56:00Z"/>
        </w:rPr>
      </w:pPr>
    </w:p>
    <w:p w14:paraId="37CB1C5A" w14:textId="060B68FD" w:rsidR="00FC7D44" w:rsidRDefault="00FC7D44" w:rsidP="0042645C">
      <w:pPr>
        <w:rPr>
          <w:ins w:id="1817" w:author="David Solomon" w:date="2018-02-02T13:56:00Z"/>
        </w:rPr>
      </w:pPr>
    </w:p>
    <w:p w14:paraId="7EC75F8A" w14:textId="41A922B9" w:rsidR="00FC7D44" w:rsidRDefault="00FC7D44" w:rsidP="0042645C">
      <w:pPr>
        <w:rPr>
          <w:ins w:id="1818" w:author="David Solomon" w:date="2018-02-02T13:56:00Z"/>
        </w:rPr>
      </w:pPr>
    </w:p>
    <w:p w14:paraId="10A5FB23" w14:textId="4AA01EB8" w:rsidR="00FC7D44" w:rsidRDefault="00FC7D44" w:rsidP="0042645C">
      <w:pPr>
        <w:rPr>
          <w:ins w:id="1819" w:author="David Solomon" w:date="2018-02-02T13:56:00Z"/>
        </w:rPr>
      </w:pPr>
    </w:p>
    <w:p w14:paraId="7BC74ABD" w14:textId="278B22F5" w:rsidR="00FC7D44" w:rsidRDefault="00FC7D44" w:rsidP="0042645C">
      <w:pPr>
        <w:rPr>
          <w:ins w:id="1820" w:author="David Solomon" w:date="2018-02-02T13:56:00Z"/>
        </w:rPr>
      </w:pPr>
    </w:p>
    <w:p w14:paraId="1FC8D2DE" w14:textId="764E5B86" w:rsidR="00FC7D44" w:rsidRDefault="00FC7D44" w:rsidP="0042645C">
      <w:pPr>
        <w:rPr>
          <w:ins w:id="1821" w:author="David Solomon" w:date="2018-02-02T13:56:00Z"/>
        </w:rPr>
      </w:pPr>
    </w:p>
    <w:p w14:paraId="371A0B75" w14:textId="77777777" w:rsidR="00FC7D44" w:rsidRDefault="00FC7D44" w:rsidP="0042645C">
      <w:pPr>
        <w:rPr>
          <w:ins w:id="1822" w:author="David Solomon" w:date="2018-02-02T13:56:00Z"/>
        </w:rPr>
      </w:pPr>
    </w:p>
    <w:p w14:paraId="059A4E1F" w14:textId="26EBDF38" w:rsidR="0042645C" w:rsidRPr="00804663" w:rsidRDefault="00804663" w:rsidP="0042645C">
      <w:del w:id="1823" w:author="David Solomon" w:date="2018-01-29T09:31:00Z">
        <w:r w:rsidDel="00586664">
          <w:br w:type="page"/>
        </w:r>
      </w:del>
    </w:p>
    <w:p w14:paraId="3AE596C8" w14:textId="3A6E6D1C" w:rsidR="00804663" w:rsidRDefault="00804663">
      <w:pPr>
        <w:pStyle w:val="Heading1"/>
        <w:jc w:val="center"/>
        <w:pPrChange w:id="1824" w:author="David Solomon" w:date="2018-02-02T13:56:00Z">
          <w:pPr>
            <w:pStyle w:val="Heading1"/>
          </w:pPr>
        </w:pPrChange>
      </w:pPr>
      <w:bookmarkStart w:id="1825" w:name="_Toc505356159"/>
      <w:r>
        <w:lastRenderedPageBreak/>
        <w:t>Section</w:t>
      </w:r>
      <w:ins w:id="1826" w:author="David Solomon" w:date="2018-01-29T12:30:00Z">
        <w:r w:rsidR="006000DB">
          <w:t xml:space="preserve"> </w:t>
        </w:r>
      </w:ins>
      <w:del w:id="1827" w:author="David Solomon" w:date="2018-01-29T12:30:00Z">
        <w:r w:rsidDel="006000DB">
          <w:delText xml:space="preserve"> </w:delText>
        </w:r>
      </w:del>
      <w:ins w:id="1828" w:author="David Solomon" w:date="2018-02-02T17:33:00Z">
        <w:r w:rsidR="00891E8D">
          <w:t>5</w:t>
        </w:r>
      </w:ins>
      <w:del w:id="1829" w:author="David Solomon" w:date="2018-01-29T09:32:00Z">
        <w:r w:rsidDel="00586664">
          <w:delText>7</w:delText>
        </w:r>
      </w:del>
      <w:r>
        <w:t>: Observing Kubernetes Resiliency</w:t>
      </w:r>
      <w:bookmarkEnd w:id="1825"/>
    </w:p>
    <w:p w14:paraId="14D64A6E" w14:textId="77777777" w:rsidR="00804663" w:rsidRDefault="00804663" w:rsidP="00804663"/>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804663" w14:paraId="7C2AFA7D" w14:textId="77777777" w:rsidTr="003E3E5A">
        <w:tc>
          <w:tcPr>
            <w:tcW w:w="2254" w:type="dxa"/>
            <w:tcBorders>
              <w:bottom w:val="single" w:sz="4" w:space="0" w:color="auto"/>
            </w:tcBorders>
            <w:shd w:val="clear" w:color="auto" w:fill="D9D9D9" w:themeFill="background1" w:themeFillShade="D9"/>
          </w:tcPr>
          <w:p w14:paraId="7BF21448" w14:textId="77777777" w:rsidR="00804663" w:rsidRPr="00C7412B" w:rsidRDefault="00804663" w:rsidP="003E3E5A">
            <w:pPr>
              <w:rPr>
                <w:rFonts w:cstheme="minorHAnsi"/>
                <w:color w:val="4F81BD"/>
                <w:w w:val="105"/>
                <w:sz w:val="28"/>
                <w:szCs w:val="28"/>
              </w:rPr>
            </w:pPr>
            <w:r w:rsidRPr="00C7412B">
              <w:rPr>
                <w:rFonts w:cstheme="minorHAnsi"/>
                <w:color w:val="000000" w:themeColor="text1"/>
                <w:w w:val="105"/>
                <w:sz w:val="28"/>
                <w:szCs w:val="28"/>
              </w:rPr>
              <w:t>Purpose:</w:t>
            </w:r>
          </w:p>
        </w:tc>
        <w:tc>
          <w:tcPr>
            <w:tcW w:w="7096" w:type="dxa"/>
          </w:tcPr>
          <w:p w14:paraId="202209E9" w14:textId="54E2E6B7" w:rsidR="00804663" w:rsidRPr="00C7412B" w:rsidRDefault="00804663" w:rsidP="00804663">
            <w:pPr>
              <w:rPr>
                <w:rFonts w:cstheme="minorHAnsi"/>
                <w:color w:val="000000" w:themeColor="text1"/>
                <w:w w:val="105"/>
              </w:rPr>
            </w:pPr>
            <w:r>
              <w:rPr>
                <w:rFonts w:cstheme="minorHAnsi"/>
                <w:color w:val="000000" w:themeColor="text1"/>
                <w:w w:val="105"/>
              </w:rPr>
              <w:t>In this lab, you will learn how Kubernetes recovers from a container failure.</w:t>
            </w:r>
          </w:p>
          <w:p w14:paraId="6EC7A5A7" w14:textId="77777777" w:rsidR="00804663" w:rsidRPr="00A90B2A" w:rsidRDefault="00804663" w:rsidP="003E3E5A">
            <w:pPr>
              <w:rPr>
                <w:rFonts w:cstheme="minorHAnsi"/>
                <w:color w:val="000000" w:themeColor="text1"/>
                <w:w w:val="105"/>
              </w:rPr>
            </w:pPr>
          </w:p>
        </w:tc>
      </w:tr>
      <w:tr w:rsidR="00804663" w14:paraId="6575F5B4" w14:textId="77777777" w:rsidTr="003E3E5A">
        <w:trPr>
          <w:trHeight w:val="353"/>
        </w:trPr>
        <w:tc>
          <w:tcPr>
            <w:tcW w:w="2254" w:type="dxa"/>
            <w:tcBorders>
              <w:right w:val="nil"/>
            </w:tcBorders>
          </w:tcPr>
          <w:p w14:paraId="17D8934F" w14:textId="77777777" w:rsidR="00804663" w:rsidRPr="00C7412B" w:rsidRDefault="00804663" w:rsidP="003E3E5A">
            <w:pPr>
              <w:rPr>
                <w:rFonts w:cstheme="minorHAnsi"/>
                <w:b/>
                <w:bCs/>
                <w:color w:val="4F81BD"/>
                <w:w w:val="105"/>
                <w:sz w:val="28"/>
                <w:szCs w:val="28"/>
              </w:rPr>
            </w:pPr>
          </w:p>
        </w:tc>
        <w:tc>
          <w:tcPr>
            <w:tcW w:w="7096" w:type="dxa"/>
            <w:tcBorders>
              <w:left w:val="nil"/>
            </w:tcBorders>
          </w:tcPr>
          <w:p w14:paraId="6A9807F3" w14:textId="77777777" w:rsidR="00804663" w:rsidRPr="00C7412B" w:rsidRDefault="00804663" w:rsidP="003E3E5A">
            <w:pPr>
              <w:rPr>
                <w:rFonts w:cstheme="minorHAnsi"/>
                <w:b/>
                <w:bCs/>
                <w:color w:val="4F81BD"/>
                <w:w w:val="105"/>
                <w:sz w:val="28"/>
                <w:szCs w:val="28"/>
              </w:rPr>
            </w:pPr>
          </w:p>
        </w:tc>
      </w:tr>
      <w:tr w:rsidR="00804663" w14:paraId="685F5C35" w14:textId="77777777" w:rsidTr="003E3E5A">
        <w:tc>
          <w:tcPr>
            <w:tcW w:w="2254" w:type="dxa"/>
            <w:tcBorders>
              <w:bottom w:val="single" w:sz="4" w:space="0" w:color="auto"/>
            </w:tcBorders>
            <w:shd w:val="clear" w:color="auto" w:fill="D9D9D9" w:themeFill="background1" w:themeFillShade="D9"/>
          </w:tcPr>
          <w:p w14:paraId="795FE0F7" w14:textId="77777777" w:rsidR="00804663" w:rsidRPr="00C7412B" w:rsidRDefault="00804663" w:rsidP="003E3E5A">
            <w:pPr>
              <w:rPr>
                <w:rFonts w:cstheme="minorHAnsi"/>
                <w:color w:val="4F81BD"/>
                <w:w w:val="105"/>
                <w:sz w:val="28"/>
                <w:szCs w:val="28"/>
              </w:rPr>
            </w:pPr>
            <w:r w:rsidRPr="00C7412B">
              <w:rPr>
                <w:rFonts w:cstheme="minorHAnsi"/>
                <w:color w:val="000000" w:themeColor="text1"/>
                <w:w w:val="105"/>
                <w:sz w:val="28"/>
                <w:szCs w:val="28"/>
              </w:rPr>
              <w:t>Tasks:</w:t>
            </w:r>
          </w:p>
        </w:tc>
        <w:tc>
          <w:tcPr>
            <w:tcW w:w="7096" w:type="dxa"/>
          </w:tcPr>
          <w:p w14:paraId="6E46571E" w14:textId="77777777" w:rsidR="00804663" w:rsidRPr="00C7412B" w:rsidRDefault="00804663" w:rsidP="003E3E5A">
            <w:pPr>
              <w:rPr>
                <w:rFonts w:cstheme="minorHAnsi"/>
                <w:color w:val="000000" w:themeColor="text1"/>
                <w:w w:val="105"/>
              </w:rPr>
            </w:pPr>
            <w:r w:rsidRPr="00C7412B">
              <w:rPr>
                <w:rFonts w:cstheme="minorHAnsi"/>
                <w:color w:val="000000" w:themeColor="text1"/>
                <w:w w:val="105"/>
              </w:rPr>
              <w:t>Tasks you will complete in this lab exercise include:</w:t>
            </w:r>
          </w:p>
          <w:p w14:paraId="1B890F9D" w14:textId="77777777" w:rsidR="00804663" w:rsidRPr="00C7412B" w:rsidRDefault="00804663" w:rsidP="003E3E5A">
            <w:pPr>
              <w:rPr>
                <w:rFonts w:cstheme="minorHAnsi"/>
                <w:color w:val="000000" w:themeColor="text1"/>
                <w:w w:val="105"/>
              </w:rPr>
            </w:pPr>
          </w:p>
          <w:p w14:paraId="63718836" w14:textId="060D6F78" w:rsidR="00804663" w:rsidRDefault="00804663" w:rsidP="00804663">
            <w:pPr>
              <w:pStyle w:val="ListParagraph"/>
              <w:numPr>
                <w:ilvl w:val="0"/>
                <w:numId w:val="2"/>
              </w:numPr>
              <w:rPr>
                <w:rFonts w:asciiTheme="minorHAnsi" w:hAnsiTheme="minorHAnsi" w:cstheme="minorHAnsi"/>
                <w:color w:val="000000" w:themeColor="text1"/>
                <w:w w:val="105"/>
                <w:sz w:val="24"/>
                <w:szCs w:val="24"/>
              </w:rPr>
            </w:pPr>
            <w:del w:id="1830" w:author="David Solomon" w:date="2018-01-29T10:00:00Z">
              <w:r w:rsidDel="00FA5A5D">
                <w:rPr>
                  <w:rFonts w:asciiTheme="minorHAnsi" w:hAnsiTheme="minorHAnsi" w:cstheme="minorHAnsi"/>
                  <w:color w:val="000000" w:themeColor="text1"/>
                  <w:w w:val="105"/>
                  <w:sz w:val="24"/>
                  <w:szCs w:val="24"/>
                </w:rPr>
                <w:delText>Access a container running in Kubernetes from Docker</w:delText>
              </w:r>
            </w:del>
            <w:ins w:id="1831" w:author="David Solomon" w:date="2018-01-29T10:00:00Z">
              <w:r w:rsidR="00FA5A5D">
                <w:rPr>
                  <w:rFonts w:asciiTheme="minorHAnsi" w:hAnsiTheme="minorHAnsi" w:cstheme="minorHAnsi"/>
                  <w:color w:val="000000" w:themeColor="text1"/>
                  <w:w w:val="105"/>
                  <w:sz w:val="24"/>
                  <w:szCs w:val="24"/>
                </w:rPr>
                <w:t>Create a new deployment with multiple Pods</w:t>
              </w:r>
            </w:ins>
          </w:p>
          <w:p w14:paraId="7E708F96" w14:textId="3FDEF616" w:rsidR="009D0FDD" w:rsidRDefault="009D0FDD" w:rsidP="00804663">
            <w:pPr>
              <w:pStyle w:val="ListParagraph"/>
              <w:numPr>
                <w:ilvl w:val="0"/>
                <w:numId w:val="2"/>
              </w:numPr>
              <w:rPr>
                <w:ins w:id="1832" w:author="David Solomon" w:date="2018-01-29T10:16:00Z"/>
                <w:rFonts w:asciiTheme="minorHAnsi" w:hAnsiTheme="minorHAnsi" w:cstheme="minorHAnsi"/>
                <w:color w:val="000000" w:themeColor="text1"/>
                <w:w w:val="105"/>
                <w:sz w:val="24"/>
                <w:szCs w:val="24"/>
              </w:rPr>
            </w:pPr>
            <w:ins w:id="1833" w:author="David Solomon" w:date="2018-01-29T10:16:00Z">
              <w:r>
                <w:rPr>
                  <w:rFonts w:asciiTheme="minorHAnsi" w:hAnsiTheme="minorHAnsi" w:cstheme="minorHAnsi"/>
                  <w:color w:val="000000" w:themeColor="text1"/>
                  <w:w w:val="105"/>
                  <w:sz w:val="24"/>
                  <w:szCs w:val="24"/>
                </w:rPr>
                <w:t xml:space="preserve">Explore the </w:t>
              </w:r>
            </w:ins>
            <w:proofErr w:type="spellStart"/>
            <w:ins w:id="1834" w:author="David Solomon" w:date="2018-01-29T10:34:00Z">
              <w:r w:rsidR="0082440E">
                <w:rPr>
                  <w:rFonts w:asciiTheme="minorHAnsi" w:hAnsiTheme="minorHAnsi" w:cstheme="minorHAnsi"/>
                  <w:color w:val="000000" w:themeColor="text1"/>
                  <w:w w:val="105"/>
                  <w:sz w:val="24"/>
                  <w:szCs w:val="24"/>
                </w:rPr>
                <w:t>ReplicaSet</w:t>
              </w:r>
            </w:ins>
            <w:proofErr w:type="spellEnd"/>
            <w:ins w:id="1835" w:author="David Solomon" w:date="2018-01-29T10:16:00Z">
              <w:r>
                <w:rPr>
                  <w:rFonts w:asciiTheme="minorHAnsi" w:hAnsiTheme="minorHAnsi" w:cstheme="minorHAnsi"/>
                  <w:color w:val="000000" w:themeColor="text1"/>
                  <w:w w:val="105"/>
                  <w:sz w:val="24"/>
                  <w:szCs w:val="24"/>
                </w:rPr>
                <w:t xml:space="preserve"> policy</w:t>
              </w:r>
            </w:ins>
          </w:p>
          <w:p w14:paraId="15836DB1" w14:textId="3B31BEC6" w:rsidR="00804663" w:rsidRPr="00FE0321" w:rsidRDefault="00804663" w:rsidP="00804663">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 xml:space="preserve">Simulate a </w:t>
            </w:r>
            <w:del w:id="1836" w:author="David Solomon" w:date="2018-01-29T09:32:00Z">
              <w:r w:rsidDel="00586664">
                <w:rPr>
                  <w:rFonts w:asciiTheme="minorHAnsi" w:hAnsiTheme="minorHAnsi" w:cstheme="minorHAnsi"/>
                  <w:color w:val="000000" w:themeColor="text1"/>
                  <w:w w:val="105"/>
                  <w:sz w:val="24"/>
                  <w:szCs w:val="24"/>
                </w:rPr>
                <w:delText xml:space="preserve">container </w:delText>
              </w:r>
            </w:del>
            <w:ins w:id="1837" w:author="David Solomon" w:date="2018-01-29T09:32:00Z">
              <w:r w:rsidR="00586664">
                <w:rPr>
                  <w:rFonts w:asciiTheme="minorHAnsi" w:hAnsiTheme="minorHAnsi" w:cstheme="minorHAnsi"/>
                  <w:color w:val="000000" w:themeColor="text1"/>
                  <w:w w:val="105"/>
                  <w:sz w:val="24"/>
                  <w:szCs w:val="24"/>
                </w:rPr>
                <w:t xml:space="preserve">pod </w:t>
              </w:r>
            </w:ins>
            <w:r>
              <w:rPr>
                <w:rFonts w:asciiTheme="minorHAnsi" w:hAnsiTheme="minorHAnsi" w:cstheme="minorHAnsi"/>
                <w:color w:val="000000" w:themeColor="text1"/>
                <w:w w:val="105"/>
                <w:sz w:val="24"/>
                <w:szCs w:val="24"/>
              </w:rPr>
              <w:t>failure</w:t>
            </w:r>
          </w:p>
          <w:p w14:paraId="58379BC3" w14:textId="59B16DDD" w:rsidR="00804663" w:rsidRPr="0042645C" w:rsidRDefault="00804663" w:rsidP="00804663">
            <w:pPr>
              <w:pStyle w:val="ListParagraph"/>
              <w:numPr>
                <w:ilvl w:val="0"/>
                <w:numId w:val="2"/>
              </w:numPr>
              <w:rPr>
                <w:rFonts w:asciiTheme="minorHAnsi" w:hAnsiTheme="minorHAnsi" w:cstheme="minorHAnsi"/>
                <w:color w:val="000000" w:themeColor="text1"/>
                <w:w w:val="105"/>
                <w:sz w:val="24"/>
                <w:szCs w:val="24"/>
              </w:rPr>
            </w:pPr>
            <w:r>
              <w:rPr>
                <w:rFonts w:asciiTheme="minorHAnsi" w:hAnsiTheme="minorHAnsi" w:cstheme="minorHAnsi"/>
                <w:color w:val="000000" w:themeColor="text1"/>
                <w:w w:val="105"/>
                <w:sz w:val="24"/>
                <w:szCs w:val="24"/>
              </w:rPr>
              <w:t>Observer how the cluster quickly recovers from the failure</w:t>
            </w:r>
            <w:ins w:id="1838" w:author="David Solomon" w:date="2018-01-29T10:00:00Z">
              <w:r w:rsidR="00FA5A5D">
                <w:rPr>
                  <w:rFonts w:asciiTheme="minorHAnsi" w:hAnsiTheme="minorHAnsi" w:cstheme="minorHAnsi"/>
                  <w:color w:val="000000" w:themeColor="text1"/>
                  <w:w w:val="105"/>
                  <w:sz w:val="24"/>
                  <w:szCs w:val="24"/>
                </w:rPr>
                <w:t xml:space="preserve"> to retain the number of available pods</w:t>
              </w:r>
            </w:ins>
          </w:p>
        </w:tc>
      </w:tr>
    </w:tbl>
    <w:p w14:paraId="2D614B53" w14:textId="77777777" w:rsidR="00804663" w:rsidRDefault="00804663" w:rsidP="00804663"/>
    <w:p w14:paraId="0893827A" w14:textId="77777777" w:rsidR="00804663" w:rsidRDefault="00804663" w:rsidP="00804663"/>
    <w:p w14:paraId="1E013533" w14:textId="77777777" w:rsidR="00804663" w:rsidRDefault="00804663" w:rsidP="00804663">
      <w:pPr>
        <w:rPr>
          <w:highlight w:val="red"/>
        </w:rPr>
      </w:pPr>
      <w:r>
        <w:rPr>
          <w:highlight w:val="red"/>
        </w:rPr>
        <w:br w:type="page"/>
      </w:r>
    </w:p>
    <w:p w14:paraId="2F62A5D1" w14:textId="233F87A5" w:rsidR="00804663" w:rsidRDefault="00804663" w:rsidP="00804663">
      <w:pPr>
        <w:pStyle w:val="Heading2"/>
        <w:jc w:val="center"/>
      </w:pPr>
      <w:bookmarkStart w:id="1839" w:name="_Toc505356160"/>
      <w:r>
        <w:lastRenderedPageBreak/>
        <w:t xml:space="preserve">Section </w:t>
      </w:r>
      <w:ins w:id="1840" w:author="David Solomon" w:date="2018-02-02T17:33:00Z">
        <w:r w:rsidR="00891E8D">
          <w:t>5</w:t>
        </w:r>
      </w:ins>
      <w:del w:id="1841" w:author="David Solomon" w:date="2018-01-29T09:32:00Z">
        <w:r w:rsidR="0089559A" w:rsidDel="00586664">
          <w:delText>7</w:delText>
        </w:r>
      </w:del>
      <w:r>
        <w:t xml:space="preserve">: </w:t>
      </w:r>
      <w:r w:rsidR="0089559A">
        <w:t>Observing Kubernetes Resiliency</w:t>
      </w:r>
      <w:bookmarkEnd w:id="1839"/>
    </w:p>
    <w:p w14:paraId="768016EB" w14:textId="77777777" w:rsidR="00804663" w:rsidRDefault="00804663" w:rsidP="00804663"/>
    <w:p w14:paraId="2AFC26F7" w14:textId="77777777" w:rsidR="00804663" w:rsidRDefault="00804663" w:rsidP="00804663">
      <w:r>
        <w:rPr>
          <w:noProof/>
        </w:rPr>
        <w:drawing>
          <wp:inline distT="0" distB="0" distL="0" distR="0" wp14:anchorId="13C62331" wp14:editId="5701081C">
            <wp:extent cx="6291072" cy="2203704"/>
            <wp:effectExtent l="0" t="25400" r="8255" b="1905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266F934B" w14:textId="77777777" w:rsidR="00804663" w:rsidRDefault="00804663" w:rsidP="00804663"/>
    <w:p w14:paraId="21727B9D" w14:textId="77777777" w:rsidR="00804663" w:rsidRDefault="00804663" w:rsidP="00804663">
      <w:r>
        <w:br w:type="page"/>
      </w:r>
    </w:p>
    <w:p w14:paraId="3FFD07EF" w14:textId="727558F5" w:rsidR="00804663" w:rsidRDefault="001A6117" w:rsidP="00804663">
      <w:pPr>
        <w:pStyle w:val="Heading2"/>
      </w:pPr>
      <w:bookmarkStart w:id="1842" w:name="_Toc505356161"/>
      <w:r>
        <w:lastRenderedPageBreak/>
        <w:t xml:space="preserve">Section </w:t>
      </w:r>
      <w:ins w:id="1843" w:author="David Solomon" w:date="2018-02-02T17:33:00Z">
        <w:r w:rsidR="00891E8D">
          <w:t>5</w:t>
        </w:r>
      </w:ins>
      <w:del w:id="1844" w:author="David Solomon" w:date="2018-01-29T09:32:00Z">
        <w:r w:rsidDel="00586664">
          <w:delText>7</w:delText>
        </w:r>
      </w:del>
      <w:r w:rsidR="00804663">
        <w:t>: Lab Instructions</w:t>
      </w:r>
      <w:bookmarkEnd w:id="1842"/>
    </w:p>
    <w:p w14:paraId="692623C1" w14:textId="77777777" w:rsidR="00804663" w:rsidRDefault="00804663" w:rsidP="00804663"/>
    <w:tbl>
      <w:tblPr>
        <w:tblStyle w:val="TableGrid"/>
        <w:tblW w:w="5544" w:type="pct"/>
        <w:tblLook w:val="04A0" w:firstRow="1" w:lastRow="0" w:firstColumn="1" w:lastColumn="0" w:noHBand="0" w:noVBand="1"/>
        <w:tblPrChange w:id="1845" w:author="David Solomon" w:date="2018-02-02T17:09:00Z">
          <w:tblPr>
            <w:tblStyle w:val="TableGrid"/>
            <w:tblW w:w="5502" w:type="pct"/>
            <w:tblLook w:val="04A0" w:firstRow="1" w:lastRow="0" w:firstColumn="1" w:lastColumn="0" w:noHBand="0" w:noVBand="1"/>
          </w:tblPr>
        </w:tblPrChange>
      </w:tblPr>
      <w:tblGrid>
        <w:gridCol w:w="792"/>
        <w:gridCol w:w="9576"/>
        <w:tblGridChange w:id="1846">
          <w:tblGrid>
            <w:gridCol w:w="792"/>
            <w:gridCol w:w="9576"/>
          </w:tblGrid>
        </w:tblGridChange>
      </w:tblGrid>
      <w:tr w:rsidR="00804663" w:rsidRPr="00A31355" w14:paraId="5CB8379C" w14:textId="77777777" w:rsidTr="00143325">
        <w:trPr>
          <w:trHeight w:val="566"/>
          <w:tblHeader/>
          <w:trPrChange w:id="1847" w:author="David Solomon" w:date="2018-02-02T17:09:00Z">
            <w:trPr>
              <w:trHeight w:val="566"/>
              <w:tblHeader/>
            </w:trPr>
          </w:trPrChange>
        </w:trPr>
        <w:tc>
          <w:tcPr>
            <w:tcW w:w="382" w:type="pct"/>
            <w:shd w:val="clear" w:color="auto" w:fill="D9D9D9" w:themeFill="background1" w:themeFillShade="D9"/>
            <w:tcPrChange w:id="1848" w:author="David Solomon" w:date="2018-02-02T17:09:00Z">
              <w:tcPr>
                <w:tcW w:w="385" w:type="pct"/>
                <w:shd w:val="clear" w:color="auto" w:fill="D9D9D9" w:themeFill="background1" w:themeFillShade="D9"/>
              </w:tcPr>
            </w:tcPrChange>
          </w:tcPr>
          <w:p w14:paraId="77368B56" w14:textId="77777777" w:rsidR="00804663" w:rsidRPr="00A31355" w:rsidRDefault="00804663" w:rsidP="003E3E5A">
            <w:pPr>
              <w:jc w:val="center"/>
              <w:rPr>
                <w:rFonts w:cstheme="minorHAnsi"/>
                <w:sz w:val="28"/>
                <w:szCs w:val="28"/>
              </w:rPr>
            </w:pPr>
            <w:r w:rsidRPr="00A31355">
              <w:rPr>
                <w:rFonts w:cstheme="minorHAnsi"/>
                <w:sz w:val="28"/>
                <w:szCs w:val="28"/>
              </w:rPr>
              <w:t>Step</w:t>
            </w:r>
          </w:p>
        </w:tc>
        <w:tc>
          <w:tcPr>
            <w:tcW w:w="4618" w:type="pct"/>
            <w:shd w:val="clear" w:color="auto" w:fill="D9D9D9" w:themeFill="background1" w:themeFillShade="D9"/>
            <w:tcPrChange w:id="1849" w:author="David Solomon" w:date="2018-02-02T17:09:00Z">
              <w:tcPr>
                <w:tcW w:w="4615" w:type="pct"/>
                <w:shd w:val="clear" w:color="auto" w:fill="D9D9D9" w:themeFill="background1" w:themeFillShade="D9"/>
              </w:tcPr>
            </w:tcPrChange>
          </w:tcPr>
          <w:p w14:paraId="028C557C" w14:textId="2B9B79E0" w:rsidR="00804663" w:rsidRPr="00A31355" w:rsidRDefault="00804663" w:rsidP="003E3E5A">
            <w:pPr>
              <w:tabs>
                <w:tab w:val="left" w:pos="3870"/>
                <w:tab w:val="left" w:pos="4050"/>
              </w:tabs>
              <w:jc w:val="center"/>
              <w:rPr>
                <w:rFonts w:cstheme="minorHAnsi"/>
                <w:sz w:val="28"/>
                <w:szCs w:val="28"/>
              </w:rPr>
            </w:pPr>
            <w:r w:rsidRPr="00A31355">
              <w:rPr>
                <w:rFonts w:cstheme="minorHAnsi"/>
                <w:sz w:val="28"/>
                <w:szCs w:val="28"/>
              </w:rPr>
              <w:t>Action</w:t>
            </w:r>
          </w:p>
        </w:tc>
      </w:tr>
      <w:tr w:rsidR="00804663" w:rsidRPr="00A31355" w14:paraId="7DD718DE" w14:textId="77777777" w:rsidTr="00143325">
        <w:tc>
          <w:tcPr>
            <w:tcW w:w="382" w:type="pct"/>
            <w:tcPrChange w:id="1850" w:author="David Solomon" w:date="2018-02-02T17:09:00Z">
              <w:tcPr>
                <w:tcW w:w="385" w:type="pct"/>
              </w:tcPr>
            </w:tcPrChange>
          </w:tcPr>
          <w:p w14:paraId="223A330B" w14:textId="77777777" w:rsidR="00804663" w:rsidRPr="00A31355" w:rsidRDefault="00804663" w:rsidP="003E3E5A">
            <w:pPr>
              <w:jc w:val="center"/>
              <w:rPr>
                <w:rFonts w:cstheme="minorHAnsi"/>
              </w:rPr>
            </w:pPr>
            <w:r w:rsidRPr="00A31355">
              <w:rPr>
                <w:rFonts w:cstheme="minorHAnsi"/>
              </w:rPr>
              <w:t>1</w:t>
            </w:r>
          </w:p>
        </w:tc>
        <w:tc>
          <w:tcPr>
            <w:tcW w:w="4618" w:type="pct"/>
            <w:tcPrChange w:id="1851" w:author="David Solomon" w:date="2018-02-02T17:09:00Z">
              <w:tcPr>
                <w:tcW w:w="4615" w:type="pct"/>
              </w:tcPr>
            </w:tcPrChange>
          </w:tcPr>
          <w:p w14:paraId="10BD23EE" w14:textId="6CF3E64E" w:rsidR="001A6117" w:rsidRPr="00A31355" w:rsidRDefault="001A6117" w:rsidP="001A6117">
            <w:pPr>
              <w:rPr>
                <w:rFonts w:cstheme="minorHAnsi"/>
                <w:b/>
                <w:u w:val="single"/>
              </w:rPr>
            </w:pPr>
            <w:del w:id="1852" w:author="David Solomon" w:date="2018-01-29T10:01:00Z">
              <w:r w:rsidDel="00FA5A5D">
                <w:rPr>
                  <w:rFonts w:cstheme="minorHAnsi"/>
                  <w:b/>
                  <w:u w:val="single"/>
                </w:rPr>
                <w:delText>Access a container running in Kubernetes from Docker</w:delText>
              </w:r>
            </w:del>
            <w:ins w:id="1853" w:author="David Solomon" w:date="2018-01-29T10:01:00Z">
              <w:r w:rsidR="00FA5A5D">
                <w:rPr>
                  <w:rFonts w:cstheme="minorHAnsi"/>
                  <w:b/>
                  <w:u w:val="single"/>
                </w:rPr>
                <w:t>Create a new deployment</w:t>
              </w:r>
            </w:ins>
          </w:p>
          <w:p w14:paraId="431811B7" w14:textId="77777777" w:rsidR="001A6117" w:rsidRPr="00A31355" w:rsidRDefault="001A6117" w:rsidP="001A6117">
            <w:pPr>
              <w:pStyle w:val="TableParagraph"/>
              <w:spacing w:before="8"/>
              <w:rPr>
                <w:rFonts w:asciiTheme="minorHAnsi" w:hAnsiTheme="minorHAnsi" w:cstheme="minorHAnsi"/>
                <w:b/>
                <w:szCs w:val="24"/>
              </w:rPr>
            </w:pPr>
          </w:p>
          <w:p w14:paraId="2FBE6CAB" w14:textId="03D44E01" w:rsidR="00FA5A5D" w:rsidRDefault="00FA5A5D">
            <w:pPr>
              <w:pStyle w:val="ListParagraph"/>
              <w:numPr>
                <w:ilvl w:val="0"/>
                <w:numId w:val="34"/>
              </w:numPr>
              <w:rPr>
                <w:ins w:id="1854" w:author="David Solomon" w:date="2018-01-29T10:06:00Z"/>
                <w:rFonts w:cstheme="minorHAnsi"/>
              </w:rPr>
              <w:pPrChange w:id="1855" w:author="David Solomon" w:date="2018-01-29T10:03:00Z">
                <w:pPr>
                  <w:pStyle w:val="ListParagraph"/>
                  <w:ind w:left="1080"/>
                </w:pPr>
              </w:pPrChange>
            </w:pPr>
            <w:ins w:id="1856" w:author="David Solomon" w:date="2018-01-29T10:03:00Z">
              <w:r>
                <w:rPr>
                  <w:rFonts w:cstheme="minorHAnsi"/>
                </w:rPr>
                <w:t>We will no</w:t>
              </w:r>
            </w:ins>
            <w:ins w:id="1857" w:author="David Solomon" w:date="2018-01-29T10:07:00Z">
              <w:r>
                <w:rPr>
                  <w:rFonts w:cstheme="minorHAnsi"/>
                </w:rPr>
                <w:t>w</w:t>
              </w:r>
            </w:ins>
            <w:ins w:id="1858" w:author="David Solomon" w:date="2018-01-29T10:03:00Z">
              <w:r>
                <w:rPr>
                  <w:rFonts w:cstheme="minorHAnsi"/>
                </w:rPr>
                <w:t xml:space="preserve"> create a new deployment using the </w:t>
              </w:r>
            </w:ins>
            <w:ins w:id="1859" w:author="David Solomon" w:date="2018-02-02T16:11:00Z">
              <w:r w:rsidR="00D10832">
                <w:rPr>
                  <w:rFonts w:cstheme="minorHAnsi"/>
                </w:rPr>
                <w:t>ICP</w:t>
              </w:r>
            </w:ins>
            <w:ins w:id="1860" w:author="David Solomon" w:date="2018-01-29T10:03:00Z">
              <w:r>
                <w:rPr>
                  <w:rFonts w:cstheme="minorHAnsi"/>
                </w:rPr>
                <w:t xml:space="preserve"> web GUI interface.  This time, however, we</w:t>
              </w:r>
              <w:r w:rsidR="00237415">
                <w:rPr>
                  <w:rFonts w:cstheme="minorHAnsi"/>
                </w:rPr>
                <w:t xml:space="preserve"> will specify the use of 2 Pods</w:t>
              </w:r>
            </w:ins>
            <w:ins w:id="1861" w:author="David Solomon" w:date="2018-02-02T13:59:00Z">
              <w:r w:rsidR="00237415">
                <w:rPr>
                  <w:rFonts w:cstheme="minorHAnsi"/>
                </w:rPr>
                <w:t>.</w:t>
              </w:r>
            </w:ins>
          </w:p>
          <w:p w14:paraId="3D6ECE92" w14:textId="77777777" w:rsidR="00237415" w:rsidRDefault="00237415">
            <w:pPr>
              <w:rPr>
                <w:ins w:id="1862" w:author="David Solomon" w:date="2018-01-29T10:06:00Z"/>
                <w:rFonts w:cstheme="minorHAnsi"/>
              </w:rPr>
              <w:pPrChange w:id="1863" w:author="David Solomon" w:date="2018-02-02T13:59:00Z">
                <w:pPr>
                  <w:pStyle w:val="ListParagraph"/>
                  <w:ind w:left="1080"/>
                </w:pPr>
              </w:pPrChange>
            </w:pPr>
          </w:p>
          <w:p w14:paraId="70C739D4" w14:textId="0A9E0948" w:rsidR="00FA5A5D" w:rsidRDefault="00FA5A5D">
            <w:pPr>
              <w:ind w:left="1080"/>
              <w:rPr>
                <w:ins w:id="1864" w:author="David Solomon" w:date="2018-01-29T10:06:00Z"/>
                <w:rFonts w:cstheme="minorHAnsi"/>
              </w:rPr>
              <w:pPrChange w:id="1865" w:author="David Solomon" w:date="2018-02-02T13:59:00Z">
                <w:pPr>
                  <w:pStyle w:val="ListParagraph"/>
                  <w:ind w:left="1080"/>
                </w:pPr>
              </w:pPrChange>
            </w:pPr>
            <w:ins w:id="1866" w:author="David Solomon" w:date="2018-01-29T10:06:00Z">
              <w:r>
                <w:rPr>
                  <w:rFonts w:cstheme="minorHAnsi"/>
                </w:rPr>
                <w:t xml:space="preserve">Access </w:t>
              </w:r>
            </w:ins>
            <w:ins w:id="1867" w:author="David Solomon" w:date="2018-02-02T13:59:00Z">
              <w:r w:rsidR="00237415">
                <w:rPr>
                  <w:rFonts w:cstheme="minorHAnsi"/>
                </w:rPr>
                <w:t xml:space="preserve">the ICP Dashboard and select </w:t>
              </w:r>
            </w:ins>
            <w:ins w:id="1868" w:author="David Solomon" w:date="2018-02-02T14:00:00Z">
              <w:r w:rsidR="00237415">
                <w:rPr>
                  <w:rFonts w:cstheme="minorHAnsi"/>
                </w:rPr>
                <w:t>“Workloads” and then “Deployment” in the menu on the left.</w:t>
              </w:r>
            </w:ins>
          </w:p>
          <w:p w14:paraId="4881E33B" w14:textId="2577FD61" w:rsidR="00FA5A5D" w:rsidRPr="00FA5A5D" w:rsidRDefault="00FA5A5D">
            <w:pPr>
              <w:ind w:left="720"/>
              <w:rPr>
                <w:ins w:id="1869" w:author="David Solomon" w:date="2018-01-29T10:06:00Z"/>
                <w:rFonts w:cstheme="minorHAnsi"/>
              </w:rPr>
              <w:pPrChange w:id="1870" w:author="David Solomon" w:date="2018-01-29T10:06:00Z">
                <w:pPr>
                  <w:pStyle w:val="ListParagraph"/>
                  <w:ind w:left="1080"/>
                </w:pPr>
              </w:pPrChange>
            </w:pPr>
          </w:p>
          <w:p w14:paraId="38F9F0B2" w14:textId="0270DBED" w:rsidR="00FA5A5D" w:rsidRPr="00237415" w:rsidRDefault="00F64FDF">
            <w:pPr>
              <w:pStyle w:val="ListParagraph"/>
              <w:numPr>
                <w:ilvl w:val="0"/>
                <w:numId w:val="34"/>
              </w:numPr>
              <w:rPr>
                <w:ins w:id="1871" w:author="David Solomon" w:date="2018-01-29T10:07:00Z"/>
                <w:rFonts w:cstheme="minorHAnsi"/>
                <w:sz w:val="24"/>
                <w:szCs w:val="24"/>
                <w:rPrChange w:id="1872" w:author="David Solomon" w:date="2018-02-02T14:00:00Z">
                  <w:rPr>
                    <w:ins w:id="1873" w:author="David Solomon" w:date="2018-01-29T10:07:00Z"/>
                    <w:rFonts w:cstheme="minorHAnsi"/>
                  </w:rPr>
                </w:rPrChange>
              </w:rPr>
              <w:pPrChange w:id="1874" w:author="David Solomon" w:date="2018-01-29T10:03:00Z">
                <w:pPr>
                  <w:pStyle w:val="ListParagraph"/>
                  <w:ind w:left="1080"/>
                </w:pPr>
              </w:pPrChange>
            </w:pPr>
            <w:ins w:id="1875" w:author="David Solomon" w:date="2018-01-29T10:07:00Z">
              <w:r w:rsidRPr="00237415">
                <w:rPr>
                  <w:rFonts w:cstheme="minorHAnsi"/>
                  <w:sz w:val="24"/>
                  <w:szCs w:val="24"/>
                  <w:rPrChange w:id="1876" w:author="David Solomon" w:date="2018-02-02T14:00:00Z">
                    <w:rPr>
                      <w:rFonts w:cstheme="minorHAnsi"/>
                    </w:rPr>
                  </w:rPrChange>
                </w:rPr>
                <w:t>Select the “Create</w:t>
              </w:r>
            </w:ins>
            <w:ins w:id="1877" w:author="David Solomon" w:date="2018-02-02T16:12:00Z">
              <w:r w:rsidR="006D3569">
                <w:rPr>
                  <w:rFonts w:cstheme="minorHAnsi"/>
                  <w:sz w:val="24"/>
                  <w:szCs w:val="24"/>
                </w:rPr>
                <w:t xml:space="preserve"> Deployment</w:t>
              </w:r>
            </w:ins>
            <w:ins w:id="1878" w:author="David Solomon" w:date="2018-01-29T10:07:00Z">
              <w:r w:rsidRPr="00237415">
                <w:rPr>
                  <w:rFonts w:cstheme="minorHAnsi"/>
                  <w:sz w:val="24"/>
                  <w:szCs w:val="24"/>
                  <w:rPrChange w:id="1879" w:author="David Solomon" w:date="2018-02-02T14:00:00Z">
                    <w:rPr>
                      <w:rFonts w:cstheme="minorHAnsi"/>
                    </w:rPr>
                  </w:rPrChange>
                </w:rPr>
                <w:t>” button on the upper right of the page:</w:t>
              </w:r>
            </w:ins>
          </w:p>
          <w:p w14:paraId="6A41DB73" w14:textId="113D101A" w:rsidR="00F64FDF" w:rsidRDefault="00F64FDF">
            <w:pPr>
              <w:rPr>
                <w:ins w:id="1880" w:author="David Solomon" w:date="2018-01-29T10:08:00Z"/>
                <w:rFonts w:cstheme="minorHAnsi"/>
              </w:rPr>
              <w:pPrChange w:id="1881" w:author="David Solomon" w:date="2018-01-29T10:08:00Z">
                <w:pPr>
                  <w:pStyle w:val="ListParagraph"/>
                  <w:ind w:left="1080"/>
                </w:pPr>
              </w:pPrChange>
            </w:pPr>
          </w:p>
          <w:p w14:paraId="7FD90EBB" w14:textId="51C4A31D" w:rsidR="00F64FDF" w:rsidRDefault="006D3569">
            <w:pPr>
              <w:rPr>
                <w:ins w:id="1882" w:author="David Solomon" w:date="2018-01-29T10:08:00Z"/>
                <w:rFonts w:cstheme="minorHAnsi"/>
              </w:rPr>
              <w:pPrChange w:id="1883" w:author="David Solomon" w:date="2018-01-29T10:08:00Z">
                <w:pPr>
                  <w:pStyle w:val="ListParagraph"/>
                  <w:ind w:left="1080"/>
                </w:pPr>
              </w:pPrChange>
            </w:pPr>
            <w:ins w:id="1884" w:author="David Solomon" w:date="2018-01-29T10:10:00Z">
              <w:r>
                <w:rPr>
                  <w:rFonts w:cstheme="minorHAnsi"/>
                  <w:noProof/>
                </w:rPr>
                <mc:AlternateContent>
                  <mc:Choice Requires="wps">
                    <w:drawing>
                      <wp:anchor distT="0" distB="0" distL="114300" distR="114300" simplePos="0" relativeHeight="251661312" behindDoc="0" locked="0" layoutInCell="1" allowOverlap="1" wp14:anchorId="23C71CB7" wp14:editId="04350F29">
                        <wp:simplePos x="0" y="0"/>
                        <wp:positionH relativeFrom="column">
                          <wp:posOffset>4508961</wp:posOffset>
                        </wp:positionH>
                        <wp:positionV relativeFrom="paragraph">
                          <wp:posOffset>924478</wp:posOffset>
                        </wp:positionV>
                        <wp:extent cx="450574" cy="132522"/>
                        <wp:effectExtent l="0" t="0" r="45085" b="58420"/>
                        <wp:wrapNone/>
                        <wp:docPr id="39" name="Straight Arrow Connector 39"/>
                        <wp:cNvGraphicFramePr/>
                        <a:graphic xmlns:a="http://schemas.openxmlformats.org/drawingml/2006/main">
                          <a:graphicData uri="http://schemas.microsoft.com/office/word/2010/wordprocessingShape">
                            <wps:wsp>
                              <wps:cNvCnPr/>
                              <wps:spPr>
                                <a:xfrm>
                                  <a:off x="0" y="0"/>
                                  <a:ext cx="450574" cy="1325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F11694" id="_x0000_t32" coordsize="21600,21600" o:spt="32" o:oned="t" path="m,l21600,21600e" filled="f">
                        <v:path arrowok="t" fillok="f" o:connecttype="none"/>
                        <o:lock v:ext="edit" shapetype="t"/>
                      </v:shapetype>
                      <v:shape id="Straight Arrow Connector 39" o:spid="_x0000_s1026" type="#_x0000_t32" style="position:absolute;margin-left:355.05pt;margin-top:72.8pt;width:35.5pt;height:10.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" strokecolor="red" strokeweight=".5pt">
                        <v:stroke endarrow="block" joinstyle="miter"/>
                      </v:shape>
                    </w:pict>
                  </mc:Fallback>
                </mc:AlternateContent>
              </w:r>
            </w:ins>
            <w:ins w:id="1885" w:author="David Solomon" w:date="2018-01-29T10:09:00Z">
              <w:r>
                <w:rPr>
                  <w:rFonts w:cstheme="minorHAnsi"/>
                  <w:noProof/>
                </w:rPr>
                <mc:AlternateContent>
                  <mc:Choice Requires="wps">
                    <w:drawing>
                      <wp:anchor distT="0" distB="0" distL="114300" distR="114300" simplePos="0" relativeHeight="251660288" behindDoc="0" locked="0" layoutInCell="1" allowOverlap="1" wp14:anchorId="52964153" wp14:editId="702C068C">
                        <wp:simplePos x="0" y="0"/>
                        <wp:positionH relativeFrom="column">
                          <wp:posOffset>4959377</wp:posOffset>
                        </wp:positionH>
                        <wp:positionV relativeFrom="paragraph">
                          <wp:posOffset>970444</wp:posOffset>
                        </wp:positionV>
                        <wp:extent cx="649356" cy="258417"/>
                        <wp:effectExtent l="0" t="0" r="11430" b="8890"/>
                        <wp:wrapNone/>
                        <wp:docPr id="38" name="Oval 38"/>
                        <wp:cNvGraphicFramePr/>
                        <a:graphic xmlns:a="http://schemas.openxmlformats.org/drawingml/2006/main">
                          <a:graphicData uri="http://schemas.microsoft.com/office/word/2010/wordprocessingShape">
                            <wps:wsp>
                              <wps:cNvSpPr/>
                              <wps:spPr>
                                <a:xfrm>
                                  <a:off x="0" y="0"/>
                                  <a:ext cx="649356" cy="2584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8BF18" id="Oval 38" o:spid="_x0000_s1026" style="position:absolute;margin-left:390.5pt;margin-top:76.4pt;width:51.1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" filled="f" strokecolor="red" strokeweight="1pt">
                        <v:stroke joinstyle="miter"/>
                      </v:oval>
                    </w:pict>
                  </mc:Fallback>
                </mc:AlternateContent>
              </w:r>
            </w:ins>
            <w:ins w:id="1886" w:author="David Solomon" w:date="2018-02-02T16:11:00Z">
              <w:r w:rsidRPr="006D3569">
                <w:rPr>
                  <w:rFonts w:cstheme="minorHAnsi"/>
                  <w:noProof/>
                </w:rPr>
                <w:drawing>
                  <wp:inline distT="0" distB="0" distL="0" distR="0" wp14:anchorId="532E2EEC" wp14:editId="2DCAF4B1">
                    <wp:extent cx="5943600" cy="33432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43275"/>
                            </a:xfrm>
                            <a:prstGeom prst="rect">
                              <a:avLst/>
                            </a:prstGeom>
                          </pic:spPr>
                        </pic:pic>
                      </a:graphicData>
                    </a:graphic>
                  </wp:inline>
                </w:drawing>
              </w:r>
            </w:ins>
          </w:p>
          <w:p w14:paraId="44C278AD" w14:textId="21A1CB5B" w:rsidR="00FA5A5D" w:rsidRDefault="00FA5A5D">
            <w:pPr>
              <w:rPr>
                <w:ins w:id="1887" w:author="David Solomon" w:date="2018-01-29T10:07:00Z"/>
                <w:rFonts w:cstheme="minorHAnsi"/>
              </w:rPr>
              <w:pPrChange w:id="1888" w:author="David Solomon" w:date="2018-01-29T10:07:00Z">
                <w:pPr>
                  <w:pStyle w:val="ListParagraph"/>
                  <w:ind w:left="1080"/>
                </w:pPr>
              </w:pPrChange>
            </w:pPr>
          </w:p>
          <w:p w14:paraId="71F6CBAD" w14:textId="3A3F0435" w:rsidR="006D3569" w:rsidRDefault="009D0FDD">
            <w:pPr>
              <w:pStyle w:val="ListParagraph"/>
              <w:numPr>
                <w:ilvl w:val="0"/>
                <w:numId w:val="34"/>
              </w:numPr>
              <w:rPr>
                <w:ins w:id="1889" w:author="David Solomon" w:date="2018-02-02T16:16:00Z"/>
                <w:rFonts w:cstheme="minorHAnsi"/>
              </w:rPr>
              <w:pPrChange w:id="1890" w:author="David Solomon" w:date="2018-02-02T16:16:00Z">
                <w:pPr>
                  <w:pStyle w:val="ListParagraph"/>
                  <w:ind w:left="1080"/>
                </w:pPr>
              </w:pPrChange>
            </w:pPr>
            <w:ins w:id="1891" w:author="David Solomon" w:date="2018-01-29T10:11:00Z">
              <w:r>
                <w:rPr>
                  <w:rFonts w:cstheme="minorHAnsi"/>
                </w:rPr>
                <w:t xml:space="preserve">A create deployment </w:t>
              </w:r>
            </w:ins>
            <w:ins w:id="1892" w:author="David Solomon" w:date="2018-02-02T16:13:00Z">
              <w:r w:rsidR="006D3569">
                <w:rPr>
                  <w:rFonts w:cstheme="minorHAnsi"/>
                </w:rPr>
                <w:t>form</w:t>
              </w:r>
            </w:ins>
            <w:ins w:id="1893" w:author="David Solomon" w:date="2018-01-29T10:11:00Z">
              <w:r>
                <w:rPr>
                  <w:rFonts w:cstheme="minorHAnsi"/>
                </w:rPr>
                <w:t xml:space="preserve"> will appear.  Complete the form </w:t>
              </w:r>
            </w:ins>
            <w:ins w:id="1894" w:author="David Solomon" w:date="2018-02-02T16:16:00Z">
              <w:r w:rsidR="006D3569">
                <w:rPr>
                  <w:rFonts w:cstheme="minorHAnsi"/>
                </w:rPr>
                <w:t>using the following settings; as shown below</w:t>
              </w:r>
            </w:ins>
            <w:ins w:id="1895" w:author="David Solomon" w:date="2018-02-02T16:28:00Z">
              <w:r w:rsidR="008B0E1A">
                <w:rPr>
                  <w:rFonts w:cstheme="minorHAnsi"/>
                </w:rPr>
                <w:t xml:space="preserve"> and click “Create”</w:t>
              </w:r>
            </w:ins>
            <w:ins w:id="1896" w:author="David Solomon" w:date="2018-02-02T16:16:00Z">
              <w:r w:rsidR="006D3569">
                <w:rPr>
                  <w:rFonts w:cstheme="minorHAnsi"/>
                </w:rPr>
                <w:t>.</w:t>
              </w:r>
            </w:ins>
            <w:ins w:id="1897" w:author="David Solomon" w:date="2018-02-02T16:13:00Z">
              <w:r w:rsidR="006D3569">
                <w:rPr>
                  <w:rFonts w:cstheme="minorHAnsi"/>
                </w:rPr>
                <w:t xml:space="preserve"> </w:t>
              </w:r>
            </w:ins>
            <w:ins w:id="1898" w:author="David Solomon" w:date="2018-01-29T10:12:00Z">
              <w:r>
                <w:rPr>
                  <w:rFonts w:cstheme="minorHAnsi"/>
                </w:rPr>
                <w:t>This will create a deployment with 2 Pods:</w:t>
              </w:r>
            </w:ins>
          </w:p>
          <w:p w14:paraId="375D8D46" w14:textId="72F23CF9" w:rsidR="006D3569" w:rsidRDefault="006D3569">
            <w:pPr>
              <w:rPr>
                <w:ins w:id="1899" w:author="David Solomon" w:date="2018-02-02T16:16:00Z"/>
                <w:rFonts w:cstheme="minorHAnsi"/>
              </w:rPr>
              <w:pPrChange w:id="1900" w:author="David Solomon" w:date="2018-02-02T16:16:00Z">
                <w:pPr>
                  <w:pStyle w:val="ListParagraph"/>
                  <w:ind w:left="1080"/>
                </w:pPr>
              </w:pPrChange>
            </w:pPr>
          </w:p>
          <w:p w14:paraId="521A1491" w14:textId="5685EAC4" w:rsidR="006D3569" w:rsidRDefault="006D3569">
            <w:pPr>
              <w:ind w:left="1080"/>
              <w:rPr>
                <w:ins w:id="1901" w:author="David Solomon" w:date="2018-02-02T16:17:00Z"/>
                <w:rFonts w:cstheme="minorHAnsi"/>
              </w:rPr>
              <w:pPrChange w:id="1902" w:author="David Solomon" w:date="2018-02-02T16:17:00Z">
                <w:pPr>
                  <w:pStyle w:val="ListParagraph"/>
                  <w:ind w:left="1080"/>
                </w:pPr>
              </w:pPrChange>
            </w:pPr>
            <w:ins w:id="1903" w:author="David Solomon" w:date="2018-02-02T16:17:00Z">
              <w:r>
                <w:rPr>
                  <w:rFonts w:cstheme="minorHAnsi"/>
                </w:rPr>
                <w:t>In the “General” tab:</w:t>
              </w:r>
            </w:ins>
          </w:p>
          <w:p w14:paraId="6A8C4DEC" w14:textId="070705DD" w:rsidR="006D3569" w:rsidRPr="006D3569" w:rsidRDefault="006D3569">
            <w:pPr>
              <w:ind w:left="1440"/>
              <w:rPr>
                <w:ins w:id="1904" w:author="David Solomon" w:date="2018-02-02T16:17:00Z"/>
                <w:rFonts w:cstheme="minorHAnsi"/>
                <w:sz w:val="20"/>
                <w:szCs w:val="20"/>
                <w:rPrChange w:id="1905" w:author="David Solomon" w:date="2018-02-02T16:18:00Z">
                  <w:rPr>
                    <w:ins w:id="1906" w:author="David Solomon" w:date="2018-02-02T16:17:00Z"/>
                    <w:rFonts w:cstheme="minorHAnsi"/>
                  </w:rPr>
                </w:rPrChange>
              </w:rPr>
              <w:pPrChange w:id="1907" w:author="David Solomon" w:date="2018-02-02T16:17:00Z">
                <w:pPr>
                  <w:pStyle w:val="ListParagraph"/>
                  <w:ind w:left="1080"/>
                </w:pPr>
              </w:pPrChange>
            </w:pPr>
            <w:ins w:id="1908" w:author="David Solomon" w:date="2018-02-02T16:17:00Z">
              <w:r w:rsidRPr="006D3569">
                <w:rPr>
                  <w:rFonts w:cstheme="minorHAnsi"/>
                  <w:sz w:val="20"/>
                  <w:szCs w:val="20"/>
                  <w:rPrChange w:id="1909" w:author="David Solomon" w:date="2018-02-02T16:18:00Z">
                    <w:rPr>
                      <w:rFonts w:cstheme="minorHAnsi"/>
                    </w:rPr>
                  </w:rPrChange>
                </w:rPr>
                <w:t>Name= &lt;your username&gt;-deployment</w:t>
              </w:r>
            </w:ins>
          </w:p>
          <w:p w14:paraId="7F18914D" w14:textId="3C358894" w:rsidR="006D3569" w:rsidRPr="006D3569" w:rsidRDefault="006D3569">
            <w:pPr>
              <w:ind w:left="1440"/>
              <w:rPr>
                <w:ins w:id="1910" w:author="David Solomon" w:date="2018-02-02T16:18:00Z"/>
                <w:rFonts w:cstheme="minorHAnsi"/>
                <w:sz w:val="20"/>
                <w:szCs w:val="20"/>
                <w:rPrChange w:id="1911" w:author="David Solomon" w:date="2018-02-02T16:18:00Z">
                  <w:rPr>
                    <w:ins w:id="1912" w:author="David Solomon" w:date="2018-02-02T16:18:00Z"/>
                    <w:rFonts w:cstheme="minorHAnsi"/>
                  </w:rPr>
                </w:rPrChange>
              </w:rPr>
              <w:pPrChange w:id="1913" w:author="David Solomon" w:date="2018-02-02T16:18:00Z">
                <w:pPr>
                  <w:pStyle w:val="ListParagraph"/>
                  <w:ind w:left="1080"/>
                </w:pPr>
              </w:pPrChange>
            </w:pPr>
            <w:ins w:id="1914" w:author="David Solomon" w:date="2018-02-02T16:18:00Z">
              <w:r w:rsidRPr="006D3569">
                <w:rPr>
                  <w:rFonts w:cstheme="minorHAnsi"/>
                  <w:sz w:val="20"/>
                  <w:szCs w:val="20"/>
                  <w:rPrChange w:id="1915" w:author="David Solomon" w:date="2018-02-02T16:18:00Z">
                    <w:rPr>
                      <w:rFonts w:cstheme="minorHAnsi"/>
                    </w:rPr>
                  </w:rPrChange>
                </w:rPr>
                <w:t>Replicas= 2</w:t>
              </w:r>
            </w:ins>
          </w:p>
          <w:p w14:paraId="606D57D4" w14:textId="1B4FA052" w:rsidR="006D3569" w:rsidRDefault="006D3569">
            <w:pPr>
              <w:ind w:left="720"/>
              <w:rPr>
                <w:ins w:id="1916" w:author="David Solomon" w:date="2018-02-02T16:23:00Z"/>
                <w:rFonts w:cstheme="minorHAnsi"/>
              </w:rPr>
              <w:pPrChange w:id="1917" w:author="David Solomon" w:date="2018-02-02T16:18:00Z">
                <w:pPr>
                  <w:pStyle w:val="ListParagraph"/>
                  <w:ind w:left="1080"/>
                </w:pPr>
              </w:pPrChange>
            </w:pPr>
            <w:ins w:id="1918" w:author="David Solomon" w:date="2018-02-02T16:18:00Z">
              <w:r>
                <w:rPr>
                  <w:rFonts w:cstheme="minorHAnsi"/>
                </w:rPr>
                <w:t xml:space="preserve">     </w:t>
              </w:r>
            </w:ins>
          </w:p>
          <w:p w14:paraId="58C62F3F" w14:textId="460F6C56" w:rsidR="000B19EB" w:rsidRDefault="000B19EB">
            <w:pPr>
              <w:ind w:left="720"/>
              <w:rPr>
                <w:ins w:id="1919" w:author="David Solomon" w:date="2018-02-02T16:23:00Z"/>
                <w:rFonts w:cstheme="minorHAnsi"/>
              </w:rPr>
              <w:pPrChange w:id="1920" w:author="David Solomon" w:date="2018-02-02T16:18:00Z">
                <w:pPr>
                  <w:pStyle w:val="ListParagraph"/>
                  <w:ind w:left="1080"/>
                </w:pPr>
              </w:pPrChange>
            </w:pPr>
          </w:p>
          <w:p w14:paraId="58BC0106" w14:textId="3F801E98" w:rsidR="000B19EB" w:rsidRDefault="000B19EB">
            <w:pPr>
              <w:ind w:left="720"/>
              <w:rPr>
                <w:ins w:id="1921" w:author="David Solomon" w:date="2018-02-02T16:23:00Z"/>
                <w:rFonts w:cstheme="minorHAnsi"/>
              </w:rPr>
              <w:pPrChange w:id="1922" w:author="David Solomon" w:date="2018-02-02T16:18:00Z">
                <w:pPr>
                  <w:pStyle w:val="ListParagraph"/>
                  <w:ind w:left="1080"/>
                </w:pPr>
              </w:pPrChange>
            </w:pPr>
          </w:p>
          <w:p w14:paraId="312277C6" w14:textId="77777777" w:rsidR="000B19EB" w:rsidRDefault="000B19EB">
            <w:pPr>
              <w:ind w:left="720"/>
              <w:rPr>
                <w:ins w:id="1923" w:author="David Solomon" w:date="2018-02-02T16:18:00Z"/>
                <w:rFonts w:cstheme="minorHAnsi"/>
              </w:rPr>
              <w:pPrChange w:id="1924" w:author="David Solomon" w:date="2018-02-02T16:18:00Z">
                <w:pPr>
                  <w:pStyle w:val="ListParagraph"/>
                  <w:ind w:left="1080"/>
                </w:pPr>
              </w:pPrChange>
            </w:pPr>
          </w:p>
          <w:p w14:paraId="6CC5651D" w14:textId="7F36E5AA" w:rsidR="006D3569" w:rsidRDefault="006D3569">
            <w:pPr>
              <w:ind w:left="720"/>
              <w:rPr>
                <w:ins w:id="1925" w:author="David Solomon" w:date="2018-02-02T16:20:00Z"/>
                <w:rFonts w:cstheme="minorHAnsi"/>
              </w:rPr>
              <w:pPrChange w:id="1926" w:author="David Solomon" w:date="2018-02-02T16:18:00Z">
                <w:pPr>
                  <w:pStyle w:val="ListParagraph"/>
                  <w:ind w:left="1080"/>
                </w:pPr>
              </w:pPrChange>
            </w:pPr>
            <w:ins w:id="1927" w:author="David Solomon" w:date="2018-02-02T16:18:00Z">
              <w:r>
                <w:rPr>
                  <w:rFonts w:cstheme="minorHAnsi"/>
                </w:rPr>
                <w:t xml:space="preserve">     In the “Container</w:t>
              </w:r>
            </w:ins>
            <w:ins w:id="1928" w:author="David Solomon" w:date="2018-02-02T16:19:00Z">
              <w:r>
                <w:rPr>
                  <w:rFonts w:cstheme="minorHAnsi"/>
                </w:rPr>
                <w:t xml:space="preserve"> settings</w:t>
              </w:r>
            </w:ins>
            <w:ins w:id="1929" w:author="David Solomon" w:date="2018-02-02T16:18:00Z">
              <w:r>
                <w:rPr>
                  <w:rFonts w:cstheme="minorHAnsi"/>
                </w:rPr>
                <w:t>” tab:</w:t>
              </w:r>
            </w:ins>
          </w:p>
          <w:p w14:paraId="7815B23A" w14:textId="2C854084" w:rsidR="006D3569" w:rsidRPr="000B19EB" w:rsidRDefault="006D3569">
            <w:pPr>
              <w:ind w:left="1440"/>
              <w:rPr>
                <w:ins w:id="1930" w:author="David Solomon" w:date="2018-02-02T16:20:00Z"/>
                <w:rFonts w:cstheme="minorHAnsi"/>
                <w:sz w:val="20"/>
                <w:szCs w:val="20"/>
                <w:rPrChange w:id="1931" w:author="David Solomon" w:date="2018-02-02T16:23:00Z">
                  <w:rPr>
                    <w:ins w:id="1932" w:author="David Solomon" w:date="2018-02-02T16:20:00Z"/>
                    <w:rFonts w:cstheme="minorHAnsi"/>
                  </w:rPr>
                </w:rPrChange>
              </w:rPr>
              <w:pPrChange w:id="1933" w:author="David Solomon" w:date="2018-02-02T16:20:00Z">
                <w:pPr>
                  <w:pStyle w:val="ListParagraph"/>
                  <w:ind w:left="1080"/>
                </w:pPr>
              </w:pPrChange>
            </w:pPr>
            <w:ins w:id="1934" w:author="David Solomon" w:date="2018-02-02T16:20:00Z">
              <w:r w:rsidRPr="000B19EB">
                <w:rPr>
                  <w:rFonts w:cstheme="minorHAnsi"/>
                  <w:sz w:val="20"/>
                  <w:szCs w:val="20"/>
                  <w:rPrChange w:id="1935" w:author="David Solomon" w:date="2018-02-02T16:23:00Z">
                    <w:rPr>
                      <w:rFonts w:cstheme="minorHAnsi"/>
                    </w:rPr>
                  </w:rPrChange>
                </w:rPr>
                <w:t>Name=&lt;your username&gt;-container</w:t>
              </w:r>
            </w:ins>
          </w:p>
          <w:p w14:paraId="0F08DF3F" w14:textId="54A6BA8D" w:rsidR="006D3569" w:rsidRPr="000B19EB" w:rsidRDefault="006D3569">
            <w:pPr>
              <w:ind w:left="1440"/>
              <w:rPr>
                <w:ins w:id="1936" w:author="David Solomon" w:date="2018-02-02T16:20:00Z"/>
                <w:rFonts w:cstheme="minorHAnsi"/>
                <w:sz w:val="20"/>
                <w:szCs w:val="20"/>
                <w:rPrChange w:id="1937" w:author="David Solomon" w:date="2018-02-02T16:23:00Z">
                  <w:rPr>
                    <w:ins w:id="1938" w:author="David Solomon" w:date="2018-02-02T16:20:00Z"/>
                    <w:rFonts w:cstheme="minorHAnsi"/>
                  </w:rPr>
                </w:rPrChange>
              </w:rPr>
              <w:pPrChange w:id="1939" w:author="David Solomon" w:date="2018-02-02T16:20:00Z">
                <w:pPr>
                  <w:pStyle w:val="ListParagraph"/>
                  <w:ind w:left="1080"/>
                </w:pPr>
              </w:pPrChange>
            </w:pPr>
            <w:ins w:id="1940" w:author="David Solomon" w:date="2018-02-02T16:21:00Z">
              <w:r w:rsidRPr="000B19EB">
                <w:rPr>
                  <w:rFonts w:cstheme="minorHAnsi"/>
                  <w:sz w:val="20"/>
                  <w:szCs w:val="20"/>
                  <w:rPrChange w:id="1941" w:author="David Solomon" w:date="2018-02-02T16:23:00Z">
                    <w:rPr>
                      <w:rFonts w:cstheme="minorHAnsi"/>
                    </w:rPr>
                  </w:rPrChange>
                </w:rPr>
                <w:t xml:space="preserve">Image= </w:t>
              </w:r>
            </w:ins>
            <w:ins w:id="1942" w:author="David Solomon" w:date="2018-02-02T16:22:00Z">
              <w:r w:rsidR="000B19EB" w:rsidRPr="000B19EB">
                <w:rPr>
                  <w:rFonts w:cstheme="minorHAnsi"/>
                  <w:sz w:val="20"/>
                  <w:szCs w:val="20"/>
                  <w:rPrChange w:id="1943" w:author="David Solomon" w:date="2018-02-02T16:23:00Z">
                    <w:rPr>
                      <w:rFonts w:cstheme="minorHAnsi"/>
                    </w:rPr>
                  </w:rPrChange>
                </w:rPr>
                <w:t>registry.</w:t>
              </w:r>
            </w:ins>
            <w:ins w:id="1944" w:author="David Solomon" w:date="2018-02-02T16:23:00Z">
              <w:r w:rsidR="000B19EB">
                <w:rPr>
                  <w:rFonts w:cstheme="minorHAnsi"/>
                  <w:sz w:val="20"/>
                  <w:szCs w:val="20"/>
                </w:rPr>
                <w:t>hub</w:t>
              </w:r>
            </w:ins>
            <w:ins w:id="1945" w:author="David Solomon" w:date="2018-02-02T16:22:00Z">
              <w:r w:rsidR="000B19EB" w:rsidRPr="00891E8D">
                <w:rPr>
                  <w:rFonts w:cstheme="minorHAnsi"/>
                  <w:sz w:val="20"/>
                  <w:szCs w:val="20"/>
                </w:rPr>
                <w:t>.</w:t>
              </w:r>
            </w:ins>
            <w:ins w:id="1946" w:author="David Solomon" w:date="2018-02-02T16:23:00Z">
              <w:r w:rsidR="000B19EB">
                <w:rPr>
                  <w:rFonts w:cstheme="minorHAnsi"/>
                  <w:sz w:val="20"/>
                  <w:szCs w:val="20"/>
                </w:rPr>
                <w:t>docker</w:t>
              </w:r>
            </w:ins>
            <w:ins w:id="1947" w:author="David Solomon" w:date="2018-02-02T16:22:00Z">
              <w:r w:rsidR="000B19EB" w:rsidRPr="000B19EB">
                <w:rPr>
                  <w:rFonts w:cstheme="minorHAnsi"/>
                  <w:sz w:val="20"/>
                  <w:szCs w:val="20"/>
                  <w:rPrChange w:id="1948" w:author="David Solomon" w:date="2018-02-02T16:23:00Z">
                    <w:rPr>
                      <w:rFonts w:cstheme="minorHAnsi"/>
                    </w:rPr>
                  </w:rPrChange>
                </w:rPr>
                <w:t>.com/</w:t>
              </w:r>
              <w:proofErr w:type="spellStart"/>
              <w:r w:rsidR="000B19EB" w:rsidRPr="000B19EB">
                <w:rPr>
                  <w:rFonts w:cstheme="minorHAnsi"/>
                  <w:sz w:val="20"/>
                  <w:szCs w:val="20"/>
                  <w:rPrChange w:id="1949" w:author="David Solomon" w:date="2018-02-02T16:23:00Z">
                    <w:rPr>
                      <w:rFonts w:cstheme="minorHAnsi"/>
                    </w:rPr>
                  </w:rPrChange>
                </w:rPr>
                <w:t>dlsolomo</w:t>
              </w:r>
              <w:proofErr w:type="spellEnd"/>
              <w:r w:rsidR="000B19EB" w:rsidRPr="000B19EB">
                <w:rPr>
                  <w:rFonts w:cstheme="minorHAnsi"/>
                  <w:sz w:val="20"/>
                  <w:szCs w:val="20"/>
                  <w:rPrChange w:id="1950" w:author="David Solomon" w:date="2018-02-02T16:23:00Z">
                    <w:rPr>
                      <w:rFonts w:cstheme="minorHAnsi"/>
                    </w:rPr>
                  </w:rPrChange>
                </w:rPr>
                <w:t>/2048_game</w:t>
              </w:r>
            </w:ins>
          </w:p>
          <w:p w14:paraId="4247857E" w14:textId="77777777" w:rsidR="006D3569" w:rsidRPr="00891E8D" w:rsidRDefault="006D3569">
            <w:pPr>
              <w:ind w:left="720"/>
              <w:rPr>
                <w:ins w:id="1951" w:author="David Solomon" w:date="2018-02-02T16:16:00Z"/>
                <w:rFonts w:cstheme="minorHAnsi"/>
              </w:rPr>
              <w:pPrChange w:id="1952" w:author="David Solomon" w:date="2018-02-02T16:18:00Z">
                <w:pPr>
                  <w:pStyle w:val="ListParagraph"/>
                  <w:ind w:left="1080"/>
                </w:pPr>
              </w:pPrChange>
            </w:pPr>
          </w:p>
          <w:p w14:paraId="1BDED35C" w14:textId="7603DDDA" w:rsidR="006D3569" w:rsidRPr="00891E8D" w:rsidRDefault="000B19EB">
            <w:pPr>
              <w:jc w:val="center"/>
              <w:rPr>
                <w:ins w:id="1953" w:author="David Solomon" w:date="2018-01-29T10:12:00Z"/>
                <w:rFonts w:cstheme="minorHAnsi"/>
              </w:rPr>
              <w:pPrChange w:id="1954" w:author="David Solomon" w:date="2018-02-02T16:26:00Z">
                <w:pPr>
                  <w:pStyle w:val="ListParagraph"/>
                  <w:ind w:left="1080"/>
                </w:pPr>
              </w:pPrChange>
            </w:pPr>
            <w:ins w:id="1955" w:author="David Solomon" w:date="2018-02-02T16:26:00Z">
              <w:r w:rsidRPr="000B19EB">
                <w:rPr>
                  <w:rFonts w:cstheme="minorHAnsi"/>
                  <w:noProof/>
                </w:rPr>
                <w:drawing>
                  <wp:inline distT="0" distB="0" distL="0" distR="0" wp14:anchorId="0D62DCF3" wp14:editId="1869F6FD">
                    <wp:extent cx="4529850" cy="2795827"/>
                    <wp:effectExtent l="0" t="0" r="444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40844" cy="2802612"/>
                            </a:xfrm>
                            <a:prstGeom prst="rect">
                              <a:avLst/>
                            </a:prstGeom>
                          </pic:spPr>
                        </pic:pic>
                      </a:graphicData>
                    </a:graphic>
                  </wp:inline>
                </w:drawing>
              </w:r>
            </w:ins>
          </w:p>
          <w:p w14:paraId="1AA188FC" w14:textId="1C00BDBB" w:rsidR="009D0FDD" w:rsidRDefault="009D0FDD">
            <w:pPr>
              <w:rPr>
                <w:ins w:id="1956" w:author="David Solomon" w:date="2018-02-05T10:44:00Z"/>
                <w:rFonts w:cstheme="minorHAnsi"/>
              </w:rPr>
              <w:pPrChange w:id="1957" w:author="David Solomon" w:date="2018-01-29T10:12:00Z">
                <w:pPr>
                  <w:pStyle w:val="ListParagraph"/>
                  <w:ind w:left="1080"/>
                </w:pPr>
              </w:pPrChange>
            </w:pPr>
          </w:p>
          <w:p w14:paraId="637B62C9" w14:textId="6EF9BC9A" w:rsidR="0029542E" w:rsidRDefault="0029542E" w:rsidP="0029542E">
            <w:pPr>
              <w:ind w:left="1440"/>
              <w:rPr>
                <w:ins w:id="1958" w:author="David Solomon" w:date="2018-02-05T10:44:00Z"/>
                <w:rFonts w:cstheme="minorHAnsi"/>
              </w:rPr>
              <w:pPrChange w:id="1959" w:author="David Solomon" w:date="2018-02-05T10:45:00Z">
                <w:pPr>
                  <w:pStyle w:val="ListParagraph"/>
                  <w:ind w:left="1080"/>
                </w:pPr>
              </w:pPrChange>
            </w:pPr>
            <w:ins w:id="1960" w:author="David Solomon" w:date="2018-02-05T10:45:00Z">
              <w:r>
                <w:rPr>
                  <w:rFonts w:cstheme="minorHAnsi"/>
                </w:rPr>
                <w:t>Click “Create</w:t>
              </w:r>
            </w:ins>
            <w:ins w:id="1961" w:author="David Solomon" w:date="2018-02-05T10:46:00Z">
              <w:r>
                <w:rPr>
                  <w:rFonts w:cstheme="minorHAnsi"/>
                </w:rPr>
                <w:t>”</w:t>
              </w:r>
            </w:ins>
            <w:ins w:id="1962" w:author="David Solomon" w:date="2018-02-05T10:45:00Z">
              <w:r>
                <w:rPr>
                  <w:rFonts w:cstheme="minorHAnsi"/>
                </w:rPr>
                <w:t>.</w:t>
              </w:r>
            </w:ins>
          </w:p>
          <w:p w14:paraId="2BCCA3F5" w14:textId="64BAAED1" w:rsidR="0029542E" w:rsidRDefault="0029542E">
            <w:pPr>
              <w:rPr>
                <w:ins w:id="1963" w:author="David Solomon" w:date="2018-02-05T10:44:00Z"/>
                <w:rFonts w:cstheme="minorHAnsi"/>
              </w:rPr>
              <w:pPrChange w:id="1964" w:author="David Solomon" w:date="2018-01-29T10:12:00Z">
                <w:pPr>
                  <w:pStyle w:val="ListParagraph"/>
                  <w:ind w:left="1080"/>
                </w:pPr>
              </w:pPrChange>
            </w:pPr>
          </w:p>
          <w:p w14:paraId="68D16655" w14:textId="77777777" w:rsidR="0029542E" w:rsidRDefault="0029542E">
            <w:pPr>
              <w:rPr>
                <w:ins w:id="1965" w:author="David Solomon" w:date="2018-02-02T16:26:00Z"/>
                <w:rFonts w:cstheme="minorHAnsi"/>
              </w:rPr>
              <w:pPrChange w:id="1966" w:author="David Solomon" w:date="2018-01-29T10:12:00Z">
                <w:pPr>
                  <w:pStyle w:val="ListParagraph"/>
                  <w:ind w:left="1080"/>
                </w:pPr>
              </w:pPrChange>
            </w:pPr>
          </w:p>
          <w:p w14:paraId="6F82F7CC" w14:textId="1372F01F" w:rsidR="000B19EB" w:rsidRDefault="000B19EB">
            <w:pPr>
              <w:jc w:val="center"/>
              <w:rPr>
                <w:ins w:id="1967" w:author="David Solomon" w:date="2018-02-02T16:26:00Z"/>
                <w:rFonts w:cstheme="minorHAnsi"/>
              </w:rPr>
              <w:pPrChange w:id="1968" w:author="David Solomon" w:date="2018-02-02T16:26:00Z">
                <w:pPr>
                  <w:pStyle w:val="ListParagraph"/>
                  <w:ind w:left="1080"/>
                </w:pPr>
              </w:pPrChange>
            </w:pPr>
            <w:ins w:id="1969" w:author="David Solomon" w:date="2018-02-02T16:26:00Z">
              <w:r w:rsidRPr="000B19EB">
                <w:rPr>
                  <w:rFonts w:cstheme="minorHAnsi"/>
                  <w:noProof/>
                </w:rPr>
                <w:drawing>
                  <wp:inline distT="0" distB="0" distL="0" distR="0" wp14:anchorId="3B7291BB" wp14:editId="464BC721">
                    <wp:extent cx="4517148" cy="2775585"/>
                    <wp:effectExtent l="0" t="0" r="4445"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30849" cy="2784004"/>
                            </a:xfrm>
                            <a:prstGeom prst="rect">
                              <a:avLst/>
                            </a:prstGeom>
                          </pic:spPr>
                        </pic:pic>
                      </a:graphicData>
                    </a:graphic>
                  </wp:inline>
                </w:drawing>
              </w:r>
            </w:ins>
          </w:p>
          <w:p w14:paraId="7885AAB5" w14:textId="3AF2CD34" w:rsidR="000B19EB" w:rsidRDefault="000B19EB">
            <w:pPr>
              <w:rPr>
                <w:ins w:id="1970" w:author="David Solomon" w:date="2018-02-02T16:26:00Z"/>
                <w:rFonts w:cstheme="minorHAnsi"/>
              </w:rPr>
              <w:pPrChange w:id="1971" w:author="David Solomon" w:date="2018-01-29T10:12:00Z">
                <w:pPr>
                  <w:pStyle w:val="ListParagraph"/>
                  <w:ind w:left="1080"/>
                </w:pPr>
              </w:pPrChange>
            </w:pPr>
          </w:p>
          <w:p w14:paraId="0FB709A7" w14:textId="77777777" w:rsidR="000B19EB" w:rsidRDefault="000B19EB">
            <w:pPr>
              <w:rPr>
                <w:ins w:id="1972" w:author="David Solomon" w:date="2018-01-29T10:12:00Z"/>
                <w:rFonts w:cstheme="minorHAnsi"/>
              </w:rPr>
              <w:pPrChange w:id="1973" w:author="David Solomon" w:date="2018-01-29T10:12:00Z">
                <w:pPr>
                  <w:pStyle w:val="ListParagraph"/>
                  <w:ind w:left="1080"/>
                </w:pPr>
              </w:pPrChange>
            </w:pPr>
          </w:p>
          <w:p w14:paraId="00A170EE" w14:textId="492D8CBF" w:rsidR="009D0FDD" w:rsidRPr="009D0FDD" w:rsidRDefault="009D0FDD">
            <w:pPr>
              <w:rPr>
                <w:ins w:id="1974" w:author="David Solomon" w:date="2018-01-29T10:11:00Z"/>
                <w:rFonts w:cstheme="minorHAnsi"/>
              </w:rPr>
              <w:pPrChange w:id="1975" w:author="David Solomon" w:date="2018-01-29T10:12:00Z">
                <w:pPr>
                  <w:pStyle w:val="ListParagraph"/>
                  <w:ind w:left="1080"/>
                </w:pPr>
              </w:pPrChange>
            </w:pPr>
          </w:p>
          <w:p w14:paraId="161DE2E8" w14:textId="5877B60A" w:rsidR="001A6117" w:rsidRPr="00FA5A5D" w:rsidDel="00FA5A5D" w:rsidRDefault="001A6117">
            <w:pPr>
              <w:rPr>
                <w:del w:id="1976" w:author="David Solomon" w:date="2018-01-29T10:03:00Z"/>
                <w:rFonts w:cstheme="minorHAnsi"/>
              </w:rPr>
              <w:pPrChange w:id="1977" w:author="David Solomon" w:date="2018-01-29T10:06:00Z">
                <w:pPr>
                  <w:pStyle w:val="ListParagraph"/>
                  <w:numPr>
                    <w:numId w:val="34"/>
                  </w:numPr>
                  <w:ind w:left="1080" w:hanging="360"/>
                </w:pPr>
              </w:pPrChange>
            </w:pPr>
            <w:del w:id="1978" w:author="David Solomon" w:date="2018-01-29T10:03:00Z">
              <w:r w:rsidRPr="00FA5A5D" w:rsidDel="00FA5A5D">
                <w:rPr>
                  <w:rFonts w:cstheme="minorHAnsi"/>
                </w:rPr>
                <w:delText>In order to enable the control of containers running inside Kubernetes, we will need to first set your Docker environment so that it can manage these containers.  To do this, run the following command:</w:delText>
              </w:r>
            </w:del>
          </w:p>
          <w:p w14:paraId="69FFAB91" w14:textId="18E23599" w:rsidR="001A6117" w:rsidRPr="00FA5A5D" w:rsidDel="00887903" w:rsidRDefault="001A6117">
            <w:pPr>
              <w:rPr>
                <w:del w:id="1979" w:author="David Solomon" w:date="2018-02-02T16:47:00Z"/>
              </w:rPr>
              <w:pPrChange w:id="1980" w:author="David Solomon" w:date="2018-01-29T10:06:00Z">
                <w:pPr>
                  <w:pStyle w:val="ListParagraph"/>
                  <w:ind w:left="1080"/>
                </w:pPr>
              </w:pPrChange>
            </w:pPr>
            <w:del w:id="1981" w:author="David Solomon" w:date="2018-01-29T10:04:00Z">
              <w:r w:rsidRPr="00FA5A5D" w:rsidDel="00FA5A5D">
                <w:delText xml:space="preserve">~$ </w:delText>
              </w:r>
              <w:r w:rsidRPr="001A6117" w:rsidDel="00FA5A5D">
                <w:delText>minikube docker-env</w:delText>
              </w:r>
            </w:del>
          </w:p>
          <w:p w14:paraId="1065C9C6" w14:textId="77777777" w:rsidR="001A6117" w:rsidRPr="001B01E4" w:rsidDel="008B0E1A" w:rsidRDefault="001A6117" w:rsidP="001A6117">
            <w:pPr>
              <w:rPr>
                <w:del w:id="1982" w:author="David Solomon" w:date="2018-02-02T16:29:00Z"/>
                <w:rFonts w:cstheme="minorHAnsi"/>
              </w:rPr>
            </w:pPr>
          </w:p>
          <w:p w14:paraId="2BFA5A37" w14:textId="311BE151" w:rsidR="001A6117" w:rsidDel="000F47FA" w:rsidRDefault="001A6117">
            <w:pPr>
              <w:ind w:left="1080"/>
              <w:rPr>
                <w:del w:id="1983" w:author="David Solomon" w:date="2018-01-29T10:20:00Z"/>
                <w:rFonts w:cstheme="minorHAnsi"/>
              </w:rPr>
              <w:pPrChange w:id="1984" w:author="David Solomon" w:date="2018-01-29T10:05:00Z">
                <w:pPr/>
              </w:pPrChange>
            </w:pPr>
            <w:del w:id="1985" w:author="David Solomon" w:date="2018-01-29T10:05:00Z">
              <w:r w:rsidDel="00FA5A5D">
                <w:rPr>
                  <w:rFonts w:cstheme="minorHAnsi"/>
                </w:rPr>
                <w:delText xml:space="preserve">                This command will prov</w:delText>
              </w:r>
            </w:del>
            <w:del w:id="1986" w:author="David Solomon" w:date="2018-01-29T10:20:00Z">
              <w:r w:rsidDel="000F47FA">
                <w:rPr>
                  <w:rFonts w:cstheme="minorHAnsi"/>
                </w:rPr>
                <w:delText>i</w:delText>
              </w:r>
            </w:del>
            <w:del w:id="1987" w:author="David Solomon" w:date="2018-01-29T10:05:00Z">
              <w:r w:rsidDel="00FA5A5D">
                <w:rPr>
                  <w:rFonts w:cstheme="minorHAnsi"/>
                </w:rPr>
                <w:delText>e a list of export statements, as shown below:</w:delText>
              </w:r>
            </w:del>
          </w:p>
          <w:p w14:paraId="4F2FC383" w14:textId="77777777" w:rsidR="00804663" w:rsidRPr="0042645C" w:rsidDel="008B0E1A" w:rsidRDefault="00804663" w:rsidP="003E3E5A">
            <w:pPr>
              <w:rPr>
                <w:del w:id="1988" w:author="David Solomon" w:date="2018-02-02T16:29:00Z"/>
                <w:rFonts w:cstheme="minorHAnsi"/>
              </w:rPr>
            </w:pPr>
          </w:p>
          <w:p w14:paraId="766C629C" w14:textId="5DB339CD" w:rsidR="00804663" w:rsidDel="000F47FA" w:rsidRDefault="00804663">
            <w:pPr>
              <w:pStyle w:val="ListParagraph"/>
              <w:ind w:left="-99"/>
              <w:rPr>
                <w:del w:id="1989" w:author="David Solomon" w:date="2018-01-29T10:20:00Z"/>
                <w:rFonts w:asciiTheme="minorHAnsi" w:hAnsiTheme="minorHAnsi" w:cstheme="minorHAnsi"/>
                <w:sz w:val="24"/>
                <w:szCs w:val="24"/>
              </w:rPr>
              <w:pPrChange w:id="1990" w:author="David Solomon" w:date="2018-02-02T16:29:00Z">
                <w:pPr>
                  <w:pStyle w:val="ListParagraph"/>
                  <w:ind w:left="-99"/>
                  <w:jc w:val="center"/>
                </w:pPr>
              </w:pPrChange>
            </w:pPr>
          </w:p>
          <w:p w14:paraId="370FFBB3" w14:textId="102CCFBA" w:rsidR="00804663" w:rsidDel="000F47FA" w:rsidRDefault="001A6117">
            <w:pPr>
              <w:pStyle w:val="ListParagraph"/>
              <w:ind w:left="-92"/>
              <w:rPr>
                <w:del w:id="1991" w:author="David Solomon" w:date="2018-01-29T10:20:00Z"/>
                <w:rFonts w:asciiTheme="minorHAnsi" w:hAnsiTheme="minorHAnsi" w:cstheme="minorHAnsi"/>
                <w:sz w:val="24"/>
                <w:szCs w:val="24"/>
              </w:rPr>
              <w:pPrChange w:id="1992" w:author="David Solomon" w:date="2018-02-02T16:29:00Z">
                <w:pPr>
                  <w:pStyle w:val="ListParagraph"/>
                  <w:ind w:left="-92"/>
                  <w:jc w:val="center"/>
                </w:pPr>
              </w:pPrChange>
            </w:pPr>
            <w:del w:id="1993" w:author="David Solomon" w:date="2018-01-29T10:14:00Z">
              <w:r w:rsidRPr="003C508D" w:rsidDel="009D0FDD">
                <w:rPr>
                  <w:noProof/>
                  <w:highlight w:val="yellow"/>
                </w:rPr>
                <w:drawing>
                  <wp:inline distT="0" distB="0" distL="0" distR="0" wp14:anchorId="3EA1F712" wp14:editId="5AA3E564">
                    <wp:extent cx="5777865" cy="12941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7865" cy="1294130"/>
                            </a:xfrm>
                            <a:prstGeom prst="rect">
                              <a:avLst/>
                            </a:prstGeom>
                          </pic:spPr>
                        </pic:pic>
                      </a:graphicData>
                    </a:graphic>
                  </wp:inline>
                </w:drawing>
              </w:r>
            </w:del>
          </w:p>
          <w:p w14:paraId="62BC4850" w14:textId="3FBD42D1" w:rsidR="001A6117" w:rsidRPr="000F47FA" w:rsidDel="000F47FA" w:rsidRDefault="001A6117">
            <w:pPr>
              <w:pStyle w:val="ListParagraph"/>
              <w:ind w:left="-92"/>
              <w:rPr>
                <w:del w:id="1994" w:author="David Solomon" w:date="2018-01-29T10:20:00Z"/>
                <w:rFonts w:asciiTheme="minorHAnsi" w:hAnsiTheme="minorHAnsi"/>
                <w:sz w:val="24"/>
                <w:szCs w:val="24"/>
              </w:rPr>
              <w:pPrChange w:id="1995" w:author="David Solomon" w:date="2018-02-02T16:29:00Z">
                <w:pPr>
                  <w:pStyle w:val="ListParagraph"/>
                  <w:ind w:left="-92"/>
                  <w:jc w:val="center"/>
                </w:pPr>
              </w:pPrChange>
            </w:pPr>
          </w:p>
          <w:p w14:paraId="1D8DD046" w14:textId="1B0C79BD" w:rsidR="000F47FA" w:rsidRPr="000F47FA" w:rsidDel="008B0E1A" w:rsidRDefault="001A6117">
            <w:pPr>
              <w:rPr>
                <w:del w:id="1996" w:author="David Solomon" w:date="2018-02-02T16:29:00Z"/>
                <w:rFonts w:cstheme="minorHAnsi"/>
              </w:rPr>
              <w:pPrChange w:id="1997" w:author="David Solomon" w:date="2018-02-02T16:29:00Z">
                <w:pPr>
                  <w:pStyle w:val="ListParagraph"/>
                  <w:numPr>
                    <w:numId w:val="34"/>
                  </w:numPr>
                  <w:ind w:left="1080" w:hanging="360"/>
                </w:pPr>
              </w:pPrChange>
            </w:pPr>
            <w:del w:id="1998" w:author="David Solomon" w:date="2018-01-29T10:20:00Z">
              <w:r w:rsidDel="000F47FA">
                <w:rPr>
                  <w:rFonts w:cstheme="minorHAnsi"/>
                </w:rPr>
                <w:delText xml:space="preserve">Copy the export statements and run them.  Confirm that Docker is now pointing to the Kubernetes cluster by entering the following command.  Your </w:delText>
              </w:r>
            </w:del>
            <w:del w:id="1999" w:author="David Solomon" w:date="2018-01-29T09:36:00Z">
              <w:r w:rsidDel="00E61F84">
                <w:rPr>
                  <w:rFonts w:cstheme="minorHAnsi"/>
                </w:rPr>
                <w:delText xml:space="preserve">httpd </w:delText>
              </w:r>
            </w:del>
            <w:del w:id="2000" w:author="David Solomon" w:date="2018-01-29T10:20:00Z">
              <w:r w:rsidDel="000F47FA">
                <w:rPr>
                  <w:rFonts w:cstheme="minorHAnsi"/>
                </w:rPr>
                <w:delText>application should be listed, as shown below:</w:delText>
              </w:r>
            </w:del>
          </w:p>
          <w:p w14:paraId="522616DE" w14:textId="7A8391A0" w:rsidR="001A6117" w:rsidDel="000F47FA" w:rsidRDefault="001A6117">
            <w:pPr>
              <w:pStyle w:val="ListParagraph"/>
              <w:ind w:left="1080"/>
              <w:rPr>
                <w:del w:id="2001" w:author="David Solomon" w:date="2018-01-29T10:21:00Z"/>
                <w:rFonts w:cstheme="minorHAnsi"/>
              </w:rPr>
            </w:pPr>
            <w:del w:id="2002" w:author="David Solomon" w:date="2018-01-29T10:21:00Z">
              <w:r w:rsidDel="000F47FA">
                <w:rPr>
                  <w:rFonts w:cstheme="minorHAnsi"/>
                </w:rPr>
                <w:delText>~$ docker ps</w:delText>
              </w:r>
            </w:del>
          </w:p>
          <w:p w14:paraId="6220C667" w14:textId="2DDCD877" w:rsidR="006B2FF5" w:rsidDel="008B0E1A" w:rsidRDefault="006B2FF5">
            <w:pPr>
              <w:pStyle w:val="ListParagraph"/>
              <w:ind w:left="1080"/>
              <w:rPr>
                <w:del w:id="2003" w:author="David Solomon" w:date="2018-02-02T16:29:00Z"/>
                <w:rFonts w:cstheme="minorHAnsi"/>
              </w:rPr>
            </w:pPr>
          </w:p>
          <w:p w14:paraId="27C4334A" w14:textId="22DC05CF" w:rsidR="00804663" w:rsidDel="00887903" w:rsidRDefault="001A6117">
            <w:pPr>
              <w:rPr>
                <w:del w:id="2004" w:author="David Solomon" w:date="2018-02-02T16:47:00Z"/>
                <w:rFonts w:cstheme="minorHAnsi"/>
              </w:rPr>
              <w:pPrChange w:id="2005" w:author="David Solomon" w:date="2018-02-02T16:29:00Z">
                <w:pPr>
                  <w:jc w:val="center"/>
                </w:pPr>
              </w:pPrChange>
            </w:pPr>
            <w:del w:id="2006" w:author="David Solomon" w:date="2018-01-29T10:14:00Z">
              <w:r w:rsidRPr="008D5E91" w:rsidDel="009D0FDD">
                <w:rPr>
                  <w:rFonts w:cstheme="minorHAnsi"/>
                  <w:noProof/>
                </w:rPr>
                <w:drawing>
                  <wp:inline distT="0" distB="0" distL="0" distR="0" wp14:anchorId="4CD63C7A" wp14:editId="5CA41DF2">
                    <wp:extent cx="5943600" cy="1821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21815"/>
                            </a:xfrm>
                            <a:prstGeom prst="rect">
                              <a:avLst/>
                            </a:prstGeom>
                          </pic:spPr>
                        </pic:pic>
                      </a:graphicData>
                    </a:graphic>
                  </wp:inline>
                </w:drawing>
              </w:r>
            </w:del>
          </w:p>
          <w:p w14:paraId="2CF06823" w14:textId="392EEE46" w:rsidR="00804663" w:rsidRPr="0042645C" w:rsidDel="00887903" w:rsidRDefault="00804663">
            <w:pPr>
              <w:rPr>
                <w:del w:id="2007" w:author="David Solomon" w:date="2018-02-02T16:47:00Z"/>
                <w:rFonts w:cstheme="minorHAnsi"/>
              </w:rPr>
              <w:pPrChange w:id="2008" w:author="David Solomon" w:date="2018-02-02T16:47:00Z">
                <w:pPr>
                  <w:jc w:val="center"/>
                </w:pPr>
              </w:pPrChange>
            </w:pPr>
          </w:p>
          <w:p w14:paraId="1DD7E0C8" w14:textId="77777777" w:rsidR="00804663" w:rsidRPr="00A31355" w:rsidRDefault="00804663">
            <w:pPr>
              <w:rPr>
                <w:rFonts w:cstheme="minorHAnsi"/>
              </w:rPr>
              <w:pPrChange w:id="2009" w:author="David Solomon" w:date="2018-02-02T16:47:00Z">
                <w:pPr>
                  <w:pStyle w:val="TableParagraph"/>
                  <w:tabs>
                    <w:tab w:val="left" w:pos="824"/>
                  </w:tabs>
                  <w:spacing w:before="15"/>
                  <w:ind w:left="823"/>
                </w:pPr>
              </w:pPrChange>
            </w:pPr>
          </w:p>
        </w:tc>
      </w:tr>
      <w:tr w:rsidR="000F47FA" w:rsidRPr="00A31355" w14:paraId="56ABACD1" w14:textId="77777777" w:rsidTr="00143325">
        <w:trPr>
          <w:ins w:id="2010" w:author="David Solomon" w:date="2018-01-29T10:21:00Z"/>
        </w:trPr>
        <w:tc>
          <w:tcPr>
            <w:tcW w:w="382" w:type="pct"/>
            <w:tcPrChange w:id="2011" w:author="David Solomon" w:date="2018-02-02T17:09:00Z">
              <w:tcPr>
                <w:tcW w:w="385" w:type="pct"/>
              </w:tcPr>
            </w:tcPrChange>
          </w:tcPr>
          <w:p w14:paraId="6D6084D9" w14:textId="7CDE13FB" w:rsidR="000F47FA" w:rsidRPr="00A31355" w:rsidRDefault="000F47FA" w:rsidP="003E3E5A">
            <w:pPr>
              <w:jc w:val="center"/>
              <w:rPr>
                <w:ins w:id="2012" w:author="David Solomon" w:date="2018-01-29T10:21:00Z"/>
                <w:rFonts w:cstheme="minorHAnsi"/>
              </w:rPr>
            </w:pPr>
            <w:ins w:id="2013" w:author="David Solomon" w:date="2018-01-29T10:21:00Z">
              <w:r>
                <w:rPr>
                  <w:rFonts w:cstheme="minorHAnsi"/>
                </w:rPr>
                <w:lastRenderedPageBreak/>
                <w:t>2</w:t>
              </w:r>
            </w:ins>
          </w:p>
        </w:tc>
        <w:tc>
          <w:tcPr>
            <w:tcW w:w="4618" w:type="pct"/>
            <w:tcPrChange w:id="2014" w:author="David Solomon" w:date="2018-02-02T17:09:00Z">
              <w:tcPr>
                <w:tcW w:w="4615" w:type="pct"/>
              </w:tcPr>
            </w:tcPrChange>
          </w:tcPr>
          <w:p w14:paraId="32116577" w14:textId="3B7577BB" w:rsidR="000F47FA" w:rsidRDefault="000F47FA" w:rsidP="000F47FA">
            <w:pPr>
              <w:rPr>
                <w:ins w:id="2015" w:author="David Solomon" w:date="2018-01-29T10:25:00Z"/>
                <w:rFonts w:cstheme="minorHAnsi"/>
                <w:b/>
                <w:u w:val="single"/>
              </w:rPr>
            </w:pPr>
            <w:ins w:id="2016" w:author="David Solomon" w:date="2018-01-29T10:25:00Z">
              <w:r>
                <w:rPr>
                  <w:rFonts w:cstheme="minorHAnsi"/>
                  <w:b/>
                  <w:u w:val="single"/>
                </w:rPr>
                <w:t xml:space="preserve">Explore the </w:t>
              </w:r>
            </w:ins>
            <w:proofErr w:type="spellStart"/>
            <w:ins w:id="2017" w:author="David Solomon" w:date="2018-01-29T10:33:00Z">
              <w:r w:rsidR="0082440E">
                <w:rPr>
                  <w:rFonts w:cstheme="minorHAnsi"/>
                  <w:b/>
                  <w:u w:val="single"/>
                </w:rPr>
                <w:t>ReplicaSet</w:t>
              </w:r>
            </w:ins>
            <w:proofErr w:type="spellEnd"/>
            <w:ins w:id="2018" w:author="David Solomon" w:date="2018-01-29T10:25:00Z">
              <w:r>
                <w:rPr>
                  <w:rFonts w:cstheme="minorHAnsi"/>
                  <w:b/>
                  <w:u w:val="single"/>
                </w:rPr>
                <w:t xml:space="preserve"> Policy</w:t>
              </w:r>
            </w:ins>
          </w:p>
          <w:p w14:paraId="56C143F4" w14:textId="1FB3A8AA" w:rsidR="000F47FA" w:rsidRDefault="000F47FA" w:rsidP="000F47FA">
            <w:pPr>
              <w:rPr>
                <w:ins w:id="2019" w:author="David Solomon" w:date="2018-01-29T10:26:00Z"/>
                <w:rFonts w:cstheme="minorHAnsi"/>
                <w:b/>
                <w:u w:val="single"/>
              </w:rPr>
            </w:pPr>
          </w:p>
          <w:p w14:paraId="1B9961C7" w14:textId="7235D608" w:rsidR="0082440E" w:rsidRDefault="000F47FA">
            <w:pPr>
              <w:pStyle w:val="ListParagraph"/>
              <w:numPr>
                <w:ilvl w:val="0"/>
                <w:numId w:val="43"/>
              </w:numPr>
              <w:rPr>
                <w:ins w:id="2020" w:author="David Solomon" w:date="2018-02-02T16:48:00Z"/>
                <w:rFonts w:cstheme="minorHAnsi"/>
              </w:rPr>
              <w:pPrChange w:id="2021" w:author="David Solomon" w:date="2018-01-29T10:30:00Z">
                <w:pPr/>
              </w:pPrChange>
            </w:pPr>
            <w:ins w:id="2022" w:author="David Solomon" w:date="2018-01-29T10:26:00Z">
              <w:r w:rsidRPr="00891E8D">
                <w:rPr>
                  <w:rFonts w:cstheme="minorHAnsi"/>
                </w:rPr>
                <w:t xml:space="preserve">We </w:t>
              </w:r>
              <w:r w:rsidRPr="00561A2B">
                <w:rPr>
                  <w:rFonts w:cstheme="minorHAnsi"/>
                </w:rPr>
                <w:t xml:space="preserve">will now examine the </w:t>
              </w:r>
            </w:ins>
            <w:proofErr w:type="spellStart"/>
            <w:ins w:id="2023" w:author="David Solomon" w:date="2018-01-29T10:33:00Z">
              <w:r w:rsidR="0082440E" w:rsidRPr="0029542E">
                <w:rPr>
                  <w:rFonts w:cstheme="minorHAnsi"/>
                </w:rPr>
                <w:t>ReplicaSet</w:t>
              </w:r>
            </w:ins>
            <w:proofErr w:type="spellEnd"/>
            <w:ins w:id="2024" w:author="David Solomon" w:date="2018-01-29T10:26:00Z">
              <w:r w:rsidRPr="0029542E">
                <w:rPr>
                  <w:rFonts w:cstheme="minorHAnsi"/>
                </w:rPr>
                <w:t xml:space="preserve"> in more detail.  As you may recall, </w:t>
              </w:r>
            </w:ins>
            <w:ins w:id="2025" w:author="David Solomon" w:date="2018-01-29T10:34:00Z">
              <w:r w:rsidR="0082440E" w:rsidRPr="0029542E">
                <w:rPr>
                  <w:rFonts w:cstheme="minorHAnsi"/>
                </w:rPr>
                <w:t>a</w:t>
              </w:r>
            </w:ins>
            <w:ins w:id="2026" w:author="David Solomon" w:date="2018-01-29T10:26:00Z">
              <w:r w:rsidRPr="0029542E">
                <w:rPr>
                  <w:rFonts w:cstheme="minorHAnsi"/>
                </w:rPr>
                <w:t xml:space="preserve"> </w:t>
              </w:r>
            </w:ins>
            <w:proofErr w:type="spellStart"/>
            <w:ins w:id="2027" w:author="David Solomon" w:date="2018-01-29T10:34:00Z">
              <w:r w:rsidR="0082440E" w:rsidRPr="0029542E">
                <w:rPr>
                  <w:rFonts w:cstheme="minorHAnsi"/>
                </w:rPr>
                <w:t>ReplicaSet</w:t>
              </w:r>
            </w:ins>
            <w:proofErr w:type="spellEnd"/>
            <w:ins w:id="2028" w:author="David Solomon" w:date="2018-01-29T10:26:00Z">
              <w:r w:rsidRPr="0029542E">
                <w:rPr>
                  <w:rFonts w:cstheme="minorHAnsi"/>
                </w:rPr>
                <w:t xml:space="preserve"> manages a policy that governs the </w:t>
              </w:r>
            </w:ins>
            <w:ins w:id="2029" w:author="David Solomon" w:date="2018-01-29T10:27:00Z">
              <w:r w:rsidR="0082440E" w:rsidRPr="00887903">
                <w:rPr>
                  <w:rFonts w:cstheme="minorHAnsi"/>
                  <w:rPrChange w:id="2030" w:author="David Solomon" w:date="2018-02-02T16:48:00Z">
                    <w:rPr>
                      <w:rFonts w:cstheme="minorHAnsi"/>
                    </w:rPr>
                  </w:rPrChange>
                </w:rPr>
                <w:t xml:space="preserve">how and when Pods are deployed, including the recovery of a failed Pod.  This recovery is based a policy established during or after </w:t>
              </w:r>
            </w:ins>
            <w:ins w:id="2031" w:author="David Solomon" w:date="2018-01-29T10:28:00Z">
              <w:r w:rsidR="0082440E" w:rsidRPr="00887903">
                <w:rPr>
                  <w:rFonts w:cstheme="minorHAnsi"/>
                  <w:rPrChange w:id="2032" w:author="David Solomon" w:date="2018-02-02T16:48:00Z">
                    <w:rPr>
                      <w:rFonts w:cstheme="minorHAnsi"/>
                    </w:rPr>
                  </w:rPrChange>
                </w:rPr>
                <w:t xml:space="preserve">a </w:t>
              </w:r>
            </w:ins>
            <w:ins w:id="2033" w:author="David Solomon" w:date="2018-01-29T10:27:00Z">
              <w:r w:rsidR="0082440E" w:rsidRPr="00887903">
                <w:rPr>
                  <w:rFonts w:cstheme="minorHAnsi"/>
                  <w:rPrChange w:id="2034" w:author="David Solomon" w:date="2018-02-02T16:48:00Z">
                    <w:rPr>
                      <w:rFonts w:cstheme="minorHAnsi"/>
                    </w:rPr>
                  </w:rPrChange>
                </w:rPr>
                <w:t>deployment</w:t>
              </w:r>
            </w:ins>
            <w:ins w:id="2035" w:author="David Solomon" w:date="2018-01-29T10:28:00Z">
              <w:r w:rsidR="0082440E" w:rsidRPr="00887903">
                <w:rPr>
                  <w:rFonts w:cstheme="minorHAnsi"/>
                  <w:rPrChange w:id="2036" w:author="David Solomon" w:date="2018-02-02T16:48:00Z">
                    <w:rPr>
                      <w:rFonts w:cstheme="minorHAnsi"/>
                    </w:rPr>
                  </w:rPrChange>
                </w:rPr>
                <w:t xml:space="preserve">.  </w:t>
              </w:r>
            </w:ins>
          </w:p>
          <w:p w14:paraId="1660E280" w14:textId="77777777" w:rsidR="00887903" w:rsidRPr="00891E8D" w:rsidRDefault="00887903" w:rsidP="00891E8D">
            <w:pPr>
              <w:rPr>
                <w:ins w:id="2037" w:author="David Solomon" w:date="2018-01-29T10:30:00Z"/>
                <w:rFonts w:cstheme="minorHAnsi"/>
              </w:rPr>
            </w:pPr>
          </w:p>
          <w:p w14:paraId="3518EF17" w14:textId="2C90D195" w:rsidR="0082440E" w:rsidRDefault="00887903">
            <w:pPr>
              <w:pStyle w:val="ListParagraph"/>
              <w:ind w:left="1080"/>
              <w:rPr>
                <w:ins w:id="2038" w:author="David Solomon" w:date="2018-01-29T10:30:00Z"/>
                <w:rFonts w:cstheme="minorHAnsi"/>
              </w:rPr>
              <w:pPrChange w:id="2039" w:author="David Solomon" w:date="2018-01-29T10:30:00Z">
                <w:pPr/>
              </w:pPrChange>
            </w:pPr>
            <w:ins w:id="2040" w:author="David Solomon" w:date="2018-02-02T16:52:00Z">
              <w:r>
                <w:rPr>
                  <w:rFonts w:cstheme="minorHAnsi"/>
                </w:rPr>
                <w:t xml:space="preserve">Return to the ICP Dashboard.  Go </w:t>
              </w:r>
            </w:ins>
            <w:ins w:id="2041" w:author="David Solomon" w:date="2018-02-02T16:54:00Z">
              <w:r>
                <w:rPr>
                  <w:rFonts w:cstheme="minorHAnsi"/>
                </w:rPr>
                <w:t xml:space="preserve">to the deployment list </w:t>
              </w:r>
            </w:ins>
            <w:ins w:id="2042" w:author="David Solomon" w:date="2018-02-02T16:55:00Z">
              <w:r>
                <w:rPr>
                  <w:rFonts w:cstheme="minorHAnsi"/>
                </w:rPr>
                <w:t>under</w:t>
              </w:r>
            </w:ins>
            <w:ins w:id="2043" w:author="David Solomon" w:date="2018-02-02T16:52:00Z">
              <w:r>
                <w:rPr>
                  <w:rFonts w:cstheme="minorHAnsi"/>
                </w:rPr>
                <w:t xml:space="preserve"> </w:t>
              </w:r>
            </w:ins>
            <w:ins w:id="2044" w:author="David Solomon" w:date="2018-02-02T16:53:00Z">
              <w:r>
                <w:rPr>
                  <w:rFonts w:cstheme="minorHAnsi"/>
                </w:rPr>
                <w:t>“Workload</w:t>
              </w:r>
            </w:ins>
            <w:ins w:id="2045" w:author="David Solomon" w:date="2018-02-02T16:54:00Z">
              <w:r>
                <w:rPr>
                  <w:rFonts w:cstheme="minorHAnsi"/>
                </w:rPr>
                <w:t>s” and then “Deployments”</w:t>
              </w:r>
            </w:ins>
            <w:ins w:id="2046" w:author="David Solomon" w:date="2018-02-02T16:55:00Z">
              <w:r>
                <w:rPr>
                  <w:rFonts w:cstheme="minorHAnsi"/>
                </w:rPr>
                <w:t xml:space="preserve"> and select the deployment you just created</w:t>
              </w:r>
              <w:r w:rsidR="006E1689">
                <w:rPr>
                  <w:rFonts w:cstheme="minorHAnsi"/>
                </w:rPr>
                <w:t>.</w:t>
              </w:r>
            </w:ins>
          </w:p>
          <w:p w14:paraId="19C83FF7" w14:textId="137652E1" w:rsidR="0082440E" w:rsidRDefault="0082440E">
            <w:pPr>
              <w:pStyle w:val="ListParagraph"/>
              <w:ind w:left="1080"/>
              <w:rPr>
                <w:ins w:id="2047" w:author="David Solomon" w:date="2018-01-29T10:31:00Z"/>
                <w:rFonts w:cstheme="minorHAnsi"/>
              </w:rPr>
              <w:pPrChange w:id="2048" w:author="David Solomon" w:date="2018-01-29T10:30:00Z">
                <w:pPr/>
              </w:pPrChange>
            </w:pPr>
          </w:p>
          <w:p w14:paraId="36898E9E" w14:textId="0008BB6B" w:rsidR="0082440E" w:rsidRDefault="006E1689">
            <w:pPr>
              <w:pStyle w:val="ListParagraph"/>
              <w:ind w:left="1080"/>
              <w:rPr>
                <w:ins w:id="2049" w:author="David Solomon" w:date="2018-02-02T16:56:00Z"/>
                <w:rFonts w:cstheme="minorHAnsi"/>
              </w:rPr>
              <w:pPrChange w:id="2050" w:author="David Solomon" w:date="2018-01-29T10:30:00Z">
                <w:pPr/>
              </w:pPrChange>
            </w:pPr>
            <w:ins w:id="2051" w:author="David Solomon" w:date="2018-02-02T16:56:00Z">
              <w:r>
                <w:rPr>
                  <w:rFonts w:cstheme="minorHAnsi"/>
                </w:rPr>
                <w:t>Note that there are now 2 PODs for this deployment.</w:t>
              </w:r>
            </w:ins>
          </w:p>
          <w:p w14:paraId="6A0AA62D" w14:textId="3595FB6D" w:rsidR="006E1689" w:rsidRDefault="006E1689">
            <w:pPr>
              <w:pStyle w:val="ListParagraph"/>
              <w:ind w:left="1080"/>
              <w:rPr>
                <w:ins w:id="2052" w:author="David Solomon" w:date="2018-02-02T16:56:00Z"/>
                <w:rFonts w:cstheme="minorHAnsi"/>
              </w:rPr>
              <w:pPrChange w:id="2053" w:author="David Solomon" w:date="2018-01-29T10:30:00Z">
                <w:pPr/>
              </w:pPrChange>
            </w:pPr>
          </w:p>
          <w:p w14:paraId="55DB6794" w14:textId="737D5A3F" w:rsidR="006E1689" w:rsidRDefault="00011342">
            <w:pPr>
              <w:pStyle w:val="ListParagraph"/>
              <w:ind w:left="1080"/>
              <w:jc w:val="center"/>
              <w:rPr>
                <w:ins w:id="2054" w:author="David Solomon" w:date="2018-02-02T16:57:00Z"/>
                <w:rFonts w:cstheme="minorHAnsi"/>
              </w:rPr>
              <w:pPrChange w:id="2055" w:author="David Solomon" w:date="2018-02-02T16:57:00Z">
                <w:pPr/>
              </w:pPrChange>
            </w:pPr>
            <w:bookmarkStart w:id="2056" w:name="_GoBack"/>
            <w:ins w:id="2057" w:author="David Solomon" w:date="2018-01-29T10:13:00Z">
              <w:r>
                <w:rPr>
                  <w:rFonts w:cstheme="minorHAnsi"/>
                  <w:noProof/>
                </w:rPr>
                <mc:AlternateContent>
                  <mc:Choice Requires="wps">
                    <w:drawing>
                      <wp:anchor distT="0" distB="0" distL="114300" distR="114300" simplePos="0" relativeHeight="251665408" behindDoc="0" locked="0" layoutInCell="1" allowOverlap="1" wp14:anchorId="02607491" wp14:editId="2451C2D1">
                        <wp:simplePos x="0" y="0"/>
                        <wp:positionH relativeFrom="column">
                          <wp:posOffset>615891</wp:posOffset>
                        </wp:positionH>
                        <wp:positionV relativeFrom="paragraph">
                          <wp:posOffset>727532</wp:posOffset>
                        </wp:positionV>
                        <wp:extent cx="309186" cy="165556"/>
                        <wp:effectExtent l="0" t="0" r="46990" b="38100"/>
                        <wp:wrapNone/>
                        <wp:docPr id="47" name="Straight Arrow Connector 47"/>
                        <wp:cNvGraphicFramePr/>
                        <a:graphic xmlns:a="http://schemas.openxmlformats.org/drawingml/2006/main">
                          <a:graphicData uri="http://schemas.microsoft.com/office/word/2010/wordprocessingShape">
                            <wps:wsp>
                              <wps:cNvCnPr/>
                              <wps:spPr>
                                <a:xfrm>
                                  <a:off x="0" y="0"/>
                                  <a:ext cx="309186" cy="1655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DF936" id="_x0000_t32" coordsize="21600,21600" o:spt="32" o:oned="t" path="m,l21600,21600e" filled="f">
                        <v:path arrowok="t" fillok="f" o:connecttype="none"/>
                        <o:lock v:ext="edit" shapetype="t"/>
                      </v:shapetype>
                      <v:shape id="Straight Arrow Connector 47" o:spid="_x0000_s1026" type="#_x0000_t32" style="position:absolute;margin-left:48.5pt;margin-top:57.3pt;width:24.35pt;height:1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" strokecolor="red" strokeweight=".5pt">
                        <v:stroke endarrow="block" joinstyle="miter"/>
                      </v:shape>
                    </w:pict>
                  </mc:Fallback>
                </mc:AlternateContent>
              </w:r>
              <w:bookmarkEnd w:id="2056"/>
              <w:r>
                <w:rPr>
                  <w:rFonts w:cstheme="minorHAnsi"/>
                  <w:noProof/>
                </w:rPr>
                <mc:AlternateContent>
                  <mc:Choice Requires="wps">
                    <w:drawing>
                      <wp:anchor distT="0" distB="0" distL="114300" distR="114300" simplePos="0" relativeHeight="251663360" behindDoc="0" locked="0" layoutInCell="1" allowOverlap="1" wp14:anchorId="1268EF4B" wp14:editId="73AD3079">
                        <wp:simplePos x="0" y="0"/>
                        <wp:positionH relativeFrom="column">
                          <wp:posOffset>902413</wp:posOffset>
                        </wp:positionH>
                        <wp:positionV relativeFrom="paragraph">
                          <wp:posOffset>797291</wp:posOffset>
                        </wp:positionV>
                        <wp:extent cx="649356" cy="258417"/>
                        <wp:effectExtent l="0" t="0" r="11430" b="8890"/>
                        <wp:wrapNone/>
                        <wp:docPr id="42" name="Oval 42"/>
                        <wp:cNvGraphicFramePr/>
                        <a:graphic xmlns:a="http://schemas.openxmlformats.org/drawingml/2006/main">
                          <a:graphicData uri="http://schemas.microsoft.com/office/word/2010/wordprocessingShape">
                            <wps:wsp>
                              <wps:cNvSpPr/>
                              <wps:spPr>
                                <a:xfrm>
                                  <a:off x="0" y="0"/>
                                  <a:ext cx="649356" cy="2584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6A458B" id="Oval 42" o:spid="_x0000_s1026" style="position:absolute;margin-left:71.05pt;margin-top:62.8pt;width:51.1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" filled="f" strokecolor="red" strokeweight="1pt">
                        <v:stroke joinstyle="miter"/>
                      </v:oval>
                    </w:pict>
                  </mc:Fallback>
                </mc:AlternateContent>
              </w:r>
            </w:ins>
            <w:ins w:id="2058" w:author="David Solomon" w:date="2018-02-02T16:56:00Z">
              <w:r w:rsidR="006E1689" w:rsidRPr="006E1689">
                <w:rPr>
                  <w:rFonts w:cstheme="minorHAnsi"/>
                  <w:noProof/>
                </w:rPr>
                <w:drawing>
                  <wp:inline distT="0" distB="0" distL="0" distR="0" wp14:anchorId="1F39C187" wp14:editId="4151F721">
                    <wp:extent cx="4937102" cy="1226820"/>
                    <wp:effectExtent l="0" t="0" r="381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39780" cy="1227486"/>
                            </a:xfrm>
                            <a:prstGeom prst="rect">
                              <a:avLst/>
                            </a:prstGeom>
                          </pic:spPr>
                        </pic:pic>
                      </a:graphicData>
                    </a:graphic>
                  </wp:inline>
                </w:drawing>
              </w:r>
            </w:ins>
          </w:p>
          <w:p w14:paraId="28D98E13" w14:textId="397BD84F" w:rsidR="006E1689" w:rsidRDefault="006E1689">
            <w:pPr>
              <w:pStyle w:val="ListParagraph"/>
              <w:ind w:left="1080"/>
              <w:rPr>
                <w:ins w:id="2059" w:author="David Solomon" w:date="2018-02-02T16:57:00Z"/>
                <w:rFonts w:cstheme="minorHAnsi"/>
              </w:rPr>
              <w:pPrChange w:id="2060" w:author="David Solomon" w:date="2018-02-02T16:57:00Z">
                <w:pPr/>
              </w:pPrChange>
            </w:pPr>
          </w:p>
          <w:p w14:paraId="5F261009" w14:textId="74043E4E" w:rsidR="006E1689" w:rsidRDefault="006E1689">
            <w:pPr>
              <w:pStyle w:val="ListParagraph"/>
              <w:ind w:left="1080"/>
              <w:rPr>
                <w:ins w:id="2061" w:author="David Solomon" w:date="2018-01-29T10:30:00Z"/>
                <w:rFonts w:cstheme="minorHAnsi"/>
              </w:rPr>
              <w:pPrChange w:id="2062" w:author="David Solomon" w:date="2018-02-02T16:57:00Z">
                <w:pPr/>
              </w:pPrChange>
            </w:pPr>
            <w:ins w:id="2063" w:author="David Solomon" w:date="2018-02-02T16:57:00Z">
              <w:r>
                <w:rPr>
                  <w:rFonts w:cstheme="minorHAnsi"/>
                </w:rPr>
                <w:t>Also note under the “</w:t>
              </w:r>
              <w:proofErr w:type="spellStart"/>
              <w:r>
                <w:rPr>
                  <w:rFonts w:cstheme="minorHAnsi"/>
                </w:rPr>
                <w:t>ReplicaSets</w:t>
              </w:r>
              <w:proofErr w:type="spellEnd"/>
              <w:r>
                <w:rPr>
                  <w:rFonts w:cstheme="minorHAnsi"/>
                </w:rPr>
                <w:t xml:space="preserve">” section that the desired number of </w:t>
              </w:r>
            </w:ins>
            <w:ins w:id="2064" w:author="David Solomon" w:date="2018-02-02T17:03:00Z">
              <w:r>
                <w:rPr>
                  <w:rFonts w:cstheme="minorHAnsi"/>
                </w:rPr>
                <w:t>p</w:t>
              </w:r>
            </w:ins>
            <w:ins w:id="2065" w:author="David Solomon" w:date="2018-02-02T17:00:00Z">
              <w:r>
                <w:rPr>
                  <w:rFonts w:cstheme="minorHAnsi"/>
                </w:rPr>
                <w:t>od</w:t>
              </w:r>
            </w:ins>
            <w:ins w:id="2066" w:author="David Solomon" w:date="2018-02-02T16:57:00Z">
              <w:r>
                <w:rPr>
                  <w:rFonts w:cstheme="minorHAnsi"/>
                </w:rPr>
                <w:t xml:space="preserve">s is set to 2.  This means that the </w:t>
              </w:r>
              <w:proofErr w:type="spellStart"/>
              <w:r>
                <w:rPr>
                  <w:rFonts w:cstheme="minorHAnsi"/>
                </w:rPr>
                <w:t>RepliSet</w:t>
              </w:r>
              <w:proofErr w:type="spellEnd"/>
              <w:r>
                <w:rPr>
                  <w:rFonts w:cstheme="minorHAnsi"/>
                </w:rPr>
                <w:t xml:space="preserve"> will always attempt to maintain 2 </w:t>
              </w:r>
            </w:ins>
            <w:ins w:id="2067" w:author="David Solomon" w:date="2018-02-02T17:03:00Z">
              <w:r>
                <w:rPr>
                  <w:rFonts w:cstheme="minorHAnsi"/>
                </w:rPr>
                <w:t>p</w:t>
              </w:r>
            </w:ins>
            <w:ins w:id="2068" w:author="David Solomon" w:date="2018-02-02T17:00:00Z">
              <w:r>
                <w:rPr>
                  <w:rFonts w:cstheme="minorHAnsi"/>
                </w:rPr>
                <w:t>od</w:t>
              </w:r>
            </w:ins>
            <w:ins w:id="2069" w:author="David Solomon" w:date="2018-02-02T16:57:00Z">
              <w:r>
                <w:rPr>
                  <w:rFonts w:cstheme="minorHAnsi"/>
                </w:rPr>
                <w:t>s up and running to service this application.</w:t>
              </w:r>
            </w:ins>
          </w:p>
          <w:p w14:paraId="2DB9E451" w14:textId="00827CCB" w:rsidR="0082440E" w:rsidRDefault="0082440E" w:rsidP="00891E8D">
            <w:pPr>
              <w:rPr>
                <w:ins w:id="2070" w:author="David Solomon" w:date="2018-02-02T16:57:00Z"/>
                <w:rFonts w:cstheme="minorHAnsi"/>
              </w:rPr>
            </w:pPr>
          </w:p>
          <w:p w14:paraId="28FA1605" w14:textId="77777777" w:rsidR="006E1689" w:rsidRPr="00891E8D" w:rsidRDefault="006E1689" w:rsidP="00561A2B">
            <w:pPr>
              <w:rPr>
                <w:ins w:id="2071" w:author="David Solomon" w:date="2018-01-29T10:35:00Z"/>
                <w:rFonts w:cstheme="minorHAnsi"/>
              </w:rPr>
            </w:pPr>
          </w:p>
          <w:p w14:paraId="4CD25E72" w14:textId="39560759" w:rsidR="0082440E" w:rsidRDefault="006E1689">
            <w:pPr>
              <w:pStyle w:val="ListParagraph"/>
              <w:ind w:left="1080"/>
              <w:jc w:val="center"/>
              <w:rPr>
                <w:ins w:id="2072" w:author="David Solomon" w:date="2018-01-29T10:35:00Z"/>
                <w:rFonts w:cstheme="minorHAnsi"/>
              </w:rPr>
              <w:pPrChange w:id="2073" w:author="David Solomon" w:date="2018-02-02T16:59:00Z">
                <w:pPr/>
              </w:pPrChange>
            </w:pPr>
            <w:ins w:id="2074" w:author="David Solomon" w:date="2018-01-29T10:40:00Z">
              <w:r w:rsidRPr="00824396">
                <w:rPr>
                  <w:rFonts w:cstheme="minorHAnsi"/>
                  <w:noProof/>
                </w:rPr>
                <mc:AlternateContent>
                  <mc:Choice Requires="wps">
                    <w:drawing>
                      <wp:anchor distT="0" distB="0" distL="114300" distR="114300" simplePos="0" relativeHeight="251668480" behindDoc="0" locked="0" layoutInCell="1" allowOverlap="1" wp14:anchorId="4665950E" wp14:editId="2468453E">
                        <wp:simplePos x="0" y="0"/>
                        <wp:positionH relativeFrom="column">
                          <wp:posOffset>4293354</wp:posOffset>
                        </wp:positionH>
                        <wp:positionV relativeFrom="paragraph">
                          <wp:posOffset>606941</wp:posOffset>
                        </wp:positionV>
                        <wp:extent cx="296029" cy="197353"/>
                        <wp:effectExtent l="0" t="0" r="46990" b="31750"/>
                        <wp:wrapNone/>
                        <wp:docPr id="51" name="Straight Arrow Connector 51"/>
                        <wp:cNvGraphicFramePr/>
                        <a:graphic xmlns:a="http://schemas.openxmlformats.org/drawingml/2006/main">
                          <a:graphicData uri="http://schemas.microsoft.com/office/word/2010/wordprocessingShape">
                            <wps:wsp>
                              <wps:cNvCnPr/>
                              <wps:spPr>
                                <a:xfrm>
                                  <a:off x="0" y="0"/>
                                  <a:ext cx="296029" cy="1973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A3FF9" id="Straight Arrow Connector 51" o:spid="_x0000_s1026" type="#_x0000_t32" style="position:absolute;margin-left:338.05pt;margin-top:47.8pt;width:23.3pt;height:1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" strokecolor="red" strokeweight=".5pt">
                        <v:stroke endarrow="block" joinstyle="miter"/>
                      </v:shape>
                    </w:pict>
                  </mc:Fallback>
                </mc:AlternateContent>
              </w:r>
              <w:r w:rsidRPr="00824396">
                <w:rPr>
                  <w:rFonts w:cstheme="minorHAnsi"/>
                  <w:noProof/>
                </w:rPr>
                <mc:AlternateContent>
                  <mc:Choice Requires="wps">
                    <w:drawing>
                      <wp:anchor distT="0" distB="0" distL="114300" distR="114300" simplePos="0" relativeHeight="251667456" behindDoc="0" locked="0" layoutInCell="1" allowOverlap="1" wp14:anchorId="5AEDA9B1" wp14:editId="0CDA7756">
                        <wp:simplePos x="0" y="0"/>
                        <wp:positionH relativeFrom="column">
                          <wp:posOffset>4587446</wp:posOffset>
                        </wp:positionH>
                        <wp:positionV relativeFrom="paragraph">
                          <wp:posOffset>764585</wp:posOffset>
                        </wp:positionV>
                        <wp:extent cx="218440" cy="152400"/>
                        <wp:effectExtent l="0" t="0" r="10160" b="12700"/>
                        <wp:wrapNone/>
                        <wp:docPr id="50" name="Oval 50"/>
                        <wp:cNvGraphicFramePr/>
                        <a:graphic xmlns:a="http://schemas.openxmlformats.org/drawingml/2006/main">
                          <a:graphicData uri="http://schemas.microsoft.com/office/word/2010/wordprocessingShape">
                            <wps:wsp>
                              <wps:cNvSpPr/>
                              <wps:spPr>
                                <a:xfrm>
                                  <a:off x="0" y="0"/>
                                  <a:ext cx="21844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84707" id="Oval 50" o:spid="_x0000_s1026" style="position:absolute;margin-left:361.2pt;margin-top:60.2pt;width:17.2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" filled="f" strokecolor="red" strokeweight="1pt">
                        <v:stroke joinstyle="miter"/>
                      </v:oval>
                    </w:pict>
                  </mc:Fallback>
                </mc:AlternateContent>
              </w:r>
            </w:ins>
            <w:ins w:id="2075" w:author="David Solomon" w:date="2018-02-02T16:59:00Z">
              <w:r w:rsidRPr="006E1689">
                <w:rPr>
                  <w:rFonts w:cstheme="minorHAnsi"/>
                  <w:noProof/>
                </w:rPr>
                <w:drawing>
                  <wp:inline distT="0" distB="0" distL="0" distR="0" wp14:anchorId="718EB1C8" wp14:editId="53CA5BE9">
                    <wp:extent cx="4894342" cy="1278727"/>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31804" cy="1288515"/>
                            </a:xfrm>
                            <a:prstGeom prst="rect">
                              <a:avLst/>
                            </a:prstGeom>
                          </pic:spPr>
                        </pic:pic>
                      </a:graphicData>
                    </a:graphic>
                  </wp:inline>
                </w:drawing>
              </w:r>
            </w:ins>
          </w:p>
          <w:p w14:paraId="5144DD72" w14:textId="5E6EB6AD" w:rsidR="00824396" w:rsidRDefault="00824396">
            <w:pPr>
              <w:pStyle w:val="ListParagraph"/>
              <w:ind w:left="0"/>
              <w:rPr>
                <w:ins w:id="2076" w:author="David Solomon" w:date="2018-01-29T10:44:00Z"/>
                <w:rFonts w:cstheme="minorHAnsi"/>
              </w:rPr>
              <w:pPrChange w:id="2077" w:author="David Solomon" w:date="2018-02-02T16:59:00Z">
                <w:pPr/>
              </w:pPrChange>
            </w:pPr>
          </w:p>
          <w:p w14:paraId="2AD55F09" w14:textId="1932FD21" w:rsidR="000F47FA" w:rsidRPr="006E1689" w:rsidDel="00FA5A5D" w:rsidRDefault="000F47FA" w:rsidP="001A6117">
            <w:pPr>
              <w:rPr>
                <w:ins w:id="2078" w:author="David Solomon" w:date="2018-01-29T10:21:00Z"/>
                <w:rFonts w:cstheme="minorHAnsi"/>
                <w:rPrChange w:id="2079" w:author="David Solomon" w:date="2018-02-02T17:00:00Z">
                  <w:rPr>
                    <w:ins w:id="2080" w:author="David Solomon" w:date="2018-01-29T10:21:00Z"/>
                    <w:rFonts w:cstheme="minorHAnsi"/>
                    <w:b/>
                    <w:u w:val="single"/>
                  </w:rPr>
                </w:rPrChange>
              </w:rPr>
            </w:pPr>
          </w:p>
        </w:tc>
      </w:tr>
      <w:tr w:rsidR="00804663" w:rsidRPr="00A31355" w14:paraId="7C4F9846" w14:textId="77777777" w:rsidTr="00143325">
        <w:trPr>
          <w:trHeight w:val="20"/>
          <w:trPrChange w:id="2081" w:author="David Solomon" w:date="2018-02-02T17:09:00Z">
            <w:trPr>
              <w:trHeight w:val="20"/>
            </w:trPr>
          </w:trPrChange>
        </w:trPr>
        <w:tc>
          <w:tcPr>
            <w:tcW w:w="382" w:type="pct"/>
            <w:tcPrChange w:id="2082" w:author="David Solomon" w:date="2018-02-02T17:09:00Z">
              <w:tcPr>
                <w:tcW w:w="385" w:type="pct"/>
              </w:tcPr>
            </w:tcPrChange>
          </w:tcPr>
          <w:p w14:paraId="3FE1F00A" w14:textId="4C234857" w:rsidR="00804663" w:rsidRPr="00A31355" w:rsidRDefault="00D57E7D" w:rsidP="003E3E5A">
            <w:pPr>
              <w:jc w:val="center"/>
              <w:rPr>
                <w:rFonts w:cstheme="minorHAnsi"/>
              </w:rPr>
            </w:pPr>
            <w:ins w:id="2083" w:author="David Solomon" w:date="2018-02-02T17:12:00Z">
              <w:r>
                <w:rPr>
                  <w:rFonts w:cstheme="minorHAnsi"/>
                </w:rPr>
                <w:t>3</w:t>
              </w:r>
            </w:ins>
            <w:del w:id="2084" w:author="David Solomon" w:date="2018-02-02T17:12:00Z">
              <w:r w:rsidR="00804663" w:rsidRPr="00A31355" w:rsidDel="00D57E7D">
                <w:rPr>
                  <w:rFonts w:cstheme="minorHAnsi"/>
                </w:rPr>
                <w:delText>2</w:delText>
              </w:r>
            </w:del>
          </w:p>
        </w:tc>
        <w:tc>
          <w:tcPr>
            <w:tcW w:w="4618" w:type="pct"/>
            <w:tcPrChange w:id="2085" w:author="David Solomon" w:date="2018-02-02T17:09:00Z">
              <w:tcPr>
                <w:tcW w:w="4615" w:type="pct"/>
              </w:tcPr>
            </w:tcPrChange>
          </w:tcPr>
          <w:p w14:paraId="4C84F0AF" w14:textId="43EDA51A" w:rsidR="00A24E6C" w:rsidRDefault="00A24E6C" w:rsidP="00A24E6C">
            <w:pPr>
              <w:rPr>
                <w:rFonts w:cstheme="minorHAnsi"/>
                <w:b/>
                <w:u w:val="single"/>
              </w:rPr>
            </w:pPr>
            <w:r>
              <w:rPr>
                <w:rFonts w:cstheme="minorHAnsi"/>
                <w:b/>
                <w:u w:val="single"/>
              </w:rPr>
              <w:t xml:space="preserve">Simulate a </w:t>
            </w:r>
            <w:del w:id="2086" w:author="David Solomon" w:date="2018-01-29T12:56:00Z">
              <w:r w:rsidDel="004D2D5D">
                <w:rPr>
                  <w:rFonts w:cstheme="minorHAnsi"/>
                  <w:b/>
                  <w:u w:val="single"/>
                </w:rPr>
                <w:delText xml:space="preserve">Container </w:delText>
              </w:r>
            </w:del>
            <w:ins w:id="2087" w:author="David Solomon" w:date="2018-01-29T12:56:00Z">
              <w:r w:rsidR="004D2D5D">
                <w:rPr>
                  <w:rFonts w:cstheme="minorHAnsi"/>
                  <w:b/>
                  <w:u w:val="single"/>
                </w:rPr>
                <w:t xml:space="preserve">Pod </w:t>
              </w:r>
            </w:ins>
            <w:r>
              <w:rPr>
                <w:rFonts w:cstheme="minorHAnsi"/>
                <w:b/>
                <w:u w:val="single"/>
              </w:rPr>
              <w:t>Failure</w:t>
            </w:r>
          </w:p>
          <w:p w14:paraId="23124DC1" w14:textId="77777777" w:rsidR="00A24E6C" w:rsidRDefault="00A24E6C" w:rsidP="00A24E6C">
            <w:pPr>
              <w:rPr>
                <w:rFonts w:cstheme="minorHAnsi"/>
                <w:b/>
                <w:u w:val="single"/>
              </w:rPr>
            </w:pPr>
          </w:p>
          <w:p w14:paraId="692DB519" w14:textId="48EBA318" w:rsidR="00A24E6C" w:rsidRDefault="00A24E6C" w:rsidP="00A24E6C">
            <w:pPr>
              <w:pStyle w:val="ListParagraph"/>
              <w:numPr>
                <w:ilvl w:val="0"/>
                <w:numId w:val="36"/>
              </w:numPr>
              <w:rPr>
                <w:ins w:id="2088" w:author="David Solomon" w:date="2018-01-29T10:48:00Z"/>
                <w:rFonts w:cstheme="minorHAnsi"/>
              </w:rPr>
            </w:pPr>
            <w:r>
              <w:rPr>
                <w:rFonts w:cstheme="minorHAnsi"/>
              </w:rPr>
              <w:t xml:space="preserve">We will now use a </w:t>
            </w:r>
            <w:del w:id="2089" w:author="David Solomon" w:date="2018-01-29T10:46:00Z">
              <w:r w:rsidDel="00742503">
                <w:rPr>
                  <w:rFonts w:cstheme="minorHAnsi"/>
                </w:rPr>
                <w:delText xml:space="preserve">docker </w:delText>
              </w:r>
            </w:del>
            <w:proofErr w:type="spellStart"/>
            <w:ins w:id="2090" w:author="David Solomon" w:date="2018-01-29T10:46:00Z">
              <w:r w:rsidR="00742503">
                <w:rPr>
                  <w:rFonts w:cstheme="minorHAnsi"/>
                </w:rPr>
                <w:t>kubectl</w:t>
              </w:r>
              <w:proofErr w:type="spellEnd"/>
              <w:r w:rsidR="00742503">
                <w:rPr>
                  <w:rFonts w:cstheme="minorHAnsi"/>
                </w:rPr>
                <w:t xml:space="preserve"> </w:t>
              </w:r>
            </w:ins>
            <w:r>
              <w:rPr>
                <w:rFonts w:cstheme="minorHAnsi"/>
              </w:rPr>
              <w:t xml:space="preserve">command to simulate the failure of </w:t>
            </w:r>
            <w:del w:id="2091" w:author="David Solomon" w:date="2018-01-29T10:46:00Z">
              <w:r w:rsidDel="00742503">
                <w:rPr>
                  <w:rFonts w:cstheme="minorHAnsi"/>
                </w:rPr>
                <w:delText>the webserver</w:delText>
              </w:r>
            </w:del>
            <w:ins w:id="2092" w:author="David Solomon" w:date="2018-01-29T10:46:00Z">
              <w:r w:rsidR="006E1689">
                <w:rPr>
                  <w:rFonts w:cstheme="minorHAnsi"/>
                </w:rPr>
                <w:t xml:space="preserve">a </w:t>
              </w:r>
            </w:ins>
            <w:ins w:id="2093" w:author="David Solomon" w:date="2018-02-02T17:03:00Z">
              <w:r w:rsidR="006E1689">
                <w:rPr>
                  <w:rFonts w:cstheme="minorHAnsi"/>
                </w:rPr>
                <w:t>p</w:t>
              </w:r>
            </w:ins>
            <w:ins w:id="2094" w:author="David Solomon" w:date="2018-01-29T10:46:00Z">
              <w:r w:rsidR="00742503">
                <w:rPr>
                  <w:rFonts w:cstheme="minorHAnsi"/>
                </w:rPr>
                <w:t>od</w:t>
              </w:r>
            </w:ins>
            <w:del w:id="2095" w:author="David Solomon" w:date="2018-01-29T10:46:00Z">
              <w:r w:rsidDel="00742503">
                <w:rPr>
                  <w:rFonts w:cstheme="minorHAnsi"/>
                </w:rPr>
                <w:delText xml:space="preserve"> application</w:delText>
              </w:r>
            </w:del>
            <w:r>
              <w:rPr>
                <w:rFonts w:cstheme="minorHAnsi"/>
              </w:rPr>
              <w:t xml:space="preserve">.  To do this, find the </w:t>
            </w:r>
            <w:del w:id="2096" w:author="David Solomon" w:date="2018-01-29T10:48:00Z">
              <w:r w:rsidDel="00742503">
                <w:rPr>
                  <w:rFonts w:cstheme="minorHAnsi"/>
                </w:rPr>
                <w:delText xml:space="preserve">container </w:delText>
              </w:r>
            </w:del>
            <w:ins w:id="2097" w:author="David Solomon" w:date="2018-01-29T10:48:00Z">
              <w:r w:rsidR="00742503">
                <w:rPr>
                  <w:rFonts w:cstheme="minorHAnsi"/>
                </w:rPr>
                <w:t xml:space="preserve">Pod </w:t>
              </w:r>
            </w:ins>
            <w:r>
              <w:rPr>
                <w:rFonts w:cstheme="minorHAnsi"/>
              </w:rPr>
              <w:t>ID</w:t>
            </w:r>
            <w:ins w:id="2098" w:author="David Solomon" w:date="2018-01-29T10:48:00Z">
              <w:r w:rsidR="00742503">
                <w:rPr>
                  <w:rFonts w:cstheme="minorHAnsi"/>
                </w:rPr>
                <w:t>s</w:t>
              </w:r>
            </w:ins>
            <w:r>
              <w:rPr>
                <w:rFonts w:cstheme="minorHAnsi"/>
              </w:rPr>
              <w:t xml:space="preserve"> for </w:t>
            </w:r>
            <w:del w:id="2099" w:author="David Solomon" w:date="2018-01-29T10:48:00Z">
              <w:r w:rsidDel="00742503">
                <w:rPr>
                  <w:rFonts w:cstheme="minorHAnsi"/>
                </w:rPr>
                <w:delText>this application from the output shown above, and enter the following command:</w:delText>
              </w:r>
            </w:del>
            <w:ins w:id="2100" w:author="David Solomon" w:date="2018-01-29T10:48:00Z">
              <w:r w:rsidR="00742503">
                <w:rPr>
                  <w:rFonts w:cstheme="minorHAnsi"/>
                </w:rPr>
                <w:t>the running Pods</w:t>
              </w:r>
              <w:r w:rsidR="00DA1485">
                <w:rPr>
                  <w:rFonts w:cstheme="minorHAnsi"/>
                </w:rPr>
                <w:t xml:space="preserve"> using the following command:</w:t>
              </w:r>
            </w:ins>
          </w:p>
          <w:p w14:paraId="1343439A" w14:textId="77777777" w:rsidR="00DA1485" w:rsidRPr="00DA1485" w:rsidRDefault="00DA1485">
            <w:pPr>
              <w:rPr>
                <w:rFonts w:cstheme="minorHAnsi"/>
              </w:rPr>
              <w:pPrChange w:id="2101" w:author="David Solomon" w:date="2018-01-29T10:48:00Z">
                <w:pPr>
                  <w:pStyle w:val="ListParagraph"/>
                  <w:numPr>
                    <w:numId w:val="36"/>
                  </w:numPr>
                  <w:ind w:left="1183" w:hanging="360"/>
                </w:pPr>
              </w:pPrChange>
            </w:pPr>
          </w:p>
          <w:p w14:paraId="19B498A8" w14:textId="2AEE82C5" w:rsidR="00A24E6C" w:rsidRDefault="00A24E6C" w:rsidP="00A24E6C">
            <w:pPr>
              <w:pStyle w:val="ListParagraph"/>
              <w:ind w:left="1183"/>
              <w:rPr>
                <w:ins w:id="2102" w:author="David Solomon" w:date="2018-01-29T10:48:00Z"/>
              </w:rPr>
            </w:pPr>
            <w:r>
              <w:rPr>
                <w:rFonts w:cstheme="minorHAnsi"/>
              </w:rPr>
              <w:t xml:space="preserve">~$ </w:t>
            </w:r>
            <w:del w:id="2103" w:author="David Solomon" w:date="2018-01-29T10:48:00Z">
              <w:r w:rsidRPr="00A24E6C" w:rsidDel="00DA1485">
                <w:delText xml:space="preserve">docker kill </w:delText>
              </w:r>
              <w:r w:rsidRPr="00A24E6C" w:rsidDel="00DA1485">
                <w:rPr>
                  <w:i/>
                </w:rPr>
                <w:delText>&lt;the container ID for your application&gt;</w:delText>
              </w:r>
            </w:del>
            <w:proofErr w:type="spellStart"/>
            <w:ins w:id="2104" w:author="David Solomon" w:date="2018-01-29T10:48:00Z">
              <w:r w:rsidR="00DA1485">
                <w:t>kubectl</w:t>
              </w:r>
              <w:proofErr w:type="spellEnd"/>
              <w:r w:rsidR="00DA1485">
                <w:t xml:space="preserve"> get pods</w:t>
              </w:r>
            </w:ins>
          </w:p>
          <w:p w14:paraId="1B1B9703" w14:textId="04AECFA6" w:rsidR="00DA1485" w:rsidRDefault="00DA1485" w:rsidP="00A24E6C">
            <w:pPr>
              <w:pStyle w:val="ListParagraph"/>
              <w:ind w:left="1183"/>
              <w:rPr>
                <w:ins w:id="2105" w:author="David Solomon" w:date="2018-01-29T10:48:00Z"/>
              </w:rPr>
            </w:pPr>
          </w:p>
          <w:p w14:paraId="4160C342" w14:textId="1755E358" w:rsidR="00DA1485" w:rsidRDefault="00DA1485" w:rsidP="00A24E6C">
            <w:pPr>
              <w:pStyle w:val="ListParagraph"/>
              <w:ind w:left="1183"/>
              <w:rPr>
                <w:ins w:id="2106" w:author="David Solomon" w:date="2018-02-02T17:03:00Z"/>
              </w:rPr>
            </w:pPr>
            <w:ins w:id="2107" w:author="David Solomon" w:date="2018-01-29T10:48:00Z">
              <w:r>
                <w:t xml:space="preserve">The command will list </w:t>
              </w:r>
            </w:ins>
            <w:ins w:id="2108" w:author="David Solomon" w:date="2018-02-02T17:02:00Z">
              <w:r w:rsidR="006E1689">
                <w:t xml:space="preserve">all the running </w:t>
              </w:r>
            </w:ins>
            <w:ins w:id="2109" w:author="David Solomon" w:date="2018-02-02T17:03:00Z">
              <w:r w:rsidR="006E1689">
                <w:t>p</w:t>
              </w:r>
            </w:ins>
            <w:ins w:id="2110" w:author="David Solomon" w:date="2018-02-02T17:02:00Z">
              <w:r w:rsidR="006E1689">
                <w:t>ods</w:t>
              </w:r>
            </w:ins>
            <w:ins w:id="2111" w:author="David Solomon" w:date="2018-01-29T10:48:00Z">
              <w:r>
                <w:t xml:space="preserve"> and the</w:t>
              </w:r>
            </w:ins>
            <w:ins w:id="2112" w:author="David Solomon" w:date="2018-01-29T10:49:00Z">
              <w:r>
                <w:t>ir names.</w:t>
              </w:r>
            </w:ins>
            <w:ins w:id="2113" w:author="David Solomon" w:date="2018-02-02T17:03:00Z">
              <w:r w:rsidR="006E1689">
                <w:t xml:space="preserve">  Identify the 2 pods associated with your application, as shown below:</w:t>
              </w:r>
            </w:ins>
          </w:p>
          <w:p w14:paraId="61F10E61" w14:textId="019B6950" w:rsidR="006E1689" w:rsidRDefault="006E1689" w:rsidP="00A24E6C">
            <w:pPr>
              <w:pStyle w:val="ListParagraph"/>
              <w:ind w:left="1183"/>
              <w:rPr>
                <w:ins w:id="2114" w:author="David Solomon" w:date="2018-02-02T17:04:00Z"/>
              </w:rPr>
            </w:pPr>
          </w:p>
          <w:p w14:paraId="5503DDCA" w14:textId="54259309" w:rsidR="006E1689" w:rsidRDefault="006E1689">
            <w:pPr>
              <w:pStyle w:val="ListParagraph"/>
              <w:ind w:left="1183"/>
              <w:jc w:val="center"/>
              <w:rPr>
                <w:ins w:id="2115" w:author="David Solomon" w:date="2018-02-02T17:04:00Z"/>
              </w:rPr>
              <w:pPrChange w:id="2116" w:author="David Solomon" w:date="2018-02-02T17:04:00Z">
                <w:pPr>
                  <w:pStyle w:val="ListParagraph"/>
                  <w:ind w:left="1183"/>
                </w:pPr>
              </w:pPrChange>
            </w:pPr>
            <w:ins w:id="2117" w:author="David Solomon" w:date="2018-01-29T10:44:00Z">
              <w:r w:rsidRPr="00824396">
                <w:rPr>
                  <w:rFonts w:cstheme="minorHAnsi"/>
                  <w:noProof/>
                </w:rPr>
                <mc:AlternateContent>
                  <mc:Choice Requires="wps">
                    <w:drawing>
                      <wp:anchor distT="0" distB="0" distL="114300" distR="114300" simplePos="0" relativeHeight="251674624" behindDoc="0" locked="0" layoutInCell="1" allowOverlap="1" wp14:anchorId="09FACBA6" wp14:editId="2C14839E">
                        <wp:simplePos x="0" y="0"/>
                        <wp:positionH relativeFrom="column">
                          <wp:posOffset>708395</wp:posOffset>
                        </wp:positionH>
                        <wp:positionV relativeFrom="paragraph">
                          <wp:posOffset>3318095</wp:posOffset>
                        </wp:positionV>
                        <wp:extent cx="205409" cy="178904"/>
                        <wp:effectExtent l="0" t="0" r="48895" b="37465"/>
                        <wp:wrapNone/>
                        <wp:docPr id="58" name="Straight Arrow Connector 58"/>
                        <wp:cNvGraphicFramePr/>
                        <a:graphic xmlns:a="http://schemas.openxmlformats.org/drawingml/2006/main">
                          <a:graphicData uri="http://schemas.microsoft.com/office/word/2010/wordprocessingShape">
                            <wps:wsp>
                              <wps:cNvCnPr/>
                              <wps:spPr>
                                <a:xfrm>
                                  <a:off x="0" y="0"/>
                                  <a:ext cx="205409" cy="17890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9A912" id="Straight Arrow Connector 58" o:spid="_x0000_s1026" type="#_x0000_t32" style="position:absolute;margin-left:55.8pt;margin-top:261.25pt;width:16.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" strokecolor="red" strokeweight=".5pt">
                        <v:stroke endarrow="block" joinstyle="miter"/>
                      </v:shape>
                    </w:pict>
                  </mc:Fallback>
                </mc:AlternateContent>
              </w:r>
              <w:r w:rsidRPr="00824396">
                <w:rPr>
                  <w:rFonts w:cstheme="minorHAnsi"/>
                  <w:noProof/>
                </w:rPr>
                <mc:AlternateContent>
                  <mc:Choice Requires="wps">
                    <w:drawing>
                      <wp:anchor distT="0" distB="0" distL="114300" distR="114300" simplePos="0" relativeHeight="251673600" behindDoc="0" locked="0" layoutInCell="1" allowOverlap="1" wp14:anchorId="12C763F1" wp14:editId="54DE855D">
                        <wp:simplePos x="0" y="0"/>
                        <wp:positionH relativeFrom="column">
                          <wp:posOffset>839685</wp:posOffset>
                        </wp:positionH>
                        <wp:positionV relativeFrom="paragraph">
                          <wp:posOffset>3432572</wp:posOffset>
                        </wp:positionV>
                        <wp:extent cx="1736702" cy="291547"/>
                        <wp:effectExtent l="0" t="0" r="16510" b="13335"/>
                        <wp:wrapNone/>
                        <wp:docPr id="57" name="Oval 57"/>
                        <wp:cNvGraphicFramePr/>
                        <a:graphic xmlns:a="http://schemas.openxmlformats.org/drawingml/2006/main">
                          <a:graphicData uri="http://schemas.microsoft.com/office/word/2010/wordprocessingShape">
                            <wps:wsp>
                              <wps:cNvSpPr/>
                              <wps:spPr>
                                <a:xfrm>
                                  <a:off x="0" y="0"/>
                                  <a:ext cx="1736702" cy="29154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6E3FA" id="Oval 57" o:spid="_x0000_s1026" style="position:absolute;margin-left:66.1pt;margin-top:270.3pt;width:136.75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" filled="f" strokecolor="red" strokeweight="1pt">
                        <v:stroke joinstyle="miter"/>
                      </v:oval>
                    </w:pict>
                  </mc:Fallback>
                </mc:AlternateContent>
              </w:r>
            </w:ins>
            <w:ins w:id="2118" w:author="David Solomon" w:date="2018-02-02T17:04:00Z">
              <w:r w:rsidRPr="006E1689">
                <w:rPr>
                  <w:noProof/>
                </w:rPr>
                <w:drawing>
                  <wp:inline distT="0" distB="0" distL="0" distR="0" wp14:anchorId="316F4C82" wp14:editId="4C29916A">
                    <wp:extent cx="4858161" cy="3917315"/>
                    <wp:effectExtent l="0" t="0" r="635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62507" cy="3920820"/>
                            </a:xfrm>
                            <a:prstGeom prst="rect">
                              <a:avLst/>
                            </a:prstGeom>
                          </pic:spPr>
                        </pic:pic>
                      </a:graphicData>
                    </a:graphic>
                  </wp:inline>
                </w:drawing>
              </w:r>
            </w:ins>
          </w:p>
          <w:p w14:paraId="5ED2D5A2" w14:textId="595A9E2A" w:rsidR="006E1689" w:rsidRDefault="006E1689" w:rsidP="00A24E6C">
            <w:pPr>
              <w:pStyle w:val="ListParagraph"/>
              <w:ind w:left="1183"/>
              <w:rPr>
                <w:ins w:id="2119" w:author="David Solomon" w:date="2018-02-02T17:04:00Z"/>
              </w:rPr>
            </w:pPr>
          </w:p>
          <w:p w14:paraId="047283D5" w14:textId="77777777" w:rsidR="006E1689" w:rsidRPr="00A24E6C" w:rsidRDefault="006E1689" w:rsidP="00A24E6C">
            <w:pPr>
              <w:pStyle w:val="ListParagraph"/>
              <w:ind w:left="1183"/>
              <w:rPr>
                <w:rFonts w:cstheme="minorHAnsi"/>
              </w:rPr>
            </w:pPr>
          </w:p>
          <w:p w14:paraId="40511729" w14:textId="77777777" w:rsidR="00A24E6C" w:rsidRPr="00883307" w:rsidRDefault="00A24E6C" w:rsidP="00A24E6C">
            <w:pPr>
              <w:rPr>
                <w:rFonts w:cstheme="minorHAnsi"/>
                <w:highlight w:val="red"/>
              </w:rPr>
            </w:pPr>
          </w:p>
          <w:p w14:paraId="4B1A4999" w14:textId="61185400" w:rsidR="00DA1485" w:rsidRDefault="00DA1485" w:rsidP="00A24E6C">
            <w:pPr>
              <w:pStyle w:val="ListParagraph"/>
              <w:numPr>
                <w:ilvl w:val="0"/>
                <w:numId w:val="36"/>
              </w:numPr>
              <w:rPr>
                <w:ins w:id="2120" w:author="David Solomon" w:date="2018-01-29T10:49:00Z"/>
                <w:rFonts w:cstheme="minorHAnsi"/>
              </w:rPr>
            </w:pPr>
            <w:ins w:id="2121" w:author="David Solomon" w:date="2018-01-29T10:49:00Z">
              <w:r>
                <w:rPr>
                  <w:rFonts w:cstheme="minorHAnsi"/>
                </w:rPr>
                <w:t>Enter the following command to delete one of the Pods (it does not matter which one)</w:t>
              </w:r>
            </w:ins>
            <w:ins w:id="2122" w:author="David Solomon" w:date="2018-01-29T10:50:00Z">
              <w:r w:rsidR="00315127">
                <w:rPr>
                  <w:rFonts w:cstheme="minorHAnsi"/>
                </w:rPr>
                <w:t xml:space="preserve">.  Copy </w:t>
              </w:r>
              <w:r>
                <w:rPr>
                  <w:rFonts w:cstheme="minorHAnsi"/>
                </w:rPr>
                <w:t>the name from the output of the previous step.</w:t>
              </w:r>
            </w:ins>
          </w:p>
          <w:p w14:paraId="51DCB4E0" w14:textId="63C4CF45" w:rsidR="00DA1485" w:rsidRDefault="00DA1485">
            <w:pPr>
              <w:rPr>
                <w:ins w:id="2123" w:author="David Solomon" w:date="2018-01-29T10:49:00Z"/>
                <w:rFonts w:cstheme="minorHAnsi"/>
              </w:rPr>
              <w:pPrChange w:id="2124" w:author="David Solomon" w:date="2018-01-29T10:49:00Z">
                <w:pPr>
                  <w:pStyle w:val="ListParagraph"/>
                  <w:numPr>
                    <w:numId w:val="36"/>
                  </w:numPr>
                  <w:ind w:left="1183" w:hanging="360"/>
                </w:pPr>
              </w:pPrChange>
            </w:pPr>
          </w:p>
          <w:p w14:paraId="105082A1" w14:textId="4D35718F" w:rsidR="00DA1485" w:rsidRDefault="00DA1485">
            <w:pPr>
              <w:ind w:left="1183"/>
              <w:rPr>
                <w:ins w:id="2125" w:author="David Solomon" w:date="2018-01-29T10:49:00Z"/>
                <w:rFonts w:cstheme="minorHAnsi"/>
              </w:rPr>
              <w:pPrChange w:id="2126" w:author="David Solomon" w:date="2018-01-29T10:50:00Z">
                <w:pPr>
                  <w:pStyle w:val="ListParagraph"/>
                  <w:numPr>
                    <w:numId w:val="36"/>
                  </w:numPr>
                  <w:ind w:left="1183" w:hanging="360"/>
                </w:pPr>
              </w:pPrChange>
            </w:pPr>
            <w:ins w:id="2127" w:author="David Solomon" w:date="2018-01-29T10:50:00Z">
              <w:r>
                <w:rPr>
                  <w:rFonts w:cstheme="minorHAnsi"/>
                </w:rPr>
                <w:t xml:space="preserve">~$ </w:t>
              </w:r>
              <w:proofErr w:type="spellStart"/>
              <w:r>
                <w:rPr>
                  <w:rFonts w:cstheme="minorHAnsi"/>
                </w:rPr>
                <w:t>kubectl</w:t>
              </w:r>
              <w:proofErr w:type="spellEnd"/>
              <w:r>
                <w:rPr>
                  <w:rFonts w:cstheme="minorHAnsi"/>
                </w:rPr>
                <w:t xml:space="preserve"> delete pods </w:t>
              </w:r>
              <w:r w:rsidRPr="00DA1485">
                <w:rPr>
                  <w:rFonts w:cstheme="minorHAnsi"/>
                  <w:i/>
                  <w:rPrChange w:id="2128" w:author="David Solomon" w:date="2018-01-29T10:50:00Z">
                    <w:rPr>
                      <w:rFonts w:cstheme="minorHAnsi"/>
                    </w:rPr>
                  </w:rPrChange>
                </w:rPr>
                <w:t>&lt;the name of one of your Pods&gt;</w:t>
              </w:r>
              <w:r>
                <w:rPr>
                  <w:rFonts w:cstheme="minorHAnsi"/>
                </w:rPr>
                <w:t>.</w:t>
              </w:r>
            </w:ins>
          </w:p>
          <w:p w14:paraId="387A39A2" w14:textId="77777777" w:rsidR="00DA1485" w:rsidRPr="00DA1485" w:rsidRDefault="00DA1485">
            <w:pPr>
              <w:rPr>
                <w:ins w:id="2129" w:author="David Solomon" w:date="2018-01-29T10:49:00Z"/>
                <w:rFonts w:cstheme="minorHAnsi"/>
              </w:rPr>
              <w:pPrChange w:id="2130" w:author="David Solomon" w:date="2018-01-29T10:49:00Z">
                <w:pPr>
                  <w:pStyle w:val="ListParagraph"/>
                  <w:numPr>
                    <w:numId w:val="36"/>
                  </w:numPr>
                  <w:ind w:left="1183" w:hanging="360"/>
                </w:pPr>
              </w:pPrChange>
            </w:pPr>
          </w:p>
          <w:p w14:paraId="01F2473B" w14:textId="75632BDF" w:rsidR="00A24E6C" w:rsidRPr="00C93361" w:rsidDel="00D57E7D" w:rsidRDefault="00A24E6C">
            <w:pPr>
              <w:pStyle w:val="ListParagraph"/>
              <w:ind w:left="1183"/>
              <w:rPr>
                <w:del w:id="2131" w:author="David Solomon" w:date="2018-02-02T17:14:00Z"/>
              </w:rPr>
              <w:pPrChange w:id="2132" w:author="David Solomon" w:date="2018-02-02T17:08:00Z">
                <w:pPr>
                  <w:pStyle w:val="ListParagraph"/>
                  <w:numPr>
                    <w:numId w:val="36"/>
                  </w:numPr>
                  <w:ind w:left="1183" w:hanging="360"/>
                </w:pPr>
              </w:pPrChange>
            </w:pPr>
            <w:del w:id="2133" w:author="David Solomon" w:date="2018-02-02T17:05:00Z">
              <w:r w:rsidDel="006E1689">
                <w:rPr>
                  <w:rFonts w:cstheme="minorHAnsi"/>
                </w:rPr>
                <w:delText>Immediately return to and refresh the Kubernetes dashboard</w:delText>
              </w:r>
              <w:r w:rsidRPr="00891E8D" w:rsidDel="00C93361">
                <w:rPr>
                  <w:rFonts w:cstheme="minorHAnsi"/>
                </w:rPr>
                <w:delText xml:space="preserve">.  </w:delText>
              </w:r>
            </w:del>
            <w:del w:id="2134" w:author="David Solomon" w:date="2018-02-02T17:06:00Z">
              <w:r w:rsidRPr="00561A2B" w:rsidDel="00C93361">
                <w:rPr>
                  <w:rFonts w:cstheme="minorHAnsi"/>
                </w:rPr>
                <w:delText>While</w:delText>
              </w:r>
              <w:r w:rsidRPr="0029542E" w:rsidDel="00C93361">
                <w:rPr>
                  <w:rFonts w:cstheme="minorHAnsi"/>
                </w:rPr>
                <w:delText xml:space="preserve"> the container will only take a few seconds to recover, you may see the failure reflected as shown below</w:delText>
              </w:r>
            </w:del>
            <w:del w:id="2135" w:author="David Solomon" w:date="2018-01-29T10:52:00Z">
              <w:r w:rsidRPr="0029542E" w:rsidDel="00DA1485">
                <w:rPr>
                  <w:rFonts w:cstheme="minorHAnsi"/>
                </w:rPr>
                <w:delText>:</w:delText>
              </w:r>
            </w:del>
          </w:p>
          <w:p w14:paraId="67B12364" w14:textId="7E639BE0" w:rsidR="00A24E6C" w:rsidDel="00D57E7D" w:rsidRDefault="00A24E6C" w:rsidP="00A24E6C">
            <w:pPr>
              <w:rPr>
                <w:del w:id="2136" w:author="David Solomon" w:date="2018-02-02T17:14:00Z"/>
                <w:rFonts w:cstheme="minorHAnsi"/>
              </w:rPr>
            </w:pPr>
          </w:p>
          <w:p w14:paraId="3867F90D" w14:textId="3952F08D" w:rsidR="00A24E6C" w:rsidRPr="00A24E6C" w:rsidDel="00D57E7D" w:rsidRDefault="00A24E6C" w:rsidP="00A24E6C">
            <w:pPr>
              <w:jc w:val="center"/>
              <w:rPr>
                <w:del w:id="2137" w:author="David Solomon" w:date="2018-02-02T17:14:00Z"/>
                <w:rFonts w:cstheme="minorHAnsi"/>
              </w:rPr>
            </w:pPr>
            <w:del w:id="2138" w:author="David Solomon" w:date="2018-01-29T10:51:00Z">
              <w:r w:rsidRPr="0067316B" w:rsidDel="00DA1485">
                <w:rPr>
                  <w:noProof/>
                </w:rPr>
                <w:drawing>
                  <wp:inline distT="0" distB="0" distL="0" distR="0" wp14:anchorId="6B77CD05" wp14:editId="0914A507">
                    <wp:extent cx="5319008" cy="278509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56397" cy="2804669"/>
                            </a:xfrm>
                            <a:prstGeom prst="rect">
                              <a:avLst/>
                            </a:prstGeom>
                          </pic:spPr>
                        </pic:pic>
                      </a:graphicData>
                    </a:graphic>
                  </wp:inline>
                </w:drawing>
              </w:r>
            </w:del>
          </w:p>
          <w:p w14:paraId="35FDA99D" w14:textId="77777777" w:rsidR="00A24E6C" w:rsidRPr="00A24E6C" w:rsidDel="00DA1485" w:rsidRDefault="00A24E6C" w:rsidP="00A24E6C">
            <w:pPr>
              <w:rPr>
                <w:del w:id="2139" w:author="David Solomon" w:date="2018-01-29T10:53:00Z"/>
                <w:rFonts w:cstheme="minorHAnsi"/>
              </w:rPr>
            </w:pPr>
          </w:p>
          <w:p w14:paraId="0808AF71" w14:textId="77777777" w:rsidR="00804663" w:rsidDel="00DA1485" w:rsidRDefault="00804663" w:rsidP="003E3E5A">
            <w:pPr>
              <w:rPr>
                <w:del w:id="2140" w:author="David Solomon" w:date="2018-01-29T10:53:00Z"/>
                <w:rFonts w:cstheme="minorHAnsi"/>
              </w:rPr>
            </w:pPr>
          </w:p>
          <w:p w14:paraId="503F3A19" w14:textId="737250AF" w:rsidR="00804663" w:rsidDel="00DA1485" w:rsidRDefault="00804663" w:rsidP="003E3E5A">
            <w:pPr>
              <w:jc w:val="center"/>
              <w:rPr>
                <w:del w:id="2141" w:author="David Solomon" w:date="2018-01-29T10:53:00Z"/>
                <w:rFonts w:cstheme="minorHAnsi"/>
              </w:rPr>
            </w:pPr>
          </w:p>
          <w:p w14:paraId="04AEDB9C" w14:textId="77777777" w:rsidR="00804663" w:rsidRPr="0070389B" w:rsidDel="00DA1485" w:rsidRDefault="00804663" w:rsidP="003E3E5A">
            <w:pPr>
              <w:jc w:val="center"/>
              <w:rPr>
                <w:del w:id="2142" w:author="David Solomon" w:date="2018-01-29T10:53:00Z"/>
                <w:rFonts w:cstheme="minorHAnsi"/>
              </w:rPr>
            </w:pPr>
          </w:p>
          <w:p w14:paraId="432BA46C" w14:textId="038E39E5" w:rsidR="00804663" w:rsidRPr="00A31355" w:rsidRDefault="00804663" w:rsidP="00891E8D">
            <w:pPr>
              <w:jc w:val="center"/>
              <w:rPr>
                <w:rFonts w:cstheme="minorHAnsi"/>
                <w:b/>
                <w:u w:val="single"/>
              </w:rPr>
            </w:pPr>
          </w:p>
        </w:tc>
      </w:tr>
      <w:tr w:rsidR="00D57E7D" w:rsidRPr="00A31355" w14:paraId="79E1E40A" w14:textId="77777777" w:rsidTr="00143325">
        <w:trPr>
          <w:trHeight w:val="20"/>
          <w:ins w:id="2143" w:author="David Solomon" w:date="2018-02-02T17:12:00Z"/>
        </w:trPr>
        <w:tc>
          <w:tcPr>
            <w:tcW w:w="382" w:type="pct"/>
          </w:tcPr>
          <w:p w14:paraId="558799BC" w14:textId="69F64E4A" w:rsidR="00D57E7D" w:rsidRDefault="00D57E7D" w:rsidP="003E3E5A">
            <w:pPr>
              <w:jc w:val="center"/>
              <w:rPr>
                <w:ins w:id="2144" w:author="David Solomon" w:date="2018-02-02T17:12:00Z"/>
                <w:rFonts w:cstheme="minorHAnsi"/>
              </w:rPr>
            </w:pPr>
            <w:ins w:id="2145" w:author="David Solomon" w:date="2018-02-02T17:12:00Z">
              <w:r>
                <w:rPr>
                  <w:rFonts w:cstheme="minorHAnsi"/>
                </w:rPr>
                <w:lastRenderedPageBreak/>
                <w:t>4</w:t>
              </w:r>
            </w:ins>
          </w:p>
        </w:tc>
        <w:tc>
          <w:tcPr>
            <w:tcW w:w="4618" w:type="pct"/>
          </w:tcPr>
          <w:p w14:paraId="44BE3872" w14:textId="408DEBC3" w:rsidR="00D57E7D" w:rsidRDefault="00D57E7D" w:rsidP="00D57E7D">
            <w:pPr>
              <w:rPr>
                <w:ins w:id="2146" w:author="David Solomon" w:date="2018-02-02T17:13:00Z"/>
                <w:rFonts w:cstheme="minorHAnsi"/>
                <w:b/>
                <w:u w:val="single"/>
              </w:rPr>
            </w:pPr>
            <w:ins w:id="2147" w:author="David Solomon" w:date="2018-02-02T17:13:00Z">
              <w:r>
                <w:rPr>
                  <w:rFonts w:cstheme="minorHAnsi"/>
                  <w:b/>
                  <w:u w:val="single"/>
                </w:rPr>
                <w:t>Observe that the Cluster Recovers from the Failure</w:t>
              </w:r>
            </w:ins>
          </w:p>
          <w:p w14:paraId="4E5FCDB2" w14:textId="77777777" w:rsidR="00D57E7D" w:rsidRDefault="00D57E7D" w:rsidP="00D57E7D">
            <w:pPr>
              <w:pStyle w:val="ListParagraph"/>
              <w:numPr>
                <w:ilvl w:val="0"/>
                <w:numId w:val="47"/>
              </w:numPr>
              <w:rPr>
                <w:ins w:id="2148" w:author="David Solomon" w:date="2018-02-02T17:14:00Z"/>
                <w:rFonts w:cstheme="minorHAnsi"/>
              </w:rPr>
            </w:pPr>
            <w:ins w:id="2149" w:author="David Solomon" w:date="2018-02-02T17:14:00Z">
              <w:r>
                <w:rPr>
                  <w:rFonts w:cstheme="minorHAnsi"/>
                </w:rPr>
                <w:t xml:space="preserve">Wait approximately 30 seconds and run the following command again and notice that one of the pods now has a different name.  This is because when we deleted the other pod, the </w:t>
              </w:r>
              <w:proofErr w:type="spellStart"/>
              <w:r>
                <w:rPr>
                  <w:rFonts w:cstheme="minorHAnsi"/>
                </w:rPr>
                <w:t>ReplicaSet</w:t>
              </w:r>
              <w:proofErr w:type="spellEnd"/>
              <w:r>
                <w:rPr>
                  <w:rFonts w:cstheme="minorHAnsi"/>
                </w:rPr>
                <w:t xml:space="preserve"> rules immediately ensured that a new pod was created to ensure continuity, reliability, and quality of servicing the application.</w:t>
              </w:r>
            </w:ins>
          </w:p>
          <w:p w14:paraId="4C63001A" w14:textId="77777777" w:rsidR="00D57E7D" w:rsidRDefault="00D57E7D" w:rsidP="00D57E7D">
            <w:pPr>
              <w:rPr>
                <w:ins w:id="2150" w:author="David Solomon" w:date="2018-02-02T17:14:00Z"/>
                <w:rFonts w:cstheme="minorHAnsi"/>
              </w:rPr>
            </w:pPr>
          </w:p>
          <w:p w14:paraId="0D07C881" w14:textId="77777777" w:rsidR="00D57E7D" w:rsidRDefault="00D57E7D" w:rsidP="00D57E7D">
            <w:pPr>
              <w:pStyle w:val="ListParagraph"/>
              <w:ind w:left="1183"/>
              <w:rPr>
                <w:ins w:id="2151" w:author="David Solomon" w:date="2018-02-02T17:14:00Z"/>
              </w:rPr>
            </w:pPr>
            <w:ins w:id="2152" w:author="David Solomon" w:date="2018-02-02T17:14:00Z">
              <w:r>
                <w:rPr>
                  <w:rFonts w:cstheme="minorHAnsi"/>
                </w:rPr>
                <w:t xml:space="preserve">~$ </w:t>
              </w:r>
              <w:proofErr w:type="spellStart"/>
              <w:r>
                <w:t>kubectl</w:t>
              </w:r>
              <w:proofErr w:type="spellEnd"/>
              <w:r>
                <w:t xml:space="preserve"> get pods</w:t>
              </w:r>
            </w:ins>
          </w:p>
          <w:p w14:paraId="7EA3B548" w14:textId="77777777" w:rsidR="00D57E7D" w:rsidRDefault="00D57E7D" w:rsidP="00D57E7D">
            <w:pPr>
              <w:pStyle w:val="ListParagraph"/>
              <w:ind w:left="1183"/>
              <w:rPr>
                <w:ins w:id="2153" w:author="David Solomon" w:date="2018-02-02T17:14:00Z"/>
              </w:rPr>
            </w:pPr>
          </w:p>
          <w:p w14:paraId="696E82BD" w14:textId="7560B223" w:rsidR="00D57E7D" w:rsidRPr="00A81EC1" w:rsidRDefault="00D57E7D">
            <w:pPr>
              <w:pStyle w:val="ListParagraph"/>
              <w:ind w:left="0"/>
              <w:jc w:val="center"/>
              <w:rPr>
                <w:ins w:id="2154" w:author="David Solomon" w:date="2018-02-02T17:14:00Z"/>
              </w:rPr>
              <w:pPrChange w:id="2155" w:author="David Solomon" w:date="2018-02-02T17:14:00Z">
                <w:pPr>
                  <w:pStyle w:val="ListParagraph"/>
                  <w:ind w:left="1183"/>
                </w:pPr>
              </w:pPrChange>
            </w:pPr>
            <w:ins w:id="2156" w:author="David Solomon" w:date="2018-02-02T17:14:00Z">
              <w:r w:rsidRPr="00545CE8">
                <w:rPr>
                  <w:rFonts w:cstheme="minorHAnsi"/>
                  <w:noProof/>
                </w:rPr>
                <w:lastRenderedPageBreak/>
                <w:drawing>
                  <wp:inline distT="0" distB="0" distL="0" distR="0" wp14:anchorId="199EE77F" wp14:editId="0023B381">
                    <wp:extent cx="5943600" cy="27114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1145"/>
                            </a:xfrm>
                            <a:prstGeom prst="rect">
                              <a:avLst/>
                            </a:prstGeom>
                          </pic:spPr>
                        </pic:pic>
                      </a:graphicData>
                    </a:graphic>
                  </wp:inline>
                </w:drawing>
              </w:r>
            </w:ins>
          </w:p>
          <w:p w14:paraId="4E219870" w14:textId="297CDCF4" w:rsidR="00D57E7D" w:rsidRPr="00D57E7D" w:rsidRDefault="00D57E7D" w:rsidP="00A24E6C">
            <w:pPr>
              <w:rPr>
                <w:ins w:id="2157" w:author="David Solomon" w:date="2018-02-02T17:12:00Z"/>
                <w:rFonts w:cstheme="minorHAnsi"/>
                <w:rPrChange w:id="2158" w:author="David Solomon" w:date="2018-02-02T17:14:00Z">
                  <w:rPr>
                    <w:ins w:id="2159" w:author="David Solomon" w:date="2018-02-02T17:12:00Z"/>
                    <w:rFonts w:cstheme="minorHAnsi"/>
                    <w:b/>
                    <w:u w:val="single"/>
                  </w:rPr>
                </w:rPrChange>
              </w:rPr>
            </w:pPr>
          </w:p>
        </w:tc>
      </w:tr>
      <w:tr w:rsidR="00804663" w:rsidRPr="00A31355" w:rsidDel="00143325" w14:paraId="600B93B9" w14:textId="4BFFDEE7" w:rsidTr="00143325">
        <w:trPr>
          <w:trHeight w:val="20"/>
          <w:del w:id="2160" w:author="David Solomon" w:date="2018-02-02T17:09:00Z"/>
          <w:trPrChange w:id="2161" w:author="David Solomon" w:date="2018-02-02T17:09:00Z">
            <w:trPr>
              <w:trHeight w:val="20"/>
            </w:trPr>
          </w:trPrChange>
        </w:trPr>
        <w:tc>
          <w:tcPr>
            <w:tcW w:w="382" w:type="pct"/>
            <w:tcPrChange w:id="2162" w:author="David Solomon" w:date="2018-02-02T17:09:00Z">
              <w:tcPr>
                <w:tcW w:w="385" w:type="pct"/>
              </w:tcPr>
            </w:tcPrChange>
          </w:tcPr>
          <w:p w14:paraId="1491BBDB" w14:textId="30D9314A" w:rsidR="00804663" w:rsidRPr="00A31355" w:rsidDel="00143325" w:rsidRDefault="00804663" w:rsidP="003E3E5A">
            <w:pPr>
              <w:jc w:val="center"/>
              <w:rPr>
                <w:del w:id="2163" w:author="David Solomon" w:date="2018-02-02T17:09:00Z"/>
                <w:rFonts w:cstheme="minorHAnsi"/>
              </w:rPr>
            </w:pPr>
            <w:del w:id="2164" w:author="David Solomon" w:date="2018-02-02T17:09:00Z">
              <w:r w:rsidRPr="00A31355" w:rsidDel="00143325">
                <w:rPr>
                  <w:rFonts w:cstheme="minorHAnsi"/>
                </w:rPr>
                <w:lastRenderedPageBreak/>
                <w:delText>3</w:delText>
              </w:r>
            </w:del>
          </w:p>
        </w:tc>
        <w:tc>
          <w:tcPr>
            <w:tcW w:w="4618" w:type="pct"/>
            <w:tcPrChange w:id="2165" w:author="David Solomon" w:date="2018-02-02T17:09:00Z">
              <w:tcPr>
                <w:tcW w:w="4615" w:type="pct"/>
              </w:tcPr>
            </w:tcPrChange>
          </w:tcPr>
          <w:p w14:paraId="3B1694C8" w14:textId="0307168F" w:rsidR="005D1BB6" w:rsidDel="00143325" w:rsidRDefault="005D1BB6" w:rsidP="005D1BB6">
            <w:pPr>
              <w:rPr>
                <w:del w:id="2166" w:author="David Solomon" w:date="2018-02-02T17:09:00Z"/>
                <w:rFonts w:cstheme="minorHAnsi"/>
                <w:b/>
                <w:u w:val="single"/>
              </w:rPr>
            </w:pPr>
            <w:del w:id="2167" w:author="David Solomon" w:date="2018-02-02T17:09:00Z">
              <w:r w:rsidDel="00143325">
                <w:rPr>
                  <w:rFonts w:cstheme="minorHAnsi"/>
                  <w:b/>
                  <w:u w:val="single"/>
                </w:rPr>
                <w:delText>Observe how quickly the cluster recovers from the failure</w:delText>
              </w:r>
            </w:del>
          </w:p>
          <w:p w14:paraId="6C567FCA" w14:textId="17449E7B" w:rsidR="005D1BB6" w:rsidDel="00143325" w:rsidRDefault="005D1BB6" w:rsidP="005D1BB6">
            <w:pPr>
              <w:rPr>
                <w:del w:id="2168" w:author="David Solomon" w:date="2018-02-02T17:09:00Z"/>
                <w:rFonts w:cstheme="minorHAnsi"/>
                <w:b/>
                <w:u w:val="single"/>
              </w:rPr>
            </w:pPr>
          </w:p>
          <w:p w14:paraId="4D715EFE" w14:textId="3F7B136A" w:rsidR="005D1BB6" w:rsidDel="00143325" w:rsidRDefault="005D1BB6">
            <w:pPr>
              <w:pStyle w:val="ListParagraph"/>
              <w:numPr>
                <w:ilvl w:val="0"/>
                <w:numId w:val="44"/>
              </w:numPr>
              <w:rPr>
                <w:del w:id="2169" w:author="David Solomon" w:date="2018-02-02T17:09:00Z"/>
                <w:rFonts w:cstheme="minorHAnsi"/>
              </w:rPr>
              <w:pPrChange w:id="2170" w:author="David Solomon" w:date="2018-01-29T10:54:00Z">
                <w:pPr>
                  <w:pStyle w:val="ListParagraph"/>
                  <w:numPr>
                    <w:numId w:val="36"/>
                  </w:numPr>
                  <w:ind w:left="1183" w:hanging="360"/>
                </w:pPr>
              </w:pPrChange>
            </w:pPr>
            <w:del w:id="2171" w:author="David Solomon" w:date="2018-01-29T10:55:00Z">
              <w:r w:rsidDel="00DA1485">
                <w:rPr>
                  <w:rFonts w:cstheme="minorHAnsi"/>
                </w:rPr>
                <w:delText>R</w:delText>
              </w:r>
            </w:del>
            <w:del w:id="2172" w:author="David Solomon" w:date="2018-02-02T17:09:00Z">
              <w:r w:rsidDel="00143325">
                <w:rPr>
                  <w:rFonts w:cstheme="minorHAnsi"/>
                </w:rPr>
                <w:delText xml:space="preserve">efresh the dashboard page again.  Notice that the status is now green again, and </w:delText>
              </w:r>
            </w:del>
            <w:del w:id="2173" w:author="David Solomon" w:date="2018-01-29T10:55:00Z">
              <w:r w:rsidDel="00DA1485">
                <w:rPr>
                  <w:rFonts w:cstheme="minorHAnsi"/>
                </w:rPr>
                <w:delText>the webserver deployment is now again running</w:delText>
              </w:r>
            </w:del>
            <w:del w:id="2174" w:author="David Solomon" w:date="2018-02-02T17:09:00Z">
              <w:r w:rsidDel="00143325">
                <w:rPr>
                  <w:rFonts w:cstheme="minorHAnsi"/>
                </w:rPr>
                <w:delText>.</w:delText>
              </w:r>
            </w:del>
          </w:p>
          <w:p w14:paraId="77C255B4" w14:textId="6FA4A717" w:rsidR="005D1BB6" w:rsidDel="00143325" w:rsidRDefault="005D1BB6" w:rsidP="005D1BB6">
            <w:pPr>
              <w:rPr>
                <w:del w:id="2175" w:author="David Solomon" w:date="2018-02-02T17:09:00Z"/>
                <w:rFonts w:cstheme="minorHAnsi"/>
              </w:rPr>
            </w:pPr>
          </w:p>
          <w:p w14:paraId="654F89E2" w14:textId="3E8089CF" w:rsidR="005D1BB6" w:rsidDel="00143325" w:rsidRDefault="005D1BB6" w:rsidP="005D1BB6">
            <w:pPr>
              <w:jc w:val="center"/>
              <w:rPr>
                <w:del w:id="2176" w:author="David Solomon" w:date="2018-02-02T17:09:00Z"/>
                <w:rFonts w:cstheme="minorHAnsi"/>
              </w:rPr>
            </w:pPr>
            <w:del w:id="2177" w:author="David Solomon" w:date="2018-01-29T10:55:00Z">
              <w:r w:rsidRPr="0067316B" w:rsidDel="00DA1485">
                <w:rPr>
                  <w:noProof/>
                </w:rPr>
                <w:drawing>
                  <wp:inline distT="0" distB="0" distL="0" distR="0" wp14:anchorId="663E2BF6" wp14:editId="11A24A74">
                    <wp:extent cx="5107021" cy="25535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10907" cy="2555454"/>
                            </a:xfrm>
                            <a:prstGeom prst="rect">
                              <a:avLst/>
                            </a:prstGeom>
                          </pic:spPr>
                        </pic:pic>
                      </a:graphicData>
                    </a:graphic>
                  </wp:inline>
                </w:drawing>
              </w:r>
            </w:del>
          </w:p>
          <w:p w14:paraId="35FAF239" w14:textId="64339BB8" w:rsidR="005D1BB6" w:rsidRPr="005D1BB6" w:rsidDel="00143325" w:rsidRDefault="005D1BB6" w:rsidP="005D1BB6">
            <w:pPr>
              <w:jc w:val="center"/>
              <w:rPr>
                <w:del w:id="2178" w:author="David Solomon" w:date="2018-02-02T17:09:00Z"/>
                <w:rFonts w:cstheme="minorHAnsi"/>
              </w:rPr>
            </w:pPr>
          </w:p>
          <w:p w14:paraId="7689CFF8" w14:textId="3BFCF055" w:rsidR="005D1BB6" w:rsidDel="00B64491" w:rsidRDefault="005D1BB6">
            <w:pPr>
              <w:pStyle w:val="ListParagraph"/>
              <w:numPr>
                <w:ilvl w:val="0"/>
                <w:numId w:val="44"/>
              </w:numPr>
              <w:rPr>
                <w:del w:id="2179" w:author="David Solomon" w:date="2018-01-29T10:57:00Z"/>
                <w:rFonts w:cstheme="minorHAnsi"/>
              </w:rPr>
              <w:pPrChange w:id="2180" w:author="David Solomon" w:date="2018-01-29T10:54:00Z">
                <w:pPr>
                  <w:pStyle w:val="ListParagraph"/>
                  <w:numPr>
                    <w:numId w:val="36"/>
                  </w:numPr>
                  <w:ind w:left="1183" w:hanging="360"/>
                </w:pPr>
              </w:pPrChange>
            </w:pPr>
            <w:del w:id="2181" w:author="David Solomon" w:date="2018-01-29T10:57:00Z">
              <w:r w:rsidDel="00B64491">
                <w:rPr>
                  <w:rFonts w:cstheme="minorHAnsi"/>
                </w:rPr>
                <w:delText>We can also observe this behavior by entering the following command and noting that the container ID for “</w:delText>
              </w:r>
            </w:del>
            <w:del w:id="2182" w:author="David Solomon" w:date="2018-01-29T09:46:00Z">
              <w:r w:rsidDel="00F940A9">
                <w:rPr>
                  <w:rFonts w:cstheme="minorHAnsi"/>
                </w:rPr>
                <w:delText>httpd</w:delText>
              </w:r>
            </w:del>
            <w:del w:id="2183" w:author="David Solomon" w:date="2018-01-29T10:57:00Z">
              <w:r w:rsidDel="00B64491">
                <w:rPr>
                  <w:rFonts w:cstheme="minorHAnsi"/>
                </w:rPr>
                <w:delText>” is now different, indicating that the application has fully recovered as a new container.  However, since the exposing service has not changed, there is no change to how the application is accessed:</w:delText>
              </w:r>
            </w:del>
          </w:p>
          <w:p w14:paraId="51C2CB0F" w14:textId="5D9FA483" w:rsidR="00804663" w:rsidDel="00B64491" w:rsidRDefault="005D1BB6" w:rsidP="005D1BB6">
            <w:pPr>
              <w:pStyle w:val="ListParagraph"/>
              <w:ind w:left="1183"/>
              <w:rPr>
                <w:del w:id="2184" w:author="David Solomon" w:date="2018-01-29T10:57:00Z"/>
                <w:rFonts w:cstheme="minorHAnsi"/>
              </w:rPr>
            </w:pPr>
            <w:del w:id="2185" w:author="David Solomon" w:date="2018-01-29T10:57:00Z">
              <w:r w:rsidDel="00B64491">
                <w:rPr>
                  <w:rFonts w:cstheme="minorHAnsi"/>
                </w:rPr>
                <w:delText xml:space="preserve">~$ </w:delText>
              </w:r>
              <w:r w:rsidRPr="005D1BB6" w:rsidDel="00B64491">
                <w:rPr>
                  <w:rFonts w:cstheme="minorHAnsi"/>
                </w:rPr>
                <w:delText>docker ps</w:delText>
              </w:r>
            </w:del>
          </w:p>
          <w:p w14:paraId="7A065584" w14:textId="617E7949" w:rsidR="005D1BB6" w:rsidRPr="005D1BB6" w:rsidDel="00143325" w:rsidRDefault="005D1BB6" w:rsidP="00B64491">
            <w:pPr>
              <w:pStyle w:val="ListParagraph"/>
              <w:ind w:left="1183"/>
              <w:rPr>
                <w:del w:id="2186" w:author="David Solomon" w:date="2018-02-02T17:09:00Z"/>
                <w:rFonts w:cstheme="minorHAnsi"/>
              </w:rPr>
            </w:pPr>
          </w:p>
        </w:tc>
      </w:tr>
    </w:tbl>
    <w:p w14:paraId="372F1A44" w14:textId="77777777" w:rsidR="00804663" w:rsidDel="00545CE8" w:rsidRDefault="00804663" w:rsidP="00804663">
      <w:pPr>
        <w:pStyle w:val="Heading2"/>
        <w:rPr>
          <w:del w:id="2187" w:author="David Solomon" w:date="2018-02-02T17:11:00Z"/>
        </w:rPr>
      </w:pPr>
    </w:p>
    <w:p w14:paraId="250F786C" w14:textId="65300EC1" w:rsidR="00804663" w:rsidRDefault="009E6AB0" w:rsidP="00804663">
      <w:pPr>
        <w:pStyle w:val="Heading2"/>
      </w:pPr>
      <w:bookmarkStart w:id="2188" w:name="_Toc505356162"/>
      <w:r>
        <w:t>Section</w:t>
      </w:r>
      <w:ins w:id="2189" w:author="David Solomon" w:date="2018-01-29T10:57:00Z">
        <w:r w:rsidR="00891E8D">
          <w:t xml:space="preserve"> </w:t>
        </w:r>
      </w:ins>
      <w:ins w:id="2190" w:author="David Solomon" w:date="2018-02-02T17:33:00Z">
        <w:r w:rsidR="00891E8D">
          <w:t>5</w:t>
        </w:r>
      </w:ins>
      <w:del w:id="2191" w:author="David Solomon" w:date="2018-01-29T10:57:00Z">
        <w:r w:rsidDel="00B64491">
          <w:delText xml:space="preserve"> 7</w:delText>
        </w:r>
      </w:del>
      <w:r w:rsidR="00804663">
        <w:t>: Lab Summary</w:t>
      </w:r>
      <w:bookmarkEnd w:id="2188"/>
    </w:p>
    <w:p w14:paraId="5D8B9948" w14:textId="77777777" w:rsidR="00804663" w:rsidRDefault="00804663" w:rsidP="00804663"/>
    <w:p w14:paraId="2733BCDD" w14:textId="4E4F7615" w:rsidR="005D1BB6" w:rsidRDefault="005D1BB6" w:rsidP="005D1BB6">
      <w:r>
        <w:t>In this section, you learned how Kubernetes can quickly recover from a</w:t>
      </w:r>
      <w:del w:id="2192" w:author="David Solomon" w:date="2018-01-29T10:57:00Z">
        <w:r w:rsidDel="00B64491">
          <w:delText>n</w:delText>
        </w:r>
      </w:del>
      <w:r>
        <w:t xml:space="preserve"> </w:t>
      </w:r>
      <w:del w:id="2193" w:author="David Solomon" w:date="2018-01-29T10:57:00Z">
        <w:r w:rsidDel="00B64491">
          <w:delText xml:space="preserve">application </w:delText>
        </w:r>
      </w:del>
      <w:ins w:id="2194" w:author="David Solomon" w:date="2018-01-29T10:57:00Z">
        <w:r w:rsidR="00B64491">
          <w:t xml:space="preserve">Pod </w:t>
        </w:r>
      </w:ins>
      <w:r>
        <w:t>failure.</w:t>
      </w:r>
    </w:p>
    <w:p w14:paraId="1DF3072A" w14:textId="77777777" w:rsidR="00804663" w:rsidRDefault="00804663" w:rsidP="00804663"/>
    <w:p w14:paraId="0F66A3E3" w14:textId="77777777" w:rsidR="00804663" w:rsidRDefault="00804663" w:rsidP="00804663"/>
    <w:p w14:paraId="6FA9F5D5" w14:textId="77777777" w:rsidR="00804663" w:rsidRPr="002B07C9" w:rsidRDefault="00804663" w:rsidP="00804663">
      <w:pPr>
        <w:rPr>
          <w:highlight w:val="red"/>
        </w:rPr>
      </w:pPr>
    </w:p>
    <w:p w14:paraId="6648D953" w14:textId="77777777" w:rsidR="00804663" w:rsidRPr="007722A6" w:rsidRDefault="00804663" w:rsidP="00804663"/>
    <w:p w14:paraId="20F039C9" w14:textId="77777777" w:rsidR="00804663" w:rsidRPr="002B07C9" w:rsidRDefault="00804663" w:rsidP="0042645C">
      <w:pPr>
        <w:rPr>
          <w:highlight w:val="red"/>
        </w:rPr>
      </w:pPr>
    </w:p>
    <w:p w14:paraId="6DE6285A" w14:textId="77777777" w:rsidR="0042645C" w:rsidRPr="007722A6" w:rsidRDefault="0042645C" w:rsidP="00D20FAD"/>
    <w:sectPr w:rsidR="0042645C" w:rsidRPr="007722A6" w:rsidSect="00C929AC">
      <w:headerReference w:type="default" r:id="rId97"/>
      <w:footerReference w:type="even" r:id="rId98"/>
      <w:footerReference w:type="default" r:id="rId99"/>
      <w:footerReference w:type="first" r:id="rId10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104CC" w14:textId="77777777" w:rsidR="00DC1683" w:rsidRDefault="00DC1683" w:rsidP="00E942C4">
      <w:r>
        <w:separator/>
      </w:r>
    </w:p>
  </w:endnote>
  <w:endnote w:type="continuationSeparator" w:id="0">
    <w:p w14:paraId="7077F552" w14:textId="77777777" w:rsidR="00DC1683" w:rsidRDefault="00DC1683" w:rsidP="00E94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2BFED" w14:textId="77777777" w:rsidR="000477E3" w:rsidRDefault="000477E3" w:rsidP="008652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09D8B0" w14:textId="77777777" w:rsidR="000477E3" w:rsidRDefault="000477E3" w:rsidP="00C929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F58A8" w14:textId="568F354E" w:rsidR="000477E3" w:rsidRDefault="000477E3" w:rsidP="008652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4968D090" w14:textId="62FAF6F1" w:rsidR="000477E3" w:rsidRPr="00C22563" w:rsidRDefault="000477E3" w:rsidP="00C929AC">
    <w:pPr>
      <w:pStyle w:val="Footer"/>
      <w:ind w:right="360"/>
      <w:rPr>
        <w:rFonts w:cs="Calibri"/>
      </w:rPr>
    </w:pPr>
    <w:r>
      <w:rPr>
        <w:noProof/>
      </w:rPr>
      <mc:AlternateContent>
        <mc:Choice Requires="wps">
          <w:drawing>
            <wp:anchor distT="0" distB="0" distL="114300" distR="114300" simplePos="0" relativeHeight="251659264" behindDoc="1" locked="0" layoutInCell="1" allowOverlap="1" wp14:anchorId="19F9C893" wp14:editId="1E907C95">
              <wp:simplePos x="0" y="0"/>
              <wp:positionH relativeFrom="page">
                <wp:posOffset>-60325</wp:posOffset>
              </wp:positionH>
              <wp:positionV relativeFrom="paragraph">
                <wp:posOffset>302260</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274960"/>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0301DF5" id="Rectangle 1244" o:spid="_x0000_s1026" style="position:absolute;margin-left:-4.75pt;margin-top:23.8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" fillcolor="#274960" stroked="f">
              <w10:wrap anchorx="page"/>
            </v:rect>
          </w:pict>
        </mc:Fallback>
      </mc:AlternateContent>
    </w:r>
    <w:r w:rsidRPr="00C22563">
      <w:rPr>
        <w:rFonts w:cs="Calibri"/>
      </w:rPr>
      <w:t>© Copyright IBM Corp. 201</w:t>
    </w:r>
    <w:r>
      <w:rPr>
        <w:rFonts w:cs="Calibri"/>
      </w:rPr>
      <w:t>8</w:t>
    </w:r>
    <w:r w:rsidRPr="00C22563">
      <w:rPr>
        <w:rFonts w:cs="Calibri"/>
      </w:rPr>
      <w:t>. All rights reserved</w:t>
    </w:r>
  </w:p>
  <w:p w14:paraId="5516129B" w14:textId="77777777" w:rsidR="000477E3" w:rsidRPr="00C22563" w:rsidRDefault="000477E3" w:rsidP="004A137C">
    <w:pPr>
      <w:pStyle w:val="Footer"/>
      <w:ind w:right="360"/>
      <w:rPr>
        <w:rFonts w:cs="Calibri"/>
      </w:rPr>
    </w:pPr>
  </w:p>
  <w:p w14:paraId="4AD4AC89" w14:textId="77777777" w:rsidR="000477E3" w:rsidRPr="00C22563" w:rsidRDefault="000477E3">
    <w:pPr>
      <w:pStyle w:val="Footer"/>
      <w:rPr>
        <w:rFonts w:cs="Calibri"/>
      </w:rPr>
    </w:pPr>
  </w:p>
  <w:p w14:paraId="5BEBD0A5" w14:textId="77777777" w:rsidR="000477E3" w:rsidRPr="00C22563" w:rsidRDefault="000477E3">
    <w:pPr>
      <w:pStyle w:val="Footer"/>
      <w:rPr>
        <w:rFonts w:cs="Calibri"/>
      </w:rPr>
    </w:pPr>
  </w:p>
  <w:p w14:paraId="00B031B9" w14:textId="77777777" w:rsidR="000477E3" w:rsidRPr="00C22563" w:rsidRDefault="000477E3">
    <w:pPr>
      <w:pStyle w:val="Footer"/>
      <w:rPr>
        <w:rFonts w:cs="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C3C92" w14:textId="77777777" w:rsidR="000477E3" w:rsidRDefault="000477E3">
    <w:pPr>
      <w:pStyle w:val="Footer"/>
    </w:pPr>
  </w:p>
  <w:p w14:paraId="38DC7FB9" w14:textId="509DD239" w:rsidR="000477E3" w:rsidRPr="00927DDF" w:rsidRDefault="000477E3" w:rsidP="00927DDF">
    <w:pPr>
      <w:pStyle w:val="Footer"/>
      <w:ind w:right="360"/>
      <w:rPr>
        <w:rFonts w:cs="Calibri"/>
      </w:rPr>
    </w:pPr>
    <w:r w:rsidRPr="00C22563">
      <w:rPr>
        <w:rFonts w:cs="Calibri"/>
      </w:rPr>
      <w:t>© Copyright IBM Corp. 201</w:t>
    </w:r>
    <w:ins w:id="2195" w:author="David Solomon" w:date="2018-01-29T14:57:00Z">
      <w:r>
        <w:rPr>
          <w:rFonts w:cs="Calibri"/>
        </w:rPr>
        <w:t>8</w:t>
      </w:r>
    </w:ins>
    <w:del w:id="2196" w:author="David Solomon" w:date="2018-01-29T14:57:00Z">
      <w:r w:rsidRPr="00C22563" w:rsidDel="00F80938">
        <w:rPr>
          <w:rFonts w:cs="Calibri"/>
        </w:rPr>
        <w:delText>7</w:delText>
      </w:r>
    </w:del>
    <w:r w:rsidRPr="00C22563">
      <w:rPr>
        <w:rFonts w:cs="Calibri"/>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DD7B0" w14:textId="77777777" w:rsidR="00DC1683" w:rsidRDefault="00DC1683" w:rsidP="00E942C4">
      <w:r>
        <w:separator/>
      </w:r>
    </w:p>
  </w:footnote>
  <w:footnote w:type="continuationSeparator" w:id="0">
    <w:p w14:paraId="495A4C3B" w14:textId="77777777" w:rsidR="00DC1683" w:rsidRDefault="00DC1683" w:rsidP="00E94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8D39D" w14:textId="77777777" w:rsidR="000477E3" w:rsidRPr="002D0B3B" w:rsidRDefault="000477E3" w:rsidP="00E942C4">
    <w:pPr>
      <w:pStyle w:val="Header"/>
      <w:ind w:left="90" w:right="-180"/>
      <w:jc w:val="right"/>
    </w:pPr>
    <w:r w:rsidRPr="002D0B3B">
      <w:rPr>
        <w:rFonts w:ascii="Times New Roman" w:hAnsi="Times New Roman"/>
        <w:noProof/>
      </w:rPr>
      <w:drawing>
        <wp:inline distT="0" distB="0" distL="0" distR="0" wp14:anchorId="39E44E69" wp14:editId="06A0F833">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685E7F23" wp14:editId="0C404DEA">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6C1AFE35" w14:textId="77777777" w:rsidR="000477E3" w:rsidRDefault="000477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D7191"/>
    <w:multiLevelType w:val="hybridMultilevel"/>
    <w:tmpl w:val="D85CCC9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43471A"/>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 w15:restartNumberingAfterBreak="0">
    <w:nsid w:val="0A71473B"/>
    <w:multiLevelType w:val="hybridMultilevel"/>
    <w:tmpl w:val="82B61E3C"/>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3" w15:restartNumberingAfterBreak="0">
    <w:nsid w:val="0D243FE1"/>
    <w:multiLevelType w:val="hybridMultilevel"/>
    <w:tmpl w:val="BFB88308"/>
    <w:lvl w:ilvl="0" w:tplc="04090019">
      <w:start w:val="1"/>
      <w:numFmt w:val="lowerLetter"/>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 w15:restartNumberingAfterBreak="0">
    <w:nsid w:val="0F5B3C2D"/>
    <w:multiLevelType w:val="hybridMultilevel"/>
    <w:tmpl w:val="2C2E6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B7928"/>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6" w15:restartNumberingAfterBreak="0">
    <w:nsid w:val="1A0D2A7E"/>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7" w15:restartNumberingAfterBreak="0">
    <w:nsid w:val="1A877615"/>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8" w15:restartNumberingAfterBreak="0">
    <w:nsid w:val="1ACE077E"/>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9" w15:restartNumberingAfterBreak="0">
    <w:nsid w:val="210E3C1F"/>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0" w15:restartNumberingAfterBreak="0">
    <w:nsid w:val="24575E84"/>
    <w:multiLevelType w:val="hybridMultilevel"/>
    <w:tmpl w:val="2D9C00A6"/>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11" w15:restartNumberingAfterBreak="0">
    <w:nsid w:val="25EA2EB1"/>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2" w15:restartNumberingAfterBreak="0">
    <w:nsid w:val="3041759A"/>
    <w:multiLevelType w:val="hybridMultilevel"/>
    <w:tmpl w:val="37D2E2A8"/>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3" w15:restartNumberingAfterBreak="0">
    <w:nsid w:val="308E006F"/>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4" w15:restartNumberingAfterBreak="0">
    <w:nsid w:val="30F26194"/>
    <w:multiLevelType w:val="hybridMultilevel"/>
    <w:tmpl w:val="E7C4CA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B437E"/>
    <w:multiLevelType w:val="hybridMultilevel"/>
    <w:tmpl w:val="C0F87982"/>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16" w15:restartNumberingAfterBreak="0">
    <w:nsid w:val="3A2D047F"/>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17" w15:restartNumberingAfterBreak="0">
    <w:nsid w:val="421A33B3"/>
    <w:multiLevelType w:val="multilevel"/>
    <w:tmpl w:val="032C2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26041"/>
    <w:multiLevelType w:val="hybridMultilevel"/>
    <w:tmpl w:val="A70CEA50"/>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19" w15:restartNumberingAfterBreak="0">
    <w:nsid w:val="46C118D2"/>
    <w:multiLevelType w:val="hybridMultilevel"/>
    <w:tmpl w:val="576E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662FB7"/>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1" w15:restartNumberingAfterBreak="0">
    <w:nsid w:val="4CB92066"/>
    <w:multiLevelType w:val="hybridMultilevel"/>
    <w:tmpl w:val="552AA2D4"/>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22" w15:restartNumberingAfterBreak="0">
    <w:nsid w:val="4EC93643"/>
    <w:multiLevelType w:val="hybridMultilevel"/>
    <w:tmpl w:val="B6601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095790"/>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4" w15:restartNumberingAfterBreak="0">
    <w:nsid w:val="57367DE2"/>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25" w15:restartNumberingAfterBreak="0">
    <w:nsid w:val="579A786D"/>
    <w:multiLevelType w:val="hybridMultilevel"/>
    <w:tmpl w:val="7A9E95EC"/>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26" w15:restartNumberingAfterBreak="0">
    <w:nsid w:val="59C514D7"/>
    <w:multiLevelType w:val="hybridMultilevel"/>
    <w:tmpl w:val="5B16DB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9B3CDD"/>
    <w:multiLevelType w:val="hybridMultilevel"/>
    <w:tmpl w:val="2494CA98"/>
    <w:lvl w:ilvl="0" w:tplc="32A2CDAA">
      <w:start w:val="1"/>
      <w:numFmt w:val="lowerLetter"/>
      <w:lvlText w:val="%1."/>
      <w:lvlJc w:val="left"/>
      <w:pPr>
        <w:ind w:left="823" w:hanging="360"/>
      </w:pPr>
      <w:rPr>
        <w:rFonts w:ascii="Arial" w:eastAsia="Arial" w:hAnsi="Arial" w:cs="Arial" w:hint="default"/>
        <w:spacing w:val="-1"/>
        <w:w w:val="88"/>
        <w:sz w:val="22"/>
        <w:szCs w:val="22"/>
      </w:rPr>
    </w:lvl>
    <w:lvl w:ilvl="1" w:tplc="6CAC7476">
      <w:numFmt w:val="bullet"/>
      <w:lvlText w:val="•"/>
      <w:lvlJc w:val="left"/>
      <w:pPr>
        <w:ind w:left="1604" w:hanging="360"/>
      </w:pPr>
      <w:rPr>
        <w:rFonts w:hint="default"/>
      </w:rPr>
    </w:lvl>
    <w:lvl w:ilvl="2" w:tplc="68FACF0E">
      <w:numFmt w:val="bullet"/>
      <w:lvlText w:val="•"/>
      <w:lvlJc w:val="left"/>
      <w:pPr>
        <w:ind w:left="2388" w:hanging="360"/>
      </w:pPr>
      <w:rPr>
        <w:rFonts w:hint="default"/>
      </w:rPr>
    </w:lvl>
    <w:lvl w:ilvl="3" w:tplc="DE889BAC">
      <w:numFmt w:val="bullet"/>
      <w:lvlText w:val="•"/>
      <w:lvlJc w:val="left"/>
      <w:pPr>
        <w:ind w:left="3173" w:hanging="360"/>
      </w:pPr>
      <w:rPr>
        <w:rFonts w:hint="default"/>
      </w:rPr>
    </w:lvl>
    <w:lvl w:ilvl="4" w:tplc="B386A66E">
      <w:numFmt w:val="bullet"/>
      <w:lvlText w:val="•"/>
      <w:lvlJc w:val="left"/>
      <w:pPr>
        <w:ind w:left="3957" w:hanging="360"/>
      </w:pPr>
      <w:rPr>
        <w:rFonts w:hint="default"/>
      </w:rPr>
    </w:lvl>
    <w:lvl w:ilvl="5" w:tplc="3EBC0886">
      <w:numFmt w:val="bullet"/>
      <w:lvlText w:val="•"/>
      <w:lvlJc w:val="left"/>
      <w:pPr>
        <w:ind w:left="4741" w:hanging="360"/>
      </w:pPr>
      <w:rPr>
        <w:rFonts w:hint="default"/>
      </w:rPr>
    </w:lvl>
    <w:lvl w:ilvl="6" w:tplc="55BEC2A6">
      <w:numFmt w:val="bullet"/>
      <w:lvlText w:val="•"/>
      <w:lvlJc w:val="left"/>
      <w:pPr>
        <w:ind w:left="5526" w:hanging="360"/>
      </w:pPr>
      <w:rPr>
        <w:rFonts w:hint="default"/>
      </w:rPr>
    </w:lvl>
    <w:lvl w:ilvl="7" w:tplc="D53CDC12">
      <w:numFmt w:val="bullet"/>
      <w:lvlText w:val="•"/>
      <w:lvlJc w:val="left"/>
      <w:pPr>
        <w:ind w:left="6310" w:hanging="360"/>
      </w:pPr>
      <w:rPr>
        <w:rFonts w:hint="default"/>
      </w:rPr>
    </w:lvl>
    <w:lvl w:ilvl="8" w:tplc="20D2849C">
      <w:numFmt w:val="bullet"/>
      <w:lvlText w:val="•"/>
      <w:lvlJc w:val="left"/>
      <w:pPr>
        <w:ind w:left="7094" w:hanging="360"/>
      </w:pPr>
      <w:rPr>
        <w:rFonts w:hint="default"/>
      </w:rPr>
    </w:lvl>
  </w:abstractNum>
  <w:abstractNum w:abstractNumId="28" w15:restartNumberingAfterBreak="0">
    <w:nsid w:val="61E3043A"/>
    <w:multiLevelType w:val="hybridMultilevel"/>
    <w:tmpl w:val="C8C251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8920E4"/>
    <w:multiLevelType w:val="hybridMultilevel"/>
    <w:tmpl w:val="F26A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52F26"/>
    <w:multiLevelType w:val="hybridMultilevel"/>
    <w:tmpl w:val="21BC8B4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B32C22"/>
    <w:multiLevelType w:val="hybridMultilevel"/>
    <w:tmpl w:val="453C5DA8"/>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32" w15:restartNumberingAfterBreak="0">
    <w:nsid w:val="68B952B5"/>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3" w15:restartNumberingAfterBreak="0">
    <w:nsid w:val="69496020"/>
    <w:multiLevelType w:val="hybridMultilevel"/>
    <w:tmpl w:val="FB62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5351FE"/>
    <w:multiLevelType w:val="hybridMultilevel"/>
    <w:tmpl w:val="BFC45BA0"/>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5" w15:restartNumberingAfterBreak="0">
    <w:nsid w:val="6AC724F3"/>
    <w:multiLevelType w:val="hybridMultilevel"/>
    <w:tmpl w:val="D224531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C840B3"/>
    <w:multiLevelType w:val="hybridMultilevel"/>
    <w:tmpl w:val="37D2E2A8"/>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37" w15:restartNumberingAfterBreak="0">
    <w:nsid w:val="6CE435A4"/>
    <w:multiLevelType w:val="hybridMultilevel"/>
    <w:tmpl w:val="C0F87982"/>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38" w15:restartNumberingAfterBreak="0">
    <w:nsid w:val="6D761473"/>
    <w:multiLevelType w:val="hybridMultilevel"/>
    <w:tmpl w:val="2D9C00A6"/>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39" w15:restartNumberingAfterBreak="0">
    <w:nsid w:val="6E4E78C2"/>
    <w:multiLevelType w:val="hybridMultilevel"/>
    <w:tmpl w:val="F7A4E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415E14"/>
    <w:multiLevelType w:val="hybridMultilevel"/>
    <w:tmpl w:val="D224531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3775ECF"/>
    <w:multiLevelType w:val="hybridMultilevel"/>
    <w:tmpl w:val="762860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4617F3B"/>
    <w:multiLevelType w:val="hybridMultilevel"/>
    <w:tmpl w:val="91D4F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F94BD2"/>
    <w:multiLevelType w:val="hybridMultilevel"/>
    <w:tmpl w:val="5656AD54"/>
    <w:lvl w:ilvl="0" w:tplc="C0784F5A">
      <w:start w:val="1"/>
      <w:numFmt w:val="lowerLetter"/>
      <w:lvlText w:val="%1."/>
      <w:lvlJc w:val="left"/>
      <w:pPr>
        <w:ind w:left="823" w:hanging="360"/>
      </w:pPr>
      <w:rPr>
        <w:rFonts w:ascii="Arial" w:eastAsia="Arial" w:hAnsi="Arial" w:cs="Arial" w:hint="default"/>
        <w:spacing w:val="-1"/>
        <w:w w:val="88"/>
        <w:sz w:val="22"/>
        <w:szCs w:val="22"/>
      </w:rPr>
    </w:lvl>
    <w:lvl w:ilvl="1" w:tplc="AA74C0C4">
      <w:numFmt w:val="bullet"/>
      <w:lvlText w:val="•"/>
      <w:lvlJc w:val="left"/>
      <w:pPr>
        <w:ind w:left="1604" w:hanging="360"/>
      </w:pPr>
      <w:rPr>
        <w:rFonts w:hint="default"/>
      </w:rPr>
    </w:lvl>
    <w:lvl w:ilvl="2" w:tplc="BF860CAA">
      <w:numFmt w:val="bullet"/>
      <w:lvlText w:val="•"/>
      <w:lvlJc w:val="left"/>
      <w:pPr>
        <w:ind w:left="2388" w:hanging="360"/>
      </w:pPr>
      <w:rPr>
        <w:rFonts w:hint="default"/>
      </w:rPr>
    </w:lvl>
    <w:lvl w:ilvl="3" w:tplc="432C7DB8">
      <w:numFmt w:val="bullet"/>
      <w:lvlText w:val="•"/>
      <w:lvlJc w:val="left"/>
      <w:pPr>
        <w:ind w:left="3173" w:hanging="360"/>
      </w:pPr>
      <w:rPr>
        <w:rFonts w:hint="default"/>
      </w:rPr>
    </w:lvl>
    <w:lvl w:ilvl="4" w:tplc="8DC8AB44">
      <w:numFmt w:val="bullet"/>
      <w:lvlText w:val="•"/>
      <w:lvlJc w:val="left"/>
      <w:pPr>
        <w:ind w:left="3957" w:hanging="360"/>
      </w:pPr>
      <w:rPr>
        <w:rFonts w:hint="default"/>
      </w:rPr>
    </w:lvl>
    <w:lvl w:ilvl="5" w:tplc="F0C2E28A">
      <w:numFmt w:val="bullet"/>
      <w:lvlText w:val="•"/>
      <w:lvlJc w:val="left"/>
      <w:pPr>
        <w:ind w:left="4741" w:hanging="360"/>
      </w:pPr>
      <w:rPr>
        <w:rFonts w:hint="default"/>
      </w:rPr>
    </w:lvl>
    <w:lvl w:ilvl="6" w:tplc="6FA44D96">
      <w:numFmt w:val="bullet"/>
      <w:lvlText w:val="•"/>
      <w:lvlJc w:val="left"/>
      <w:pPr>
        <w:ind w:left="5526" w:hanging="360"/>
      </w:pPr>
      <w:rPr>
        <w:rFonts w:hint="default"/>
      </w:rPr>
    </w:lvl>
    <w:lvl w:ilvl="7" w:tplc="E070A3B4">
      <w:numFmt w:val="bullet"/>
      <w:lvlText w:val="•"/>
      <w:lvlJc w:val="left"/>
      <w:pPr>
        <w:ind w:left="6310" w:hanging="360"/>
      </w:pPr>
      <w:rPr>
        <w:rFonts w:hint="default"/>
      </w:rPr>
    </w:lvl>
    <w:lvl w:ilvl="8" w:tplc="D5C2FE60">
      <w:numFmt w:val="bullet"/>
      <w:lvlText w:val="•"/>
      <w:lvlJc w:val="left"/>
      <w:pPr>
        <w:ind w:left="7094" w:hanging="360"/>
      </w:pPr>
      <w:rPr>
        <w:rFonts w:hint="default"/>
      </w:rPr>
    </w:lvl>
  </w:abstractNum>
  <w:abstractNum w:abstractNumId="44" w15:restartNumberingAfterBreak="0">
    <w:nsid w:val="78896DC2"/>
    <w:multiLevelType w:val="hybridMultilevel"/>
    <w:tmpl w:val="E1D2E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A5128C"/>
    <w:multiLevelType w:val="hybridMultilevel"/>
    <w:tmpl w:val="C0F87982"/>
    <w:lvl w:ilvl="0" w:tplc="04090019">
      <w:start w:val="1"/>
      <w:numFmt w:val="lowerLetter"/>
      <w:lvlText w:val="%1."/>
      <w:lvlJc w:val="left"/>
      <w:pPr>
        <w:ind w:left="1183" w:hanging="360"/>
      </w:pPr>
    </w:lvl>
    <w:lvl w:ilvl="1" w:tplc="04090019" w:tentative="1">
      <w:start w:val="1"/>
      <w:numFmt w:val="lowerLetter"/>
      <w:lvlText w:val="%2."/>
      <w:lvlJc w:val="left"/>
      <w:pPr>
        <w:ind w:left="1903" w:hanging="360"/>
      </w:pPr>
    </w:lvl>
    <w:lvl w:ilvl="2" w:tplc="0409001B" w:tentative="1">
      <w:start w:val="1"/>
      <w:numFmt w:val="lowerRoman"/>
      <w:lvlText w:val="%3."/>
      <w:lvlJc w:val="right"/>
      <w:pPr>
        <w:ind w:left="2623" w:hanging="180"/>
      </w:pPr>
    </w:lvl>
    <w:lvl w:ilvl="3" w:tplc="0409000F" w:tentative="1">
      <w:start w:val="1"/>
      <w:numFmt w:val="decimal"/>
      <w:lvlText w:val="%4."/>
      <w:lvlJc w:val="left"/>
      <w:pPr>
        <w:ind w:left="3343" w:hanging="360"/>
      </w:pPr>
    </w:lvl>
    <w:lvl w:ilvl="4" w:tplc="04090019" w:tentative="1">
      <w:start w:val="1"/>
      <w:numFmt w:val="lowerLetter"/>
      <w:lvlText w:val="%5."/>
      <w:lvlJc w:val="left"/>
      <w:pPr>
        <w:ind w:left="4063" w:hanging="360"/>
      </w:pPr>
    </w:lvl>
    <w:lvl w:ilvl="5" w:tplc="0409001B" w:tentative="1">
      <w:start w:val="1"/>
      <w:numFmt w:val="lowerRoman"/>
      <w:lvlText w:val="%6."/>
      <w:lvlJc w:val="right"/>
      <w:pPr>
        <w:ind w:left="4783" w:hanging="180"/>
      </w:pPr>
    </w:lvl>
    <w:lvl w:ilvl="6" w:tplc="0409000F" w:tentative="1">
      <w:start w:val="1"/>
      <w:numFmt w:val="decimal"/>
      <w:lvlText w:val="%7."/>
      <w:lvlJc w:val="left"/>
      <w:pPr>
        <w:ind w:left="5503" w:hanging="360"/>
      </w:pPr>
    </w:lvl>
    <w:lvl w:ilvl="7" w:tplc="04090019" w:tentative="1">
      <w:start w:val="1"/>
      <w:numFmt w:val="lowerLetter"/>
      <w:lvlText w:val="%8."/>
      <w:lvlJc w:val="left"/>
      <w:pPr>
        <w:ind w:left="6223" w:hanging="360"/>
      </w:pPr>
    </w:lvl>
    <w:lvl w:ilvl="8" w:tplc="0409001B" w:tentative="1">
      <w:start w:val="1"/>
      <w:numFmt w:val="lowerRoman"/>
      <w:lvlText w:val="%9."/>
      <w:lvlJc w:val="right"/>
      <w:pPr>
        <w:ind w:left="6943" w:hanging="180"/>
      </w:pPr>
    </w:lvl>
  </w:abstractNum>
  <w:abstractNum w:abstractNumId="46" w15:restartNumberingAfterBreak="0">
    <w:nsid w:val="7CFC1531"/>
    <w:multiLevelType w:val="hybridMultilevel"/>
    <w:tmpl w:val="4B3CB412"/>
    <w:lvl w:ilvl="0" w:tplc="0409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34"/>
  </w:num>
  <w:num w:numId="4">
    <w:abstractNumId w:val="27"/>
  </w:num>
  <w:num w:numId="5">
    <w:abstractNumId w:val="25"/>
  </w:num>
  <w:num w:numId="6">
    <w:abstractNumId w:val="4"/>
  </w:num>
  <w:num w:numId="7">
    <w:abstractNumId w:val="42"/>
  </w:num>
  <w:num w:numId="8">
    <w:abstractNumId w:val="9"/>
  </w:num>
  <w:num w:numId="9">
    <w:abstractNumId w:val="11"/>
  </w:num>
  <w:num w:numId="10">
    <w:abstractNumId w:val="20"/>
  </w:num>
  <w:num w:numId="11">
    <w:abstractNumId w:val="6"/>
  </w:num>
  <w:num w:numId="12">
    <w:abstractNumId w:val="17"/>
  </w:num>
  <w:num w:numId="13">
    <w:abstractNumId w:val="29"/>
  </w:num>
  <w:num w:numId="14">
    <w:abstractNumId w:val="21"/>
  </w:num>
  <w:num w:numId="15">
    <w:abstractNumId w:val="19"/>
  </w:num>
  <w:num w:numId="16">
    <w:abstractNumId w:val="7"/>
  </w:num>
  <w:num w:numId="17">
    <w:abstractNumId w:val="5"/>
  </w:num>
  <w:num w:numId="18">
    <w:abstractNumId w:val="43"/>
  </w:num>
  <w:num w:numId="19">
    <w:abstractNumId w:val="13"/>
  </w:num>
  <w:num w:numId="20">
    <w:abstractNumId w:val="23"/>
  </w:num>
  <w:num w:numId="21">
    <w:abstractNumId w:val="1"/>
  </w:num>
  <w:num w:numId="22">
    <w:abstractNumId w:val="24"/>
  </w:num>
  <w:num w:numId="23">
    <w:abstractNumId w:val="12"/>
  </w:num>
  <w:num w:numId="24">
    <w:abstractNumId w:val="36"/>
  </w:num>
  <w:num w:numId="25">
    <w:abstractNumId w:val="8"/>
  </w:num>
  <w:num w:numId="26">
    <w:abstractNumId w:val="32"/>
  </w:num>
  <w:num w:numId="27">
    <w:abstractNumId w:val="16"/>
  </w:num>
  <w:num w:numId="28">
    <w:abstractNumId w:val="41"/>
  </w:num>
  <w:num w:numId="29">
    <w:abstractNumId w:val="35"/>
  </w:num>
  <w:num w:numId="30">
    <w:abstractNumId w:val="18"/>
  </w:num>
  <w:num w:numId="31">
    <w:abstractNumId w:val="31"/>
  </w:num>
  <w:num w:numId="32">
    <w:abstractNumId w:val="2"/>
  </w:num>
  <w:num w:numId="33">
    <w:abstractNumId w:val="10"/>
  </w:num>
  <w:num w:numId="34">
    <w:abstractNumId w:val="0"/>
  </w:num>
  <w:num w:numId="35">
    <w:abstractNumId w:val="40"/>
  </w:num>
  <w:num w:numId="36">
    <w:abstractNumId w:val="45"/>
  </w:num>
  <w:num w:numId="37">
    <w:abstractNumId w:val="38"/>
  </w:num>
  <w:num w:numId="38">
    <w:abstractNumId w:val="3"/>
  </w:num>
  <w:num w:numId="39">
    <w:abstractNumId w:val="39"/>
  </w:num>
  <w:num w:numId="40">
    <w:abstractNumId w:val="14"/>
  </w:num>
  <w:num w:numId="41">
    <w:abstractNumId w:val="46"/>
  </w:num>
  <w:num w:numId="42">
    <w:abstractNumId w:val="28"/>
  </w:num>
  <w:num w:numId="43">
    <w:abstractNumId w:val="30"/>
  </w:num>
  <w:num w:numId="44">
    <w:abstractNumId w:val="15"/>
  </w:num>
  <w:num w:numId="45">
    <w:abstractNumId w:val="44"/>
  </w:num>
  <w:num w:numId="46">
    <w:abstractNumId w:val="26"/>
  </w:num>
  <w:num w:numId="47">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Solomon">
    <w15:presenceInfo w15:providerId="Windows Live" w15:userId="4bdc0c184e5e41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74"/>
    <w:rsid w:val="00011342"/>
    <w:rsid w:val="0002321E"/>
    <w:rsid w:val="00023808"/>
    <w:rsid w:val="000477E3"/>
    <w:rsid w:val="00053A09"/>
    <w:rsid w:val="00082074"/>
    <w:rsid w:val="000A1AC7"/>
    <w:rsid w:val="000A200B"/>
    <w:rsid w:val="000B19EB"/>
    <w:rsid w:val="000C289D"/>
    <w:rsid w:val="000D18B7"/>
    <w:rsid w:val="000D4110"/>
    <w:rsid w:val="000D5DC3"/>
    <w:rsid w:val="000D60B7"/>
    <w:rsid w:val="000F47FA"/>
    <w:rsid w:val="000F6C7D"/>
    <w:rsid w:val="0010466A"/>
    <w:rsid w:val="00121781"/>
    <w:rsid w:val="00143325"/>
    <w:rsid w:val="001436F0"/>
    <w:rsid w:val="0015174B"/>
    <w:rsid w:val="001577C9"/>
    <w:rsid w:val="00167C5F"/>
    <w:rsid w:val="00185157"/>
    <w:rsid w:val="00190A6F"/>
    <w:rsid w:val="001925F9"/>
    <w:rsid w:val="00194EA1"/>
    <w:rsid w:val="001A1647"/>
    <w:rsid w:val="001A6117"/>
    <w:rsid w:val="001D4D74"/>
    <w:rsid w:val="001E40AB"/>
    <w:rsid w:val="0022407E"/>
    <w:rsid w:val="00230446"/>
    <w:rsid w:val="00230E53"/>
    <w:rsid w:val="002318ED"/>
    <w:rsid w:val="002340BC"/>
    <w:rsid w:val="00237415"/>
    <w:rsid w:val="00241DF9"/>
    <w:rsid w:val="002434AC"/>
    <w:rsid w:val="00256550"/>
    <w:rsid w:val="00261E5E"/>
    <w:rsid w:val="0027586B"/>
    <w:rsid w:val="00294D94"/>
    <w:rsid w:val="0029542E"/>
    <w:rsid w:val="002A242E"/>
    <w:rsid w:val="002A24F9"/>
    <w:rsid w:val="002B07C9"/>
    <w:rsid w:val="002C399D"/>
    <w:rsid w:val="002F7E0B"/>
    <w:rsid w:val="00315127"/>
    <w:rsid w:val="00317112"/>
    <w:rsid w:val="0032075E"/>
    <w:rsid w:val="0033257D"/>
    <w:rsid w:val="00332D76"/>
    <w:rsid w:val="00336DDC"/>
    <w:rsid w:val="00351167"/>
    <w:rsid w:val="003566AD"/>
    <w:rsid w:val="00361D6A"/>
    <w:rsid w:val="003705DE"/>
    <w:rsid w:val="00371565"/>
    <w:rsid w:val="0037724E"/>
    <w:rsid w:val="00387B3D"/>
    <w:rsid w:val="003918E7"/>
    <w:rsid w:val="003947A0"/>
    <w:rsid w:val="003B3FA2"/>
    <w:rsid w:val="003B4D18"/>
    <w:rsid w:val="003D3DE1"/>
    <w:rsid w:val="003D655E"/>
    <w:rsid w:val="003D6EB0"/>
    <w:rsid w:val="003E3E5A"/>
    <w:rsid w:val="003E6844"/>
    <w:rsid w:val="003F32CD"/>
    <w:rsid w:val="0040219C"/>
    <w:rsid w:val="0042645C"/>
    <w:rsid w:val="00431C3D"/>
    <w:rsid w:val="00434A9D"/>
    <w:rsid w:val="004416A5"/>
    <w:rsid w:val="00445B83"/>
    <w:rsid w:val="004467B8"/>
    <w:rsid w:val="00446EC8"/>
    <w:rsid w:val="0046143E"/>
    <w:rsid w:val="00463B5D"/>
    <w:rsid w:val="00466A61"/>
    <w:rsid w:val="004726C1"/>
    <w:rsid w:val="00474C65"/>
    <w:rsid w:val="0048586E"/>
    <w:rsid w:val="00486AF4"/>
    <w:rsid w:val="004937CA"/>
    <w:rsid w:val="004A137C"/>
    <w:rsid w:val="004A25E9"/>
    <w:rsid w:val="004A6E79"/>
    <w:rsid w:val="004B36EF"/>
    <w:rsid w:val="004B7126"/>
    <w:rsid w:val="004C3EAF"/>
    <w:rsid w:val="004D2D5D"/>
    <w:rsid w:val="004D475A"/>
    <w:rsid w:val="004D5649"/>
    <w:rsid w:val="004E180E"/>
    <w:rsid w:val="004F2A5D"/>
    <w:rsid w:val="0050452E"/>
    <w:rsid w:val="00504E05"/>
    <w:rsid w:val="00533CEA"/>
    <w:rsid w:val="0054493F"/>
    <w:rsid w:val="00545CE8"/>
    <w:rsid w:val="0056177E"/>
    <w:rsid w:val="00561A2B"/>
    <w:rsid w:val="00563DE3"/>
    <w:rsid w:val="00586664"/>
    <w:rsid w:val="00586A6C"/>
    <w:rsid w:val="005A05D1"/>
    <w:rsid w:val="005A1602"/>
    <w:rsid w:val="005B5C57"/>
    <w:rsid w:val="005C5FC2"/>
    <w:rsid w:val="005D002C"/>
    <w:rsid w:val="005D1BB6"/>
    <w:rsid w:val="005D5EC7"/>
    <w:rsid w:val="005D6371"/>
    <w:rsid w:val="005E1908"/>
    <w:rsid w:val="005E222E"/>
    <w:rsid w:val="005E2AE3"/>
    <w:rsid w:val="005F1E76"/>
    <w:rsid w:val="006000DB"/>
    <w:rsid w:val="00600B37"/>
    <w:rsid w:val="00604DFB"/>
    <w:rsid w:val="0061398A"/>
    <w:rsid w:val="00613B9A"/>
    <w:rsid w:val="006140FA"/>
    <w:rsid w:val="0061508A"/>
    <w:rsid w:val="00630D88"/>
    <w:rsid w:val="00631F1D"/>
    <w:rsid w:val="00635BB7"/>
    <w:rsid w:val="00640557"/>
    <w:rsid w:val="0065272E"/>
    <w:rsid w:val="00654677"/>
    <w:rsid w:val="00654A99"/>
    <w:rsid w:val="00657EE1"/>
    <w:rsid w:val="00670859"/>
    <w:rsid w:val="00671DF7"/>
    <w:rsid w:val="00680EFB"/>
    <w:rsid w:val="00684A81"/>
    <w:rsid w:val="00686211"/>
    <w:rsid w:val="006925D3"/>
    <w:rsid w:val="00692EA2"/>
    <w:rsid w:val="00697FD5"/>
    <w:rsid w:val="006B0B2D"/>
    <w:rsid w:val="006B2FF5"/>
    <w:rsid w:val="006C2265"/>
    <w:rsid w:val="006D033C"/>
    <w:rsid w:val="006D3569"/>
    <w:rsid w:val="006E1689"/>
    <w:rsid w:val="006E49F5"/>
    <w:rsid w:val="006E7C26"/>
    <w:rsid w:val="006F6843"/>
    <w:rsid w:val="006F6BC4"/>
    <w:rsid w:val="00701499"/>
    <w:rsid w:val="0070389B"/>
    <w:rsid w:val="00716D79"/>
    <w:rsid w:val="007239D7"/>
    <w:rsid w:val="00742503"/>
    <w:rsid w:val="00755D43"/>
    <w:rsid w:val="00770DDE"/>
    <w:rsid w:val="007722A6"/>
    <w:rsid w:val="0079323F"/>
    <w:rsid w:val="007A5DD7"/>
    <w:rsid w:val="007B0698"/>
    <w:rsid w:val="007B5AEB"/>
    <w:rsid w:val="007E39AE"/>
    <w:rsid w:val="007E5E10"/>
    <w:rsid w:val="007E5E7B"/>
    <w:rsid w:val="007F6083"/>
    <w:rsid w:val="007F67D2"/>
    <w:rsid w:val="00801DF5"/>
    <w:rsid w:val="00804663"/>
    <w:rsid w:val="008078EB"/>
    <w:rsid w:val="00824396"/>
    <w:rsid w:val="0082440E"/>
    <w:rsid w:val="008259E1"/>
    <w:rsid w:val="00827B6C"/>
    <w:rsid w:val="0083240E"/>
    <w:rsid w:val="008426D5"/>
    <w:rsid w:val="00853CF0"/>
    <w:rsid w:val="008626BF"/>
    <w:rsid w:val="00865233"/>
    <w:rsid w:val="00874452"/>
    <w:rsid w:val="00881E11"/>
    <w:rsid w:val="0088377E"/>
    <w:rsid w:val="00883F07"/>
    <w:rsid w:val="00885B24"/>
    <w:rsid w:val="00887903"/>
    <w:rsid w:val="00891E8D"/>
    <w:rsid w:val="0089559A"/>
    <w:rsid w:val="008A1799"/>
    <w:rsid w:val="008B0E1A"/>
    <w:rsid w:val="008C54E1"/>
    <w:rsid w:val="008C7735"/>
    <w:rsid w:val="008D3A91"/>
    <w:rsid w:val="008F3A03"/>
    <w:rsid w:val="00910AFA"/>
    <w:rsid w:val="00927DDF"/>
    <w:rsid w:val="00957A96"/>
    <w:rsid w:val="00964CB6"/>
    <w:rsid w:val="0097037B"/>
    <w:rsid w:val="009900C6"/>
    <w:rsid w:val="009947D2"/>
    <w:rsid w:val="009A1B6A"/>
    <w:rsid w:val="009A5EDB"/>
    <w:rsid w:val="009B06A4"/>
    <w:rsid w:val="009B69C8"/>
    <w:rsid w:val="009B6F89"/>
    <w:rsid w:val="009C042E"/>
    <w:rsid w:val="009C28C4"/>
    <w:rsid w:val="009D0FDD"/>
    <w:rsid w:val="009D313C"/>
    <w:rsid w:val="009D6098"/>
    <w:rsid w:val="009E32CB"/>
    <w:rsid w:val="009E6AB0"/>
    <w:rsid w:val="00A16C9C"/>
    <w:rsid w:val="00A21199"/>
    <w:rsid w:val="00A24E6C"/>
    <w:rsid w:val="00A263ED"/>
    <w:rsid w:val="00A31355"/>
    <w:rsid w:val="00A519E1"/>
    <w:rsid w:val="00A56292"/>
    <w:rsid w:val="00A60AB3"/>
    <w:rsid w:val="00A618CF"/>
    <w:rsid w:val="00A61E35"/>
    <w:rsid w:val="00A75E41"/>
    <w:rsid w:val="00A823E8"/>
    <w:rsid w:val="00A845FC"/>
    <w:rsid w:val="00A8479E"/>
    <w:rsid w:val="00A90B2A"/>
    <w:rsid w:val="00A93869"/>
    <w:rsid w:val="00AA5862"/>
    <w:rsid w:val="00AB764C"/>
    <w:rsid w:val="00AC6F20"/>
    <w:rsid w:val="00AD1B51"/>
    <w:rsid w:val="00AE3E8C"/>
    <w:rsid w:val="00AE4928"/>
    <w:rsid w:val="00B000D4"/>
    <w:rsid w:val="00B205CA"/>
    <w:rsid w:val="00B26C56"/>
    <w:rsid w:val="00B27672"/>
    <w:rsid w:val="00B33FA8"/>
    <w:rsid w:val="00B361EF"/>
    <w:rsid w:val="00B43843"/>
    <w:rsid w:val="00B464E1"/>
    <w:rsid w:val="00B51B3C"/>
    <w:rsid w:val="00B55051"/>
    <w:rsid w:val="00B62BDE"/>
    <w:rsid w:val="00B64491"/>
    <w:rsid w:val="00B676EE"/>
    <w:rsid w:val="00B7121D"/>
    <w:rsid w:val="00B72454"/>
    <w:rsid w:val="00BA325E"/>
    <w:rsid w:val="00BA3868"/>
    <w:rsid w:val="00BB2F84"/>
    <w:rsid w:val="00BB732D"/>
    <w:rsid w:val="00BB7CB9"/>
    <w:rsid w:val="00BC19F6"/>
    <w:rsid w:val="00BC6CBB"/>
    <w:rsid w:val="00BF2D8E"/>
    <w:rsid w:val="00BF415A"/>
    <w:rsid w:val="00C01880"/>
    <w:rsid w:val="00C112E7"/>
    <w:rsid w:val="00C17558"/>
    <w:rsid w:val="00C21FEE"/>
    <w:rsid w:val="00C22563"/>
    <w:rsid w:val="00C33DF0"/>
    <w:rsid w:val="00C34985"/>
    <w:rsid w:val="00C40F51"/>
    <w:rsid w:val="00C472E3"/>
    <w:rsid w:val="00C50DD0"/>
    <w:rsid w:val="00C53258"/>
    <w:rsid w:val="00C5766C"/>
    <w:rsid w:val="00C60572"/>
    <w:rsid w:val="00C71279"/>
    <w:rsid w:val="00C7412B"/>
    <w:rsid w:val="00C76CE2"/>
    <w:rsid w:val="00C81D1E"/>
    <w:rsid w:val="00C929AC"/>
    <w:rsid w:val="00C92FA7"/>
    <w:rsid w:val="00C93361"/>
    <w:rsid w:val="00CC0C04"/>
    <w:rsid w:val="00CC784C"/>
    <w:rsid w:val="00CD6E5E"/>
    <w:rsid w:val="00D10832"/>
    <w:rsid w:val="00D20FAD"/>
    <w:rsid w:val="00D22E68"/>
    <w:rsid w:val="00D37B2E"/>
    <w:rsid w:val="00D50AE6"/>
    <w:rsid w:val="00D57E7D"/>
    <w:rsid w:val="00D6575B"/>
    <w:rsid w:val="00D662D4"/>
    <w:rsid w:val="00D70A3A"/>
    <w:rsid w:val="00D762A2"/>
    <w:rsid w:val="00D77E56"/>
    <w:rsid w:val="00D80C18"/>
    <w:rsid w:val="00D87E3A"/>
    <w:rsid w:val="00D923EC"/>
    <w:rsid w:val="00D94C99"/>
    <w:rsid w:val="00DA098E"/>
    <w:rsid w:val="00DA0F55"/>
    <w:rsid w:val="00DA1485"/>
    <w:rsid w:val="00DA7131"/>
    <w:rsid w:val="00DB1A87"/>
    <w:rsid w:val="00DC1683"/>
    <w:rsid w:val="00DC308E"/>
    <w:rsid w:val="00DD2AB5"/>
    <w:rsid w:val="00DE391C"/>
    <w:rsid w:val="00DE5246"/>
    <w:rsid w:val="00DE7E7C"/>
    <w:rsid w:val="00DF27A8"/>
    <w:rsid w:val="00E13C63"/>
    <w:rsid w:val="00E61F84"/>
    <w:rsid w:val="00E62854"/>
    <w:rsid w:val="00E653DC"/>
    <w:rsid w:val="00E73D38"/>
    <w:rsid w:val="00E754D5"/>
    <w:rsid w:val="00E77E7B"/>
    <w:rsid w:val="00E851A0"/>
    <w:rsid w:val="00E8532F"/>
    <w:rsid w:val="00E92649"/>
    <w:rsid w:val="00E942C4"/>
    <w:rsid w:val="00EA4A71"/>
    <w:rsid w:val="00ED224D"/>
    <w:rsid w:val="00ED4DFF"/>
    <w:rsid w:val="00EE1B59"/>
    <w:rsid w:val="00EE4845"/>
    <w:rsid w:val="00EF5866"/>
    <w:rsid w:val="00F22F3D"/>
    <w:rsid w:val="00F44042"/>
    <w:rsid w:val="00F4451C"/>
    <w:rsid w:val="00F479B7"/>
    <w:rsid w:val="00F574EC"/>
    <w:rsid w:val="00F5790D"/>
    <w:rsid w:val="00F60419"/>
    <w:rsid w:val="00F64FDF"/>
    <w:rsid w:val="00F741F0"/>
    <w:rsid w:val="00F80938"/>
    <w:rsid w:val="00F80CA8"/>
    <w:rsid w:val="00F87707"/>
    <w:rsid w:val="00F940A9"/>
    <w:rsid w:val="00F97E51"/>
    <w:rsid w:val="00FA3537"/>
    <w:rsid w:val="00FA463F"/>
    <w:rsid w:val="00FA5A5D"/>
    <w:rsid w:val="00FC7D44"/>
    <w:rsid w:val="00FD0460"/>
    <w:rsid w:val="00FD771E"/>
    <w:rsid w:val="00FE442B"/>
    <w:rsid w:val="00FF3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19A3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71"/>
    <w:pPr>
      <w:keepNext/>
      <w:keepLines/>
      <w:spacing w:before="240"/>
      <w:jc w:val="right"/>
      <w:outlineLvl w:val="0"/>
    </w:pPr>
    <w:rPr>
      <w:rFonts w:asciiTheme="majorHAnsi" w:eastAsiaTheme="majorEastAsia" w:hAnsiTheme="majorHAnsi" w:cstheme="majorBidi"/>
      <w:b/>
      <w:color w:val="27495F" w:themeColor="accent1"/>
      <w:sz w:val="32"/>
      <w:szCs w:val="32"/>
    </w:rPr>
  </w:style>
  <w:style w:type="paragraph" w:styleId="Heading2">
    <w:name w:val="heading 2"/>
    <w:basedOn w:val="Normal"/>
    <w:next w:val="Normal"/>
    <w:link w:val="Heading2Char"/>
    <w:uiPriority w:val="9"/>
    <w:unhideWhenUsed/>
    <w:qFormat/>
    <w:rsid w:val="00640557"/>
    <w:pPr>
      <w:keepNext/>
      <w:keepLines/>
      <w:spacing w:before="40"/>
      <w:outlineLvl w:val="1"/>
    </w:pPr>
    <w:rPr>
      <w:rFonts w:asciiTheme="majorHAnsi" w:eastAsiaTheme="majorEastAsia" w:hAnsiTheme="majorHAnsi" w:cstheme="majorBidi"/>
      <w:b/>
      <w:color w:val="27495F" w:themeColor="accen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2C4"/>
    <w:pPr>
      <w:tabs>
        <w:tab w:val="center" w:pos="4680"/>
        <w:tab w:val="right" w:pos="9360"/>
      </w:tabs>
    </w:pPr>
  </w:style>
  <w:style w:type="character" w:customStyle="1" w:styleId="HeaderChar">
    <w:name w:val="Header Char"/>
    <w:basedOn w:val="DefaultParagraphFont"/>
    <w:link w:val="Header"/>
    <w:uiPriority w:val="99"/>
    <w:rsid w:val="00E942C4"/>
  </w:style>
  <w:style w:type="paragraph" w:styleId="Footer">
    <w:name w:val="footer"/>
    <w:basedOn w:val="Normal"/>
    <w:link w:val="FooterChar"/>
    <w:uiPriority w:val="99"/>
    <w:unhideWhenUsed/>
    <w:rsid w:val="00E942C4"/>
    <w:pPr>
      <w:tabs>
        <w:tab w:val="center" w:pos="4680"/>
        <w:tab w:val="right" w:pos="9360"/>
      </w:tabs>
    </w:pPr>
  </w:style>
  <w:style w:type="character" w:customStyle="1" w:styleId="FooterChar">
    <w:name w:val="Footer Char"/>
    <w:basedOn w:val="DefaultParagraphFont"/>
    <w:link w:val="Footer"/>
    <w:uiPriority w:val="99"/>
    <w:rsid w:val="00E942C4"/>
  </w:style>
  <w:style w:type="paragraph" w:customStyle="1" w:styleId="p1">
    <w:name w:val="p1"/>
    <w:basedOn w:val="Normal"/>
    <w:rsid w:val="00827B6C"/>
    <w:rPr>
      <w:rFonts w:ascii="Helvetica" w:hAnsi="Helvetica"/>
      <w:sz w:val="12"/>
      <w:szCs w:val="12"/>
    </w:rPr>
  </w:style>
  <w:style w:type="paragraph" w:customStyle="1" w:styleId="TableParagraph">
    <w:name w:val="Table Paragraph"/>
    <w:basedOn w:val="Normal"/>
    <w:uiPriority w:val="1"/>
    <w:qFormat/>
    <w:rsid w:val="00F80CA8"/>
    <w:pPr>
      <w:widowControl w:val="0"/>
      <w:autoSpaceDE w:val="0"/>
      <w:autoSpaceDN w:val="0"/>
    </w:pPr>
    <w:rPr>
      <w:rFonts w:ascii="Arial" w:eastAsia="Arial" w:hAnsi="Arial" w:cs="Arial"/>
      <w:color w:val="27495F" w:themeColor="accent1"/>
      <w:szCs w:val="22"/>
    </w:rPr>
  </w:style>
  <w:style w:type="character" w:customStyle="1" w:styleId="Heading1Char">
    <w:name w:val="Heading 1 Char"/>
    <w:basedOn w:val="DefaultParagraphFont"/>
    <w:link w:val="Heading1"/>
    <w:uiPriority w:val="9"/>
    <w:rsid w:val="00EA4A71"/>
    <w:rPr>
      <w:rFonts w:asciiTheme="majorHAnsi" w:eastAsiaTheme="majorEastAsia" w:hAnsiTheme="majorHAnsi" w:cstheme="majorBidi"/>
      <w:b/>
      <w:color w:val="27495F" w:themeColor="accent1"/>
      <w:sz w:val="32"/>
      <w:szCs w:val="32"/>
    </w:rPr>
  </w:style>
  <w:style w:type="paragraph" w:styleId="TOCHeading">
    <w:name w:val="TOC Heading"/>
    <w:basedOn w:val="Heading1"/>
    <w:next w:val="Normal"/>
    <w:uiPriority w:val="39"/>
    <w:unhideWhenUsed/>
    <w:qFormat/>
    <w:rsid w:val="001577C9"/>
    <w:pPr>
      <w:spacing w:before="480" w:line="276" w:lineRule="auto"/>
      <w:outlineLvl w:val="9"/>
    </w:pPr>
    <w:rPr>
      <w:b w:val="0"/>
      <w:bCs/>
      <w:sz w:val="28"/>
      <w:szCs w:val="28"/>
    </w:rPr>
  </w:style>
  <w:style w:type="paragraph" w:styleId="TOC1">
    <w:name w:val="toc 1"/>
    <w:basedOn w:val="Normal"/>
    <w:next w:val="Normal"/>
    <w:autoRedefine/>
    <w:uiPriority w:val="39"/>
    <w:unhideWhenUsed/>
    <w:rsid w:val="001577C9"/>
    <w:pPr>
      <w:spacing w:before="120"/>
    </w:pPr>
    <w:rPr>
      <w:rFonts w:cstheme="minorHAnsi"/>
      <w:b/>
      <w:bCs/>
    </w:rPr>
  </w:style>
  <w:style w:type="paragraph" w:styleId="TOC2">
    <w:name w:val="toc 2"/>
    <w:basedOn w:val="Normal"/>
    <w:next w:val="Normal"/>
    <w:autoRedefine/>
    <w:uiPriority w:val="39"/>
    <w:unhideWhenUsed/>
    <w:rsid w:val="001577C9"/>
    <w:pPr>
      <w:ind w:left="240"/>
    </w:pPr>
    <w:rPr>
      <w:rFonts w:cstheme="minorHAnsi"/>
      <w:b/>
      <w:bCs/>
      <w:sz w:val="22"/>
      <w:szCs w:val="22"/>
    </w:rPr>
  </w:style>
  <w:style w:type="paragraph" w:styleId="TOC3">
    <w:name w:val="toc 3"/>
    <w:basedOn w:val="Normal"/>
    <w:next w:val="Normal"/>
    <w:autoRedefine/>
    <w:uiPriority w:val="39"/>
    <w:semiHidden/>
    <w:unhideWhenUsed/>
    <w:rsid w:val="001577C9"/>
    <w:pPr>
      <w:ind w:left="480"/>
    </w:pPr>
    <w:rPr>
      <w:rFonts w:cstheme="minorHAnsi"/>
      <w:sz w:val="22"/>
      <w:szCs w:val="22"/>
    </w:rPr>
  </w:style>
  <w:style w:type="paragraph" w:styleId="TOC4">
    <w:name w:val="toc 4"/>
    <w:basedOn w:val="Normal"/>
    <w:next w:val="Normal"/>
    <w:autoRedefine/>
    <w:uiPriority w:val="39"/>
    <w:semiHidden/>
    <w:unhideWhenUsed/>
    <w:rsid w:val="001577C9"/>
    <w:pPr>
      <w:ind w:left="720"/>
    </w:pPr>
    <w:rPr>
      <w:rFonts w:cstheme="minorHAnsi"/>
      <w:sz w:val="20"/>
      <w:szCs w:val="20"/>
    </w:rPr>
  </w:style>
  <w:style w:type="paragraph" w:styleId="TOC5">
    <w:name w:val="toc 5"/>
    <w:basedOn w:val="Normal"/>
    <w:next w:val="Normal"/>
    <w:autoRedefine/>
    <w:uiPriority w:val="39"/>
    <w:semiHidden/>
    <w:unhideWhenUsed/>
    <w:rsid w:val="001577C9"/>
    <w:pPr>
      <w:ind w:left="960"/>
    </w:pPr>
    <w:rPr>
      <w:rFonts w:cstheme="minorHAnsi"/>
      <w:sz w:val="20"/>
      <w:szCs w:val="20"/>
    </w:rPr>
  </w:style>
  <w:style w:type="paragraph" w:styleId="TOC6">
    <w:name w:val="toc 6"/>
    <w:basedOn w:val="Normal"/>
    <w:next w:val="Normal"/>
    <w:autoRedefine/>
    <w:uiPriority w:val="39"/>
    <w:semiHidden/>
    <w:unhideWhenUsed/>
    <w:rsid w:val="001577C9"/>
    <w:pPr>
      <w:ind w:left="1200"/>
    </w:pPr>
    <w:rPr>
      <w:rFonts w:cstheme="minorHAnsi"/>
      <w:sz w:val="20"/>
      <w:szCs w:val="20"/>
    </w:rPr>
  </w:style>
  <w:style w:type="paragraph" w:styleId="TOC7">
    <w:name w:val="toc 7"/>
    <w:basedOn w:val="Normal"/>
    <w:next w:val="Normal"/>
    <w:autoRedefine/>
    <w:uiPriority w:val="39"/>
    <w:semiHidden/>
    <w:unhideWhenUsed/>
    <w:rsid w:val="001577C9"/>
    <w:pPr>
      <w:ind w:left="1440"/>
    </w:pPr>
    <w:rPr>
      <w:rFonts w:cstheme="minorHAnsi"/>
      <w:sz w:val="20"/>
      <w:szCs w:val="20"/>
    </w:rPr>
  </w:style>
  <w:style w:type="paragraph" w:styleId="TOC8">
    <w:name w:val="toc 8"/>
    <w:basedOn w:val="Normal"/>
    <w:next w:val="Normal"/>
    <w:autoRedefine/>
    <w:uiPriority w:val="39"/>
    <w:semiHidden/>
    <w:unhideWhenUsed/>
    <w:rsid w:val="001577C9"/>
    <w:pPr>
      <w:ind w:left="1680"/>
    </w:pPr>
    <w:rPr>
      <w:rFonts w:cstheme="minorHAnsi"/>
      <w:sz w:val="20"/>
      <w:szCs w:val="20"/>
    </w:rPr>
  </w:style>
  <w:style w:type="paragraph" w:styleId="TOC9">
    <w:name w:val="toc 9"/>
    <w:basedOn w:val="Normal"/>
    <w:next w:val="Normal"/>
    <w:autoRedefine/>
    <w:uiPriority w:val="39"/>
    <w:semiHidden/>
    <w:unhideWhenUsed/>
    <w:rsid w:val="001577C9"/>
    <w:pPr>
      <w:ind w:left="1920"/>
    </w:pPr>
    <w:rPr>
      <w:rFonts w:cstheme="minorHAnsi"/>
      <w:sz w:val="20"/>
      <w:szCs w:val="20"/>
    </w:rPr>
  </w:style>
  <w:style w:type="paragraph" w:styleId="BodyText">
    <w:name w:val="Body Text"/>
    <w:basedOn w:val="Normal"/>
    <w:link w:val="BodyTextChar"/>
    <w:uiPriority w:val="1"/>
    <w:qFormat/>
    <w:rsid w:val="00AE3E8C"/>
    <w:pPr>
      <w:widowControl w:val="0"/>
      <w:autoSpaceDE w:val="0"/>
      <w:autoSpaceDN w:val="0"/>
    </w:pPr>
    <w:rPr>
      <w:rFonts w:ascii="Arial" w:eastAsia="Arial" w:hAnsi="Arial" w:cs="Arial"/>
      <w:szCs w:val="22"/>
    </w:rPr>
  </w:style>
  <w:style w:type="character" w:customStyle="1" w:styleId="BodyTextChar">
    <w:name w:val="Body Text Char"/>
    <w:basedOn w:val="DefaultParagraphFont"/>
    <w:link w:val="BodyText"/>
    <w:uiPriority w:val="1"/>
    <w:rsid w:val="00AE3E8C"/>
    <w:rPr>
      <w:rFonts w:ascii="Arial" w:eastAsia="Arial" w:hAnsi="Arial" w:cs="Arial"/>
      <w:szCs w:val="22"/>
    </w:rPr>
  </w:style>
  <w:style w:type="character" w:styleId="Hyperlink">
    <w:name w:val="Hyperlink"/>
    <w:basedOn w:val="DefaultParagraphFont"/>
    <w:uiPriority w:val="99"/>
    <w:unhideWhenUsed/>
    <w:rsid w:val="00AE3E8C"/>
    <w:rPr>
      <w:rFonts w:asciiTheme="minorHAnsi" w:hAnsiTheme="minorHAnsi"/>
      <w:color w:val="0563C1" w:themeColor="hyperlink"/>
      <w:sz w:val="24"/>
      <w:u w:val="single"/>
    </w:rPr>
  </w:style>
  <w:style w:type="paragraph" w:styleId="ListParagraph">
    <w:name w:val="List Paragraph"/>
    <w:basedOn w:val="Normal"/>
    <w:uiPriority w:val="34"/>
    <w:qFormat/>
    <w:rsid w:val="004937CA"/>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4937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0557"/>
    <w:rPr>
      <w:rFonts w:asciiTheme="majorHAnsi" w:eastAsiaTheme="majorEastAsia" w:hAnsiTheme="majorHAnsi" w:cstheme="majorBidi"/>
      <w:b/>
      <w:color w:val="27495F" w:themeColor="accent1"/>
      <w:sz w:val="32"/>
      <w:szCs w:val="26"/>
    </w:rPr>
  </w:style>
  <w:style w:type="paragraph" w:styleId="NormalWeb">
    <w:name w:val="Normal (Web)"/>
    <w:basedOn w:val="Normal"/>
    <w:uiPriority w:val="99"/>
    <w:unhideWhenUsed/>
    <w:rsid w:val="00A31355"/>
    <w:pPr>
      <w:spacing w:before="100" w:beforeAutospacing="1" w:after="100" w:afterAutospacing="1"/>
    </w:pPr>
    <w:rPr>
      <w:rFonts w:ascii="Times New Roman" w:hAnsi="Times New Roman" w:cs="Times New Roman"/>
    </w:rPr>
  </w:style>
  <w:style w:type="character" w:styleId="PageNumber">
    <w:name w:val="page number"/>
    <w:basedOn w:val="DefaultParagraphFont"/>
    <w:uiPriority w:val="99"/>
    <w:semiHidden/>
    <w:unhideWhenUsed/>
    <w:rsid w:val="00C929AC"/>
  </w:style>
  <w:style w:type="character" w:styleId="UnresolvedMention">
    <w:name w:val="Unresolved Mention"/>
    <w:basedOn w:val="DefaultParagraphFont"/>
    <w:uiPriority w:val="99"/>
    <w:rsid w:val="00A845FC"/>
    <w:rPr>
      <w:color w:val="808080"/>
      <w:shd w:val="clear" w:color="auto" w:fill="E6E6E6"/>
    </w:rPr>
  </w:style>
  <w:style w:type="character" w:customStyle="1" w:styleId="s1">
    <w:name w:val="s1"/>
    <w:basedOn w:val="DefaultParagraphFont"/>
    <w:rsid w:val="000A200B"/>
  </w:style>
  <w:style w:type="paragraph" w:styleId="BalloonText">
    <w:name w:val="Balloon Text"/>
    <w:basedOn w:val="Normal"/>
    <w:link w:val="BalloonTextChar"/>
    <w:uiPriority w:val="99"/>
    <w:semiHidden/>
    <w:unhideWhenUsed/>
    <w:rsid w:val="00CD6E5E"/>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CD6E5E"/>
    <w:rPr>
      <w:rFonts w:ascii="Times New Roman" w:hAnsi="Times New Roman" w:cs="Times New Roman"/>
      <w:sz w:val="26"/>
      <w:szCs w:val="26"/>
    </w:rPr>
  </w:style>
  <w:style w:type="character" w:styleId="FollowedHyperlink">
    <w:name w:val="FollowedHyperlink"/>
    <w:basedOn w:val="DefaultParagraphFont"/>
    <w:uiPriority w:val="99"/>
    <w:semiHidden/>
    <w:unhideWhenUsed/>
    <w:rsid w:val="003B3FA2"/>
    <w:rPr>
      <w:color w:val="954F72" w:themeColor="followedHyperlink"/>
      <w:u w:val="single"/>
    </w:rPr>
  </w:style>
  <w:style w:type="paragraph" w:styleId="Revision">
    <w:name w:val="Revision"/>
    <w:hidden/>
    <w:uiPriority w:val="99"/>
    <w:semiHidden/>
    <w:rsid w:val="002758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Layout" Target="diagrams/layout3.xml"/><Relationship Id="rId42" Type="http://schemas.openxmlformats.org/officeDocument/2006/relationships/diagramLayout" Target="diagrams/layout5.xml"/><Relationship Id="rId47" Type="http://schemas.openxmlformats.org/officeDocument/2006/relationships/image" Target="media/image18.png"/><Relationship Id="rId63" Type="http://schemas.openxmlformats.org/officeDocument/2006/relationships/diagramQuickStyle" Target="diagrams/quickStyle7.xml"/><Relationship Id="rId68" Type="http://schemas.openxmlformats.org/officeDocument/2006/relationships/image" Target="media/image29.png"/><Relationship Id="rId84" Type="http://schemas.openxmlformats.org/officeDocument/2006/relationships/diagramColors" Target="diagrams/colors8.xml"/><Relationship Id="rId89" Type="http://schemas.openxmlformats.org/officeDocument/2006/relationships/image" Target="media/image45.png"/><Relationship Id="rId16" Type="http://schemas.openxmlformats.org/officeDocument/2006/relationships/diagramColors" Target="diagrams/colors2.xml"/><Relationship Id="rId11" Type="http://schemas.openxmlformats.org/officeDocument/2006/relationships/diagramColors" Target="diagrams/colors1.xml"/><Relationship Id="rId32" Type="http://schemas.openxmlformats.org/officeDocument/2006/relationships/image" Target="media/image13.png"/><Relationship Id="rId37" Type="http://schemas.microsoft.com/office/2007/relationships/diagramDrawing" Target="diagrams/drawing4.xm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diagramQuickStyle" Target="diagrams/quickStyle3.xml"/><Relationship Id="rId27" Type="http://schemas.openxmlformats.org/officeDocument/2006/relationships/image" Target="media/image8.png"/><Relationship Id="rId43" Type="http://schemas.openxmlformats.org/officeDocument/2006/relationships/diagramQuickStyle" Target="diagrams/quickStyle5.xml"/><Relationship Id="rId48" Type="http://schemas.openxmlformats.org/officeDocument/2006/relationships/diagramData" Target="diagrams/data6.xml"/><Relationship Id="rId64" Type="http://schemas.openxmlformats.org/officeDocument/2006/relationships/diagramColors" Target="diagrams/colors7.xml"/><Relationship Id="rId69" Type="http://schemas.openxmlformats.org/officeDocument/2006/relationships/image" Target="media/image30.png"/><Relationship Id="rId80" Type="http://schemas.openxmlformats.org/officeDocument/2006/relationships/image" Target="media/image41.png"/><Relationship Id="rId85" Type="http://schemas.microsoft.com/office/2007/relationships/diagramDrawing" Target="diagrams/drawing8.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6.png"/><Relationship Id="rId33" Type="http://schemas.openxmlformats.org/officeDocument/2006/relationships/diagramData" Target="diagrams/data4.xml"/><Relationship Id="rId38" Type="http://schemas.openxmlformats.org/officeDocument/2006/relationships/image" Target="media/image14.png"/><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image" Target="media/image28.png"/><Relationship Id="rId103" Type="http://schemas.openxmlformats.org/officeDocument/2006/relationships/theme" Target="theme/theme1.xml"/><Relationship Id="rId20" Type="http://schemas.openxmlformats.org/officeDocument/2006/relationships/diagramData" Target="diagrams/data3.xml"/><Relationship Id="rId41" Type="http://schemas.openxmlformats.org/officeDocument/2006/relationships/diagramData" Target="diagrams/data5.xml"/><Relationship Id="rId54" Type="http://schemas.openxmlformats.org/officeDocument/2006/relationships/image" Target="media/image20.png"/><Relationship Id="rId62" Type="http://schemas.openxmlformats.org/officeDocument/2006/relationships/diagramLayout" Target="diagrams/layout7.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diagramQuickStyle" Target="diagrams/quickStyle8.xml"/><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diagramColors" Target="diagrams/colors3.xml"/><Relationship Id="rId28" Type="http://schemas.openxmlformats.org/officeDocument/2006/relationships/image" Target="media/image9.png"/><Relationship Id="rId36" Type="http://schemas.openxmlformats.org/officeDocument/2006/relationships/diagramColors" Target="diagrams/colors4.xml"/><Relationship Id="rId49" Type="http://schemas.openxmlformats.org/officeDocument/2006/relationships/diagramLayout" Target="diagrams/layout6.xml"/><Relationship Id="rId57" Type="http://schemas.openxmlformats.org/officeDocument/2006/relationships/image" Target="media/image23.png"/><Relationship Id="rId10" Type="http://schemas.openxmlformats.org/officeDocument/2006/relationships/diagramQuickStyle" Target="diagrams/quickStyle1.xml"/><Relationship Id="rId31" Type="http://schemas.openxmlformats.org/officeDocument/2006/relationships/image" Target="media/image12.png"/><Relationship Id="rId44" Type="http://schemas.openxmlformats.org/officeDocument/2006/relationships/diagramColors" Target="diagrams/colors5.xml"/><Relationship Id="rId52" Type="http://schemas.microsoft.com/office/2007/relationships/diagramDrawing" Target="diagrams/drawing6.xml"/><Relationship Id="rId60" Type="http://schemas.openxmlformats.org/officeDocument/2006/relationships/image" Target="media/image26.png"/><Relationship Id="rId65" Type="http://schemas.microsoft.com/office/2007/relationships/diagramDrawing" Target="diagrams/drawing7.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diagramData" Target="diagrams/data8.xml"/><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footer" Target="footer2.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diagramLayout" Target="diagrams/layout4.xml"/><Relationship Id="rId50" Type="http://schemas.openxmlformats.org/officeDocument/2006/relationships/diagramQuickStyle" Target="diagrams/quickStyle6.xml"/><Relationship Id="rId55" Type="http://schemas.openxmlformats.org/officeDocument/2006/relationships/image" Target="media/image21.png"/><Relationship Id="rId76" Type="http://schemas.openxmlformats.org/officeDocument/2006/relationships/image" Target="media/image37.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0.png"/><Relationship Id="rId24" Type="http://schemas.microsoft.com/office/2007/relationships/diagramDrawing" Target="diagrams/drawing3.xml"/><Relationship Id="rId40" Type="http://schemas.openxmlformats.org/officeDocument/2006/relationships/image" Target="media/image16.png"/><Relationship Id="rId45" Type="http://schemas.microsoft.com/office/2007/relationships/diagramDrawing" Target="diagrams/drawing5.xml"/><Relationship Id="rId66" Type="http://schemas.openxmlformats.org/officeDocument/2006/relationships/image" Target="media/image27.png"/><Relationship Id="rId87" Type="http://schemas.openxmlformats.org/officeDocument/2006/relationships/image" Target="media/image43.png"/><Relationship Id="rId61" Type="http://schemas.openxmlformats.org/officeDocument/2006/relationships/diagramData" Target="diagrams/data7.xml"/><Relationship Id="rId82" Type="http://schemas.openxmlformats.org/officeDocument/2006/relationships/diagramLayout" Target="diagrams/layout8.xml"/><Relationship Id="rId19" Type="http://schemas.openxmlformats.org/officeDocument/2006/relationships/image" Target="media/image5.png"/><Relationship Id="rId14" Type="http://schemas.openxmlformats.org/officeDocument/2006/relationships/diagramLayout" Target="diagrams/layout2.xml"/><Relationship Id="rId30" Type="http://schemas.openxmlformats.org/officeDocument/2006/relationships/image" Target="media/image11.png"/><Relationship Id="rId35" Type="http://schemas.openxmlformats.org/officeDocument/2006/relationships/diagramQuickStyle" Target="diagrams/quickStyle4.xml"/><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footer" Target="footer3.xml"/><Relationship Id="rId8" Type="http://schemas.openxmlformats.org/officeDocument/2006/relationships/diagramData" Target="diagrams/data1.xml"/><Relationship Id="rId51" Type="http://schemas.openxmlformats.org/officeDocument/2006/relationships/diagramColors" Target="diagrams/colors6.xml"/><Relationship Id="rId72" Type="http://schemas.openxmlformats.org/officeDocument/2006/relationships/image" Target="media/image33.png"/><Relationship Id="rId93" Type="http://schemas.openxmlformats.org/officeDocument/2006/relationships/image" Target="media/image49.png"/><Relationship Id="rId9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54.tiff"/><Relationship Id="rId1" Type="http://schemas.openxmlformats.org/officeDocument/2006/relationships/image" Target="media/image53.png"/></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a:xfrm>
          <a:off x="1444203" y="1989048"/>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xfrm>
          <a:off x="243207" y="1338407"/>
          <a:ext cx="1404995" cy="1211351"/>
        </a:xfr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FD4649BD-9E03-2049-A357-B43F7BD61031}">
      <dgm:prSet phldrT="[Text]"/>
      <dgm:spPr>
        <a:xfrm>
          <a:off x="2641200" y="1324005"/>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xfrm>
          <a:off x="3838196" y="1989048"/>
          <a:ext cx="1404995" cy="1211351"/>
        </a:xfr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13E64196-9766-2D49-83C8-9077BD1DED0C}">
      <dgm:prSet phldrT="[Text]"/>
      <dgm:spPr>
        <a:xfrm>
          <a:off x="1444203" y="661842"/>
          <a:ext cx="1404995" cy="1211351"/>
        </a:xfr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gm:spPr>
      <dgm:t>
        <a:bodyPr/>
        <a:lstStyle/>
        <a:p>
          <a:pPr algn="ctr"/>
          <a:r>
            <a:rPr lang="en-US">
              <a:solidFill>
                <a:sysClr val="window" lastClr="FFFFFF"/>
              </a:solidFill>
              <a:latin typeface="Calibri" panose="020F0502020204030204"/>
              <a:ea typeface=""/>
              <a:cs typeface=""/>
            </a:rPr>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xfrm>
          <a:off x="2641200" y="0"/>
          <a:ext cx="1404995" cy="1211351"/>
        </a:xfr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a:prstGeom prst="hexagon">
          <a:avLst>
            <a:gd name="adj" fmla="val 25000"/>
            <a:gd name="vf" fmla="val 115470"/>
          </a:avLst>
        </a:prstGeom>
      </dgm:spPr>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a:prstGeom prst="hexagon">
          <a:avLst>
            <a:gd name="adj" fmla="val 25000"/>
            <a:gd name="vf" fmla="val 115470"/>
          </a:avLst>
        </a:prstGeom>
      </dgm:spPr>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a:prstGeom prst="hexagon">
          <a:avLst>
            <a:gd name="adj" fmla="val 25000"/>
            <a:gd name="vf" fmla="val 115470"/>
          </a:avLst>
        </a:prstGeom>
      </dgm:spPr>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a:prstGeom prst="hexagon">
          <a:avLst>
            <a:gd name="adj" fmla="val 25000"/>
            <a:gd name="vf" fmla="val 115470"/>
          </a:avLst>
        </a:prstGeom>
      </dgm:spPr>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a:prstGeom prst="hexagon">
          <a:avLst>
            <a:gd name="adj" fmla="val 25000"/>
            <a:gd name="vf" fmla="val 115470"/>
          </a:avLst>
        </a:prstGeom>
      </dgm:spPr>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a:prstGeom prst="hexagon">
          <a:avLst>
            <a:gd name="adj" fmla="val 25000"/>
            <a:gd name="vf" fmla="val 115470"/>
          </a:avLst>
        </a:prstGeom>
      </dgm:spPr>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gm:spPr>
    </dgm:pt>
  </dgm:ptLst>
  <dgm:cxnLst>
    <dgm:cxn modelId="{F26E9D07-8CBC-864A-889E-570266C31392}" type="presOf" srcId="{43CB39D1-45BB-0E4B-AF66-E34C7B4D7A55}" destId="{F1D46F87-A54C-3946-BF89-F717F3E2E530}" srcOrd="0" destOrd="0" presId="urn:microsoft.com/office/officeart/2008/layout/HexagonCluster"/>
    <dgm:cxn modelId="{303F9F0C-3DB6-1041-AAE9-3DE6D68CB5B0}" type="presOf" srcId="{13E64196-9766-2D49-83C8-9077BD1DED0C}" destId="{4C6221E8-0B1C-BC4E-B887-959F5C65241C}"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08288345-0C25-974F-8E90-05CBA9044B75}" type="presOf" srcId="{7C20AAB6-2547-B043-B3ED-2E965507D90B}" destId="{DFEA44B5-E41B-024F-A0AB-76CCB298FBCA}"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8E7AC761-3C19-754B-9A16-A13C58F17501}" type="presOf" srcId="{BC50C631-0A7C-9042-9318-DA2D998931CF}" destId="{B9B314D2-64AE-7E49-940A-F4192F6B7930}" srcOrd="0" destOrd="0" presId="urn:microsoft.com/office/officeart/2008/layout/HexagonCluster"/>
    <dgm:cxn modelId="{16E9BBB0-189E-4644-B490-B62043702844}" type="presOf" srcId="{74D64FBD-EB1D-C044-9770-AC19B53AE990}" destId="{E64F1B32-6B5F-4449-B65D-7B3D70A9B127}"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6B260CE2-DBF9-BC42-A1E1-CF42E564A0C0}" type="presOf" srcId="{B6A59B50-D0B0-804B-B186-50C553150F5B}" destId="{B64EA878-A64E-D247-9EBB-582A835BABDF}" srcOrd="0" destOrd="0" presId="urn:microsoft.com/office/officeart/2008/layout/HexagonCluster"/>
    <dgm:cxn modelId="{7316CFE8-08D1-0745-B6BA-5BD722361275}" type="presOf" srcId="{FD4649BD-9E03-2049-A357-B43F7BD61031}" destId="{020DDADB-1DD5-4547-9289-0472A75EE955}" srcOrd="0" destOrd="0" presId="urn:microsoft.com/office/officeart/2008/layout/HexagonCluster"/>
    <dgm:cxn modelId="{22F95F7F-456C-5848-A03F-EF3F63D3F568}" type="presParOf" srcId="{E64F1B32-6B5F-4449-B65D-7B3D70A9B127}" destId="{6C4D5C38-5E43-1B49-BBAD-925C4E95559E}" srcOrd="0" destOrd="0" presId="urn:microsoft.com/office/officeart/2008/layout/HexagonCluster"/>
    <dgm:cxn modelId="{055A316C-BFB1-2642-8945-C333C5BBEBF9}" type="presParOf" srcId="{6C4D5C38-5E43-1B49-BBAD-925C4E95559E}" destId="{DFEA44B5-E41B-024F-A0AB-76CCB298FBCA}" srcOrd="0" destOrd="0" presId="urn:microsoft.com/office/officeart/2008/layout/HexagonCluster"/>
    <dgm:cxn modelId="{2D1F1149-B6BF-BC49-8689-9F0C5D9E404A}" type="presParOf" srcId="{E64F1B32-6B5F-4449-B65D-7B3D70A9B127}" destId="{F1102E49-8933-CC42-86D4-5139C6C9B8F8}" srcOrd="1" destOrd="0" presId="urn:microsoft.com/office/officeart/2008/layout/HexagonCluster"/>
    <dgm:cxn modelId="{99363B89-EEBC-6E4C-B2D4-031FEDCB7DB9}" type="presParOf" srcId="{F1102E49-8933-CC42-86D4-5139C6C9B8F8}" destId="{8EA88992-3C74-2C49-8396-D48E07EBC9C4}" srcOrd="0" destOrd="0" presId="urn:microsoft.com/office/officeart/2008/layout/HexagonCluster"/>
    <dgm:cxn modelId="{7EA92A7F-D05E-5645-9CC9-5A871664876B}" type="presParOf" srcId="{E64F1B32-6B5F-4449-B65D-7B3D70A9B127}" destId="{220C6A05-847B-804F-9B9C-AE42E7406170}" srcOrd="2" destOrd="0" presId="urn:microsoft.com/office/officeart/2008/layout/HexagonCluster"/>
    <dgm:cxn modelId="{2F898BAB-A01B-A448-84AA-A2EC7E6524FC}" type="presParOf" srcId="{220C6A05-847B-804F-9B9C-AE42E7406170}" destId="{B64EA878-A64E-D247-9EBB-582A835BABDF}" srcOrd="0" destOrd="0" presId="urn:microsoft.com/office/officeart/2008/layout/HexagonCluster"/>
    <dgm:cxn modelId="{222B210F-DFF0-F548-8E81-2AEA0B43CCC8}" type="presParOf" srcId="{E64F1B32-6B5F-4449-B65D-7B3D70A9B127}" destId="{548D767C-1D9D-AC47-8D7A-1B640A4455A9}" srcOrd="3" destOrd="0" presId="urn:microsoft.com/office/officeart/2008/layout/HexagonCluster"/>
    <dgm:cxn modelId="{5FE59586-7CBB-104E-8701-9F36C5620364}" type="presParOf" srcId="{548D767C-1D9D-AC47-8D7A-1B640A4455A9}" destId="{DEA68F58-11BA-4046-85E3-677146DE4B9F}" srcOrd="0" destOrd="0" presId="urn:microsoft.com/office/officeart/2008/layout/HexagonCluster"/>
    <dgm:cxn modelId="{072C797A-5554-E149-A321-F9B14139E5F3}" type="presParOf" srcId="{E64F1B32-6B5F-4449-B65D-7B3D70A9B127}" destId="{5FD962BB-EB17-F84B-9ED8-E6BF04053986}" srcOrd="4" destOrd="0" presId="urn:microsoft.com/office/officeart/2008/layout/HexagonCluster"/>
    <dgm:cxn modelId="{5640CA14-6729-6F48-9820-AAA4407BCC1D}" type="presParOf" srcId="{5FD962BB-EB17-F84B-9ED8-E6BF04053986}" destId="{020DDADB-1DD5-4547-9289-0472A75EE955}" srcOrd="0" destOrd="0" presId="urn:microsoft.com/office/officeart/2008/layout/HexagonCluster"/>
    <dgm:cxn modelId="{67018F90-1797-ED43-BA60-9BF4DA3936D3}" type="presParOf" srcId="{E64F1B32-6B5F-4449-B65D-7B3D70A9B127}" destId="{BE4C1E3B-0167-E94C-86E4-F6E8F5DAE729}" srcOrd="5" destOrd="0" presId="urn:microsoft.com/office/officeart/2008/layout/HexagonCluster"/>
    <dgm:cxn modelId="{30F0B58B-F57C-254B-83EF-AD56606B485D}" type="presParOf" srcId="{BE4C1E3B-0167-E94C-86E4-F6E8F5DAE729}" destId="{10B39887-0104-1344-805B-10B66C94EE1F}" srcOrd="0" destOrd="0" presId="urn:microsoft.com/office/officeart/2008/layout/HexagonCluster"/>
    <dgm:cxn modelId="{B55F8C22-67DE-174D-A281-DF5DA22CD8F2}" type="presParOf" srcId="{E64F1B32-6B5F-4449-B65D-7B3D70A9B127}" destId="{8A72C14B-4ACE-294B-8091-25A2B2E4A92E}" srcOrd="6" destOrd="0" presId="urn:microsoft.com/office/officeart/2008/layout/HexagonCluster"/>
    <dgm:cxn modelId="{7B4FD76C-1AD0-3B4B-A620-C987051603F3}" type="presParOf" srcId="{8A72C14B-4ACE-294B-8091-25A2B2E4A92E}" destId="{F1D46F87-A54C-3946-BF89-F717F3E2E530}" srcOrd="0" destOrd="0" presId="urn:microsoft.com/office/officeart/2008/layout/HexagonCluster"/>
    <dgm:cxn modelId="{9CB0EE29-401A-004B-9D03-91DB397E210E}" type="presParOf" srcId="{E64F1B32-6B5F-4449-B65D-7B3D70A9B127}" destId="{90162471-B6C1-0E44-A4A0-385563D6C726}" srcOrd="7" destOrd="0" presId="urn:microsoft.com/office/officeart/2008/layout/HexagonCluster"/>
    <dgm:cxn modelId="{8E5B08B7-2FBE-E645-934B-72A3FC1CC75B}" type="presParOf" srcId="{90162471-B6C1-0E44-A4A0-385563D6C726}" destId="{82A37D40-FC0A-2F45-B3C1-642720C6106D}" srcOrd="0" destOrd="0" presId="urn:microsoft.com/office/officeart/2008/layout/HexagonCluster"/>
    <dgm:cxn modelId="{DD80F28A-2DD6-9A4B-A876-42E2B53B0B14}" type="presParOf" srcId="{E64F1B32-6B5F-4449-B65D-7B3D70A9B127}" destId="{483EAA19-7ADF-7143-99FB-EBB2677DFA5E}" srcOrd="8" destOrd="0" presId="urn:microsoft.com/office/officeart/2008/layout/HexagonCluster"/>
    <dgm:cxn modelId="{893DC22F-0872-DD4B-8354-898D1A947334}" type="presParOf" srcId="{483EAA19-7ADF-7143-99FB-EBB2677DFA5E}" destId="{4C6221E8-0B1C-BC4E-B887-959F5C65241C}" srcOrd="0" destOrd="0" presId="urn:microsoft.com/office/officeart/2008/layout/HexagonCluster"/>
    <dgm:cxn modelId="{F7A0AD9E-2998-AE4C-BD8E-CACBF9522995}" type="presParOf" srcId="{E64F1B32-6B5F-4449-B65D-7B3D70A9B127}" destId="{A055D3CA-299D-194D-A8D6-5081E4270366}" srcOrd="9" destOrd="0" presId="urn:microsoft.com/office/officeart/2008/layout/HexagonCluster"/>
    <dgm:cxn modelId="{7FF0AAA7-C45C-8246-8614-FE19F101EAC6}" type="presParOf" srcId="{A055D3CA-299D-194D-A8D6-5081E4270366}" destId="{E4EF2C5F-9B34-5347-A7AE-5663DAD831AF}" srcOrd="0" destOrd="0" presId="urn:microsoft.com/office/officeart/2008/layout/HexagonCluster"/>
    <dgm:cxn modelId="{398A909D-02B9-294A-B6EF-125DCD76DBDC}" type="presParOf" srcId="{E64F1B32-6B5F-4449-B65D-7B3D70A9B127}" destId="{51E5FA5D-E7AF-6640-82A5-446ED9DC6BA9}" srcOrd="10" destOrd="0" presId="urn:microsoft.com/office/officeart/2008/layout/HexagonCluster"/>
    <dgm:cxn modelId="{BFDDC452-44C7-1144-8A7A-F6148A9E5568}" type="presParOf" srcId="{51E5FA5D-E7AF-6640-82A5-446ED9DC6BA9}" destId="{B9B314D2-64AE-7E49-940A-F4192F6B7930}" srcOrd="0" destOrd="0" presId="urn:microsoft.com/office/officeart/2008/layout/HexagonCluster"/>
    <dgm:cxn modelId="{161AC5C6-8CC3-E342-A9D1-EFCE357E481B}" type="presParOf" srcId="{E64F1B32-6B5F-4449-B65D-7B3D70A9B127}" destId="{FF88E359-5FC8-E04D-89F1-5D6D514733E5}" srcOrd="11" destOrd="0" presId="urn:microsoft.com/office/officeart/2008/layout/HexagonCluster"/>
    <dgm:cxn modelId="{1A6F5E2C-738E-5E4F-B686-630D8799D212}"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b="0"/>
            <a:t>4</a:t>
          </a:r>
        </a:p>
      </dgm:t>
    </dgm:pt>
    <dgm:pt modelId="{C49F4194-2F25-E541-991D-E1DE23E540F3}" type="parTrans" cxnId="{4830CF83-48B1-C646-98EF-B3F58CCBCA73}">
      <dgm:prSet/>
      <dgm:spPr/>
      <dgm:t>
        <a:bodyPr/>
        <a:lstStyle/>
        <a:p>
          <a:endParaRPr lang="en-US" b="0"/>
        </a:p>
      </dgm:t>
    </dgm:pt>
    <dgm:pt modelId="{599BBC57-58EB-C64B-9266-AA195BAEEFFD}" type="sibTrans" cxnId="{4830CF83-48B1-C646-98EF-B3F58CCBCA73}">
      <dgm:prSet/>
      <dgm:spPr/>
      <dgm:t>
        <a:bodyPr/>
        <a:lstStyle/>
        <a:p>
          <a:endParaRPr lang="en-US" b="0"/>
        </a:p>
      </dgm:t>
    </dgm:pt>
    <dgm:pt modelId="{F0C5CE9A-520E-9144-8C31-514DA4F7DACE}">
      <dgm:prSet phldrT="[Text]" custT="1"/>
      <dgm:spPr/>
      <dgm:t>
        <a:bodyPr/>
        <a:lstStyle/>
        <a:p>
          <a:r>
            <a:rPr lang="en-US" sz="2100" b="0"/>
            <a:t>Determine Docker Version</a:t>
          </a:r>
        </a:p>
      </dgm:t>
    </dgm:pt>
    <dgm:pt modelId="{F25F900A-3A8E-BC44-979D-4BC790B399C3}" type="parTrans" cxnId="{661CD76D-C39D-0242-8EC1-BCB95CC641F2}">
      <dgm:prSet/>
      <dgm:spPr/>
      <dgm:t>
        <a:bodyPr/>
        <a:lstStyle/>
        <a:p>
          <a:endParaRPr lang="en-US" b="0"/>
        </a:p>
      </dgm:t>
    </dgm:pt>
    <dgm:pt modelId="{868427A4-0E80-3740-8913-A133D7346396}" type="sibTrans" cxnId="{661CD76D-C39D-0242-8EC1-BCB95CC641F2}">
      <dgm:prSet/>
      <dgm:spPr/>
      <dgm:t>
        <a:bodyPr/>
        <a:lstStyle/>
        <a:p>
          <a:endParaRPr lang="en-US" b="0"/>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b="0"/>
            <a:t>5</a:t>
          </a:r>
        </a:p>
      </dgm:t>
    </dgm:pt>
    <dgm:pt modelId="{1CA1BF70-421F-B840-9F80-7D093B9B7FFD}" type="parTrans" cxnId="{A2070777-8A70-3241-B4A6-A1460B05D90F}">
      <dgm:prSet/>
      <dgm:spPr/>
      <dgm:t>
        <a:bodyPr/>
        <a:lstStyle/>
        <a:p>
          <a:endParaRPr lang="en-US" b="0"/>
        </a:p>
      </dgm:t>
    </dgm:pt>
    <dgm:pt modelId="{90EC1C14-4753-B146-AD34-4484822B5FB2}" type="sibTrans" cxnId="{A2070777-8A70-3241-B4A6-A1460B05D90F}">
      <dgm:prSet/>
      <dgm:spPr/>
      <dgm:t>
        <a:bodyPr/>
        <a:lstStyle/>
        <a:p>
          <a:endParaRPr lang="en-US" b="0"/>
        </a:p>
      </dgm:t>
    </dgm:pt>
    <dgm:pt modelId="{EA63F7F5-607B-5447-B584-BF4A0F858C99}">
      <dgm:prSet phldrT="[Text]" custT="1"/>
      <dgm:spPr/>
      <dgm:t>
        <a:bodyPr/>
        <a:lstStyle/>
        <a:p>
          <a:r>
            <a:rPr lang="en-US" sz="2100" b="0"/>
            <a:t>Verify Docker Installation</a:t>
          </a:r>
        </a:p>
      </dgm:t>
    </dgm:pt>
    <dgm:pt modelId="{9582959C-FB9C-BC4C-9237-B01B33C48163}" type="parTrans" cxnId="{701DECB0-25D3-454D-A679-DE9A27685B0D}">
      <dgm:prSet/>
      <dgm:spPr/>
      <dgm:t>
        <a:bodyPr/>
        <a:lstStyle/>
        <a:p>
          <a:endParaRPr lang="en-US" b="0"/>
        </a:p>
      </dgm:t>
    </dgm:pt>
    <dgm:pt modelId="{1BCE0D65-3E3D-9447-9770-8BA63F68BB45}" type="sibTrans" cxnId="{701DECB0-25D3-454D-A679-DE9A27685B0D}">
      <dgm:prSet/>
      <dgm:spPr/>
      <dgm:t>
        <a:bodyPr/>
        <a:lstStyle/>
        <a:p>
          <a:endParaRPr lang="en-US" b="0"/>
        </a:p>
      </dgm:t>
    </dgm:pt>
    <dgm:pt modelId="{755F0350-D3D1-C641-AFC8-4F3A9128B4BA}">
      <dgm:prSet/>
      <dgm:spPr/>
      <dgm:t>
        <a:bodyPr/>
        <a:lstStyle/>
        <a:p>
          <a:r>
            <a:rPr lang="en-US" b="0"/>
            <a:t>2</a:t>
          </a:r>
        </a:p>
      </dgm:t>
    </dgm:pt>
    <dgm:pt modelId="{C8D92B63-635F-6E40-97B6-46674EF8C2FD}" type="parTrans" cxnId="{D29FA061-7FF1-FF44-87EA-D40A67D25106}">
      <dgm:prSet/>
      <dgm:spPr/>
      <dgm:t>
        <a:bodyPr/>
        <a:lstStyle/>
        <a:p>
          <a:endParaRPr lang="en-US" b="0"/>
        </a:p>
      </dgm:t>
    </dgm:pt>
    <dgm:pt modelId="{E4D55C88-C320-9147-BFA2-2946C5A93211}" type="sibTrans" cxnId="{D29FA061-7FF1-FF44-87EA-D40A67D25106}">
      <dgm:prSet/>
      <dgm:spPr/>
      <dgm:t>
        <a:bodyPr/>
        <a:lstStyle/>
        <a:p>
          <a:endParaRPr lang="en-US" b="0"/>
        </a:p>
      </dgm:t>
    </dgm:pt>
    <dgm:pt modelId="{CEF40876-4854-884E-96A9-6D027ABF20DF}">
      <dgm:prSet custT="1"/>
      <dgm:spPr/>
      <dgm:t>
        <a:bodyPr/>
        <a:lstStyle/>
        <a:p>
          <a:r>
            <a:rPr lang="en-US" sz="2100" b="0"/>
            <a:t>Installation Types</a:t>
          </a:r>
        </a:p>
      </dgm:t>
    </dgm:pt>
    <dgm:pt modelId="{52F36E4C-D820-EC4E-97C0-3DF95A721163}" type="parTrans" cxnId="{BEA35BD7-34B3-984F-B5ED-B51AC3776B75}">
      <dgm:prSet/>
      <dgm:spPr/>
      <dgm:t>
        <a:bodyPr/>
        <a:lstStyle/>
        <a:p>
          <a:endParaRPr lang="en-US" b="0"/>
        </a:p>
      </dgm:t>
    </dgm:pt>
    <dgm:pt modelId="{4B897F4E-AB3F-D64C-A4E7-1BFC5E5448CE}" type="sibTrans" cxnId="{BEA35BD7-34B3-984F-B5ED-B51AC3776B75}">
      <dgm:prSet/>
      <dgm:spPr/>
      <dgm:t>
        <a:bodyPr/>
        <a:lstStyle/>
        <a:p>
          <a:endParaRPr lang="en-US" b="0"/>
        </a:p>
      </dgm:t>
    </dgm:pt>
    <dgm:pt modelId="{4C64EB8F-BEAF-5748-8541-D0566B59A7A1}">
      <dgm:prSet/>
      <dgm:spPr/>
      <dgm:t>
        <a:bodyPr/>
        <a:lstStyle/>
        <a:p>
          <a:r>
            <a:rPr lang="en-US" b="0"/>
            <a:t>1</a:t>
          </a:r>
        </a:p>
      </dgm:t>
    </dgm:pt>
    <dgm:pt modelId="{95E389FF-9412-504A-B1B6-14F23FE1AF52}" type="parTrans" cxnId="{849C2AA3-4597-FC4E-B84E-9D5EBF5CD6CE}">
      <dgm:prSet/>
      <dgm:spPr/>
      <dgm:t>
        <a:bodyPr/>
        <a:lstStyle/>
        <a:p>
          <a:endParaRPr lang="en-US" b="0"/>
        </a:p>
      </dgm:t>
    </dgm:pt>
    <dgm:pt modelId="{B4258E61-5126-A24A-9716-D811328B6990}" type="sibTrans" cxnId="{849C2AA3-4597-FC4E-B84E-9D5EBF5CD6CE}">
      <dgm:prSet/>
      <dgm:spPr/>
      <dgm:t>
        <a:bodyPr/>
        <a:lstStyle/>
        <a:p>
          <a:endParaRPr lang="en-US" b="0"/>
        </a:p>
      </dgm:t>
    </dgm:pt>
    <dgm:pt modelId="{B126841E-3EC3-5B4F-8DED-133EFFF57ED6}">
      <dgm:prSet custT="1"/>
      <dgm:spPr/>
      <dgm:t>
        <a:bodyPr/>
        <a:lstStyle/>
        <a:p>
          <a:r>
            <a:rPr lang="en-US" sz="2100" b="0"/>
            <a:t>Docker Editions</a:t>
          </a:r>
        </a:p>
      </dgm:t>
    </dgm:pt>
    <dgm:pt modelId="{D82DEF3E-D096-5A40-B3D1-C181A67EF9FD}" type="parTrans" cxnId="{BF36647D-E450-E44A-B452-3EA7ED557C38}">
      <dgm:prSet/>
      <dgm:spPr/>
      <dgm:t>
        <a:bodyPr/>
        <a:lstStyle/>
        <a:p>
          <a:endParaRPr lang="en-US" b="0"/>
        </a:p>
      </dgm:t>
    </dgm:pt>
    <dgm:pt modelId="{CD2C9CEA-859A-754F-9BAA-C1B34A78F3AF}" type="sibTrans" cxnId="{BF36647D-E450-E44A-B452-3EA7ED557C38}">
      <dgm:prSet/>
      <dgm:spPr/>
      <dgm:t>
        <a:bodyPr/>
        <a:lstStyle/>
        <a:p>
          <a:endParaRPr lang="en-US" b="0"/>
        </a:p>
      </dgm:t>
    </dgm:pt>
    <dgm:pt modelId="{76069963-69B6-FB4F-897C-F6026C826397}">
      <dgm:prSet/>
      <dgm:spPr/>
      <dgm:t>
        <a:bodyPr/>
        <a:lstStyle/>
        <a:p>
          <a:r>
            <a:rPr lang="en-US" b="0"/>
            <a:t>3</a:t>
          </a:r>
        </a:p>
      </dgm:t>
    </dgm:pt>
    <dgm:pt modelId="{6F2ACFE8-290B-0F43-93E5-19CF45824328}" type="parTrans" cxnId="{F64B6796-8F60-824E-A591-9F9BAAC22CE7}">
      <dgm:prSet/>
      <dgm:spPr/>
      <dgm:t>
        <a:bodyPr/>
        <a:lstStyle/>
        <a:p>
          <a:endParaRPr lang="en-US" b="0"/>
        </a:p>
      </dgm:t>
    </dgm:pt>
    <dgm:pt modelId="{20B91EF4-94C7-AA42-9F1A-760FF74F577E}" type="sibTrans" cxnId="{F64B6796-8F60-824E-A591-9F9BAAC22CE7}">
      <dgm:prSet/>
      <dgm:spPr/>
      <dgm:t>
        <a:bodyPr/>
        <a:lstStyle/>
        <a:p>
          <a:endParaRPr lang="en-US" b="0"/>
        </a:p>
      </dgm:t>
    </dgm:pt>
    <dgm:pt modelId="{CCD4AF10-8B77-6449-BEC1-F0B2CD27B90C}">
      <dgm:prSet/>
      <dgm:spPr/>
      <dgm:t>
        <a:bodyPr/>
        <a:lstStyle/>
        <a:p>
          <a:r>
            <a:rPr lang="en-US" b="0"/>
            <a:t>Platform Installations</a:t>
          </a:r>
        </a:p>
      </dgm:t>
    </dgm:pt>
    <dgm:pt modelId="{1879CE14-FB5C-3A4C-B079-C19A8AE7F5DE}" type="parTrans" cxnId="{47BA5664-D459-104B-85E5-9F5AB79912E1}">
      <dgm:prSet/>
      <dgm:spPr/>
      <dgm:t>
        <a:bodyPr/>
        <a:lstStyle/>
        <a:p>
          <a:endParaRPr lang="en-US" b="0"/>
        </a:p>
      </dgm:t>
    </dgm:pt>
    <dgm:pt modelId="{11EBB167-C218-FD45-9C63-4D8DF192B3D9}" type="sibTrans" cxnId="{47BA5664-D459-104B-85E5-9F5AB79912E1}">
      <dgm:prSet/>
      <dgm:spPr/>
      <dgm:t>
        <a:bodyPr/>
        <a:lstStyle/>
        <a:p>
          <a:endParaRPr lang="en-US" b="0"/>
        </a:p>
      </dgm:t>
    </dgm:pt>
    <dgm:pt modelId="{3703F637-A1EC-7549-9943-09D3D52FE132}" type="pres">
      <dgm:prSet presAssocID="{1259CDB4-D86F-4445-8D49-D621ACD1B595}" presName="linearFlow" presStyleCnt="0">
        <dgm:presLayoutVars>
          <dgm:dir/>
          <dgm:animLvl val="lvl"/>
          <dgm:resizeHandles val="exact"/>
        </dgm:presLayoutVars>
      </dgm:prSet>
      <dgm:spPr/>
    </dgm:pt>
    <dgm:pt modelId="{5898A641-80F9-C94F-B526-84D647C7C026}" type="pres">
      <dgm:prSet presAssocID="{4C64EB8F-BEAF-5748-8541-D0566B59A7A1}" presName="composite" presStyleCnt="0"/>
      <dgm:spPr/>
    </dgm:pt>
    <dgm:pt modelId="{EF358C46-B73C-C348-B49B-CDF0A3959B7D}" type="pres">
      <dgm:prSet presAssocID="{4C64EB8F-BEAF-5748-8541-D0566B59A7A1}" presName="parentText" presStyleLbl="alignNode1" presStyleIdx="0" presStyleCnt="5">
        <dgm:presLayoutVars>
          <dgm:chMax val="1"/>
          <dgm:bulletEnabled val="1"/>
        </dgm:presLayoutVars>
      </dgm:prSet>
      <dgm:spPr/>
    </dgm:pt>
    <dgm:pt modelId="{6F75A6D0-13A9-C24E-94AD-3F5856CB7302}" type="pres">
      <dgm:prSet presAssocID="{4C64EB8F-BEAF-5748-8541-D0566B59A7A1}" presName="descendantText" presStyleLbl="alignAcc1" presStyleIdx="0" presStyleCnt="5">
        <dgm:presLayoutVars>
          <dgm:bulletEnabled val="1"/>
        </dgm:presLayoutVars>
      </dgm:prSet>
      <dgm:spPr/>
    </dgm:pt>
    <dgm:pt modelId="{AE2B238A-4246-4D45-B7EE-2774E7C3A799}" type="pres">
      <dgm:prSet presAssocID="{B4258E61-5126-A24A-9716-D811328B6990}" presName="sp" presStyleCnt="0"/>
      <dgm:spPr/>
    </dgm:pt>
    <dgm:pt modelId="{D1A7E9CC-E21C-A34C-AC50-196D03DE1C52}" type="pres">
      <dgm:prSet presAssocID="{755F0350-D3D1-C641-AFC8-4F3A9128B4BA}" presName="composite" presStyleCnt="0"/>
      <dgm:spPr/>
    </dgm:pt>
    <dgm:pt modelId="{7000F8F1-372C-B64F-8B60-16993722ED09}" type="pres">
      <dgm:prSet presAssocID="{755F0350-D3D1-C641-AFC8-4F3A9128B4BA}" presName="parentText" presStyleLbl="alignNode1" presStyleIdx="1" presStyleCnt="5">
        <dgm:presLayoutVars>
          <dgm:chMax val="1"/>
          <dgm:bulletEnabled val="1"/>
        </dgm:presLayoutVars>
      </dgm:prSet>
      <dgm:spPr/>
    </dgm:pt>
    <dgm:pt modelId="{0BE33E50-A157-0C44-8986-90411392BA01}" type="pres">
      <dgm:prSet presAssocID="{755F0350-D3D1-C641-AFC8-4F3A9128B4BA}" presName="descendantText" presStyleLbl="alignAcc1" presStyleIdx="1" presStyleCnt="5">
        <dgm:presLayoutVars>
          <dgm:bulletEnabled val="1"/>
        </dgm:presLayoutVars>
      </dgm:prSet>
      <dgm:spPr/>
    </dgm:pt>
    <dgm:pt modelId="{00F9D083-3F29-DA47-A867-71609574F9BB}" type="pres">
      <dgm:prSet presAssocID="{E4D55C88-C320-9147-BFA2-2946C5A93211}" presName="sp" presStyleCnt="0"/>
      <dgm:spPr/>
    </dgm:pt>
    <dgm:pt modelId="{0073D6AD-069C-BB4D-8EBB-A5C1E1FC6773}" type="pres">
      <dgm:prSet presAssocID="{76069963-69B6-FB4F-897C-F6026C826397}" presName="composite" presStyleCnt="0"/>
      <dgm:spPr/>
    </dgm:pt>
    <dgm:pt modelId="{132293D7-4626-8B43-8C5F-248125685ECF}" type="pres">
      <dgm:prSet presAssocID="{76069963-69B6-FB4F-897C-F6026C826397}" presName="parentText" presStyleLbl="alignNode1" presStyleIdx="2" presStyleCnt="5">
        <dgm:presLayoutVars>
          <dgm:chMax val="1"/>
          <dgm:bulletEnabled val="1"/>
        </dgm:presLayoutVars>
      </dgm:prSet>
      <dgm:spPr/>
    </dgm:pt>
    <dgm:pt modelId="{DB435221-2D14-0D44-9F71-ECE05D1F2C4B}" type="pres">
      <dgm:prSet presAssocID="{76069963-69B6-FB4F-897C-F6026C826397}" presName="descendantText" presStyleLbl="alignAcc1" presStyleIdx="2" presStyleCnt="5">
        <dgm:presLayoutVars>
          <dgm:bulletEnabled val="1"/>
        </dgm:presLayoutVars>
      </dgm:prSet>
      <dgm:spPr/>
    </dgm:pt>
    <dgm:pt modelId="{0D9A6981-4CC7-F144-8CE8-CECAE2813D0C}" type="pres">
      <dgm:prSet presAssocID="{20B91EF4-94C7-AA42-9F1A-760FF74F577E}" presName="sp" presStyleCnt="0"/>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3" presStyleCnt="5">
        <dgm:presLayoutVars>
          <dgm:chMax val="1"/>
          <dgm:bulletEnabled val="1"/>
        </dgm:presLayoutVars>
      </dgm:prSet>
      <dgm:spPr/>
    </dgm:pt>
    <dgm:pt modelId="{B68C23C2-4DF7-0243-AF76-ECE84A134E9B}" type="pres">
      <dgm:prSet presAssocID="{C7BAF50C-C456-0044-85EE-1DA010961221}" presName="descendantText" presStyleLbl="alignAcc1" presStyleIdx="3" presStyleCnt="5">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4" presStyleCnt="5">
        <dgm:presLayoutVars>
          <dgm:chMax val="1"/>
          <dgm:bulletEnabled val="1"/>
        </dgm:presLayoutVars>
      </dgm:prSet>
      <dgm:spPr/>
    </dgm:pt>
    <dgm:pt modelId="{72214BD3-C13C-EF47-94CE-40736750CB05}" type="pres">
      <dgm:prSet presAssocID="{E4EA4051-362C-D844-8A87-716E3B2FF75A}" presName="descendantText" presStyleLbl="alignAcc1" presStyleIdx="4" presStyleCnt="5">
        <dgm:presLayoutVars>
          <dgm:bulletEnabled val="1"/>
        </dgm:presLayoutVars>
      </dgm:prSet>
      <dgm:spPr/>
    </dgm:pt>
  </dgm:ptLst>
  <dgm:cxnLst>
    <dgm:cxn modelId="{CAC52B03-94B8-5647-B84D-762EB90DD765}" type="presOf" srcId="{1259CDB4-D86F-4445-8D49-D621ACD1B595}" destId="{3703F637-A1EC-7549-9943-09D3D52FE132}" srcOrd="0" destOrd="0" presId="urn:microsoft.com/office/officeart/2005/8/layout/chevron2"/>
    <dgm:cxn modelId="{F3ABA807-1A65-2D43-9AF3-F3F9456E35D4}" type="presOf" srcId="{F0C5CE9A-520E-9144-8C31-514DA4F7DACE}" destId="{B68C23C2-4DF7-0243-AF76-ECE84A134E9B}" srcOrd="0" destOrd="0" presId="urn:microsoft.com/office/officeart/2005/8/layout/chevron2"/>
    <dgm:cxn modelId="{99610027-2789-D348-B9A5-6E797EA74BD9}" type="presOf" srcId="{76069963-69B6-FB4F-897C-F6026C826397}" destId="{132293D7-4626-8B43-8C5F-248125685ECF}" srcOrd="0" destOrd="0" presId="urn:microsoft.com/office/officeart/2005/8/layout/chevron2"/>
    <dgm:cxn modelId="{96925D2D-F2E0-C74A-B00E-2F65C9631A25}" type="presOf" srcId="{755F0350-D3D1-C641-AFC8-4F3A9128B4BA}" destId="{7000F8F1-372C-B64F-8B60-16993722ED09}" srcOrd="0" destOrd="0" presId="urn:microsoft.com/office/officeart/2005/8/layout/chevron2"/>
    <dgm:cxn modelId="{F33B3140-99C3-C645-9FDD-422E533BBDA1}" type="presOf" srcId="{B126841E-3EC3-5B4F-8DED-133EFFF57ED6}" destId="{6F75A6D0-13A9-C24E-94AD-3F5856CB7302}" srcOrd="0" destOrd="0" presId="urn:microsoft.com/office/officeart/2005/8/layout/chevron2"/>
    <dgm:cxn modelId="{29AFDA54-7541-2C4C-8A11-0CDDBBEDDD0B}" type="presOf" srcId="{EA63F7F5-607B-5447-B584-BF4A0F858C99}" destId="{72214BD3-C13C-EF47-94CE-40736750CB05}" srcOrd="0" destOrd="0" presId="urn:microsoft.com/office/officeart/2005/8/layout/chevron2"/>
    <dgm:cxn modelId="{D29FA061-7FF1-FF44-87EA-D40A67D25106}" srcId="{1259CDB4-D86F-4445-8D49-D621ACD1B595}" destId="{755F0350-D3D1-C641-AFC8-4F3A9128B4BA}" srcOrd="1" destOrd="0" parTransId="{C8D92B63-635F-6E40-97B6-46674EF8C2FD}" sibTransId="{E4D55C88-C320-9147-BFA2-2946C5A93211}"/>
    <dgm:cxn modelId="{9641DD61-078D-8A4B-A5EA-7BB36D651AB9}" type="presOf" srcId="{E4EA4051-362C-D844-8A87-716E3B2FF75A}" destId="{9CEC7261-FF04-BD4E-AAC6-225658B22FF5}" srcOrd="0" destOrd="0" presId="urn:microsoft.com/office/officeart/2005/8/layout/chevron2"/>
    <dgm:cxn modelId="{47BA5664-D459-104B-85E5-9F5AB79912E1}" srcId="{76069963-69B6-FB4F-897C-F6026C826397}" destId="{CCD4AF10-8B77-6449-BEC1-F0B2CD27B90C}" srcOrd="0" destOrd="0" parTransId="{1879CE14-FB5C-3A4C-B079-C19A8AE7F5DE}" sibTransId="{11EBB167-C218-FD45-9C63-4D8DF192B3D9}"/>
    <dgm:cxn modelId="{661CD76D-C39D-0242-8EC1-BCB95CC641F2}" srcId="{C7BAF50C-C456-0044-85EE-1DA010961221}" destId="{F0C5CE9A-520E-9144-8C31-514DA4F7DACE}" srcOrd="0" destOrd="0" parTransId="{F25F900A-3A8E-BC44-979D-4BC790B399C3}" sibTransId="{868427A4-0E80-3740-8913-A133D7346396}"/>
    <dgm:cxn modelId="{A2070777-8A70-3241-B4A6-A1460B05D90F}" srcId="{1259CDB4-D86F-4445-8D49-D621ACD1B595}" destId="{E4EA4051-362C-D844-8A87-716E3B2FF75A}" srcOrd="4" destOrd="0" parTransId="{1CA1BF70-421F-B840-9F80-7D093B9B7FFD}" sibTransId="{90EC1C14-4753-B146-AD34-4484822B5FB2}"/>
    <dgm:cxn modelId="{BF36647D-E450-E44A-B452-3EA7ED557C38}" srcId="{4C64EB8F-BEAF-5748-8541-D0566B59A7A1}" destId="{B126841E-3EC3-5B4F-8DED-133EFFF57ED6}" srcOrd="0" destOrd="0" parTransId="{D82DEF3E-D096-5A40-B3D1-C181A67EF9FD}" sibTransId="{CD2C9CEA-859A-754F-9BAA-C1B34A78F3AF}"/>
    <dgm:cxn modelId="{89F1E582-A5F9-7640-9D06-E40B964F183C}" type="presOf" srcId="{CEF40876-4854-884E-96A9-6D027ABF20DF}" destId="{0BE33E50-A157-0C44-8986-90411392BA01}" srcOrd="0" destOrd="0" presId="urn:microsoft.com/office/officeart/2005/8/layout/chevron2"/>
    <dgm:cxn modelId="{4830CF83-48B1-C646-98EF-B3F58CCBCA73}" srcId="{1259CDB4-D86F-4445-8D49-D621ACD1B595}" destId="{C7BAF50C-C456-0044-85EE-1DA010961221}" srcOrd="3" destOrd="0" parTransId="{C49F4194-2F25-E541-991D-E1DE23E540F3}" sibTransId="{599BBC57-58EB-C64B-9266-AA195BAEEFFD}"/>
    <dgm:cxn modelId="{F64B6796-8F60-824E-A591-9F9BAAC22CE7}" srcId="{1259CDB4-D86F-4445-8D49-D621ACD1B595}" destId="{76069963-69B6-FB4F-897C-F6026C826397}" srcOrd="2" destOrd="0" parTransId="{6F2ACFE8-290B-0F43-93E5-19CF45824328}" sibTransId="{20B91EF4-94C7-AA42-9F1A-760FF74F577E}"/>
    <dgm:cxn modelId="{849C2AA3-4597-FC4E-B84E-9D5EBF5CD6CE}" srcId="{1259CDB4-D86F-4445-8D49-D621ACD1B595}" destId="{4C64EB8F-BEAF-5748-8541-D0566B59A7A1}" srcOrd="0" destOrd="0" parTransId="{95E389FF-9412-504A-B1B6-14F23FE1AF52}" sibTransId="{B4258E61-5126-A24A-9716-D811328B6990}"/>
    <dgm:cxn modelId="{393B7CAB-E68F-624F-AB0B-098DC66678B1}" type="presOf" srcId="{4C64EB8F-BEAF-5748-8541-D0566B59A7A1}" destId="{EF358C46-B73C-C348-B49B-CDF0A3959B7D}" srcOrd="0" destOrd="0" presId="urn:microsoft.com/office/officeart/2005/8/layout/chevron2"/>
    <dgm:cxn modelId="{7450CDB0-E85B-F644-9395-C5D7D93CB396}" type="presOf" srcId="{C7BAF50C-C456-0044-85EE-1DA010961221}" destId="{77B8BCCA-74F6-F649-9CAC-BFF41E5CA1B6}"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BEA35BD7-34B3-984F-B5ED-B51AC3776B75}" srcId="{755F0350-D3D1-C641-AFC8-4F3A9128B4BA}" destId="{CEF40876-4854-884E-96A9-6D027ABF20DF}" srcOrd="0" destOrd="0" parTransId="{52F36E4C-D820-EC4E-97C0-3DF95A721163}" sibTransId="{4B897F4E-AB3F-D64C-A4E7-1BFC5E5448CE}"/>
    <dgm:cxn modelId="{E51DCBDF-FF53-D747-9FC3-DEDAF0ED4E17}" type="presOf" srcId="{CCD4AF10-8B77-6449-BEC1-F0B2CD27B90C}" destId="{DB435221-2D14-0D44-9F71-ECE05D1F2C4B}" srcOrd="0" destOrd="0" presId="urn:microsoft.com/office/officeart/2005/8/layout/chevron2"/>
    <dgm:cxn modelId="{262659EA-130E-1A4B-9220-131AAD6CFBBF}" type="presParOf" srcId="{3703F637-A1EC-7549-9943-09D3D52FE132}" destId="{5898A641-80F9-C94F-B526-84D647C7C026}" srcOrd="0" destOrd="0" presId="urn:microsoft.com/office/officeart/2005/8/layout/chevron2"/>
    <dgm:cxn modelId="{DF47F7F0-549B-E746-8E44-85A4D035A095}" type="presParOf" srcId="{5898A641-80F9-C94F-B526-84D647C7C026}" destId="{EF358C46-B73C-C348-B49B-CDF0A3959B7D}" srcOrd="0" destOrd="0" presId="urn:microsoft.com/office/officeart/2005/8/layout/chevron2"/>
    <dgm:cxn modelId="{C2CE7E1D-0656-4442-84AE-E91CD0869824}" type="presParOf" srcId="{5898A641-80F9-C94F-B526-84D647C7C026}" destId="{6F75A6D0-13A9-C24E-94AD-3F5856CB7302}" srcOrd="1" destOrd="0" presId="urn:microsoft.com/office/officeart/2005/8/layout/chevron2"/>
    <dgm:cxn modelId="{D7B08C20-C31E-494E-89F1-213535C0ABC2}" type="presParOf" srcId="{3703F637-A1EC-7549-9943-09D3D52FE132}" destId="{AE2B238A-4246-4D45-B7EE-2774E7C3A799}" srcOrd="1" destOrd="0" presId="urn:microsoft.com/office/officeart/2005/8/layout/chevron2"/>
    <dgm:cxn modelId="{FA335944-15D2-534C-91C7-EC2F312B6B37}" type="presParOf" srcId="{3703F637-A1EC-7549-9943-09D3D52FE132}" destId="{D1A7E9CC-E21C-A34C-AC50-196D03DE1C52}" srcOrd="2" destOrd="0" presId="urn:microsoft.com/office/officeart/2005/8/layout/chevron2"/>
    <dgm:cxn modelId="{E77A55BF-C3DB-4B46-A9B8-E80DBD521ABE}" type="presParOf" srcId="{D1A7E9CC-E21C-A34C-AC50-196D03DE1C52}" destId="{7000F8F1-372C-B64F-8B60-16993722ED09}" srcOrd="0" destOrd="0" presId="urn:microsoft.com/office/officeart/2005/8/layout/chevron2"/>
    <dgm:cxn modelId="{F8C2D373-0C83-1849-BD08-9EC4DE0345F6}" type="presParOf" srcId="{D1A7E9CC-E21C-A34C-AC50-196D03DE1C52}" destId="{0BE33E50-A157-0C44-8986-90411392BA01}" srcOrd="1" destOrd="0" presId="urn:microsoft.com/office/officeart/2005/8/layout/chevron2"/>
    <dgm:cxn modelId="{3273FBDD-3232-384F-96E3-B02AD3707C55}" type="presParOf" srcId="{3703F637-A1EC-7549-9943-09D3D52FE132}" destId="{00F9D083-3F29-DA47-A867-71609574F9BB}" srcOrd="3" destOrd="0" presId="urn:microsoft.com/office/officeart/2005/8/layout/chevron2"/>
    <dgm:cxn modelId="{B4765EAC-9900-A140-94D6-102C79F87C6F}" type="presParOf" srcId="{3703F637-A1EC-7549-9943-09D3D52FE132}" destId="{0073D6AD-069C-BB4D-8EBB-A5C1E1FC6773}" srcOrd="4" destOrd="0" presId="urn:microsoft.com/office/officeart/2005/8/layout/chevron2"/>
    <dgm:cxn modelId="{E4225CE4-5805-D44D-91FE-B109F90D71FC}" type="presParOf" srcId="{0073D6AD-069C-BB4D-8EBB-A5C1E1FC6773}" destId="{132293D7-4626-8B43-8C5F-248125685ECF}" srcOrd="0" destOrd="0" presId="urn:microsoft.com/office/officeart/2005/8/layout/chevron2"/>
    <dgm:cxn modelId="{35B5844F-987A-1847-A660-383611C79FB8}" type="presParOf" srcId="{0073D6AD-069C-BB4D-8EBB-A5C1E1FC6773}" destId="{DB435221-2D14-0D44-9F71-ECE05D1F2C4B}" srcOrd="1" destOrd="0" presId="urn:microsoft.com/office/officeart/2005/8/layout/chevron2"/>
    <dgm:cxn modelId="{56B4502F-D283-0C45-BC09-AAF20BDBE648}" type="presParOf" srcId="{3703F637-A1EC-7549-9943-09D3D52FE132}" destId="{0D9A6981-4CC7-F144-8CE8-CECAE2813D0C}" srcOrd="5" destOrd="0" presId="urn:microsoft.com/office/officeart/2005/8/layout/chevron2"/>
    <dgm:cxn modelId="{2EC5A5C7-7E71-EA42-AC1D-3E313C0377B1}" type="presParOf" srcId="{3703F637-A1EC-7549-9943-09D3D52FE132}" destId="{09795D92-CC90-BC43-A039-BE49BC79C5C0}" srcOrd="6" destOrd="0" presId="urn:microsoft.com/office/officeart/2005/8/layout/chevron2"/>
    <dgm:cxn modelId="{9B69553C-AA6B-4C4E-9A68-894EC4B73145}" type="presParOf" srcId="{09795D92-CC90-BC43-A039-BE49BC79C5C0}" destId="{77B8BCCA-74F6-F649-9CAC-BFF41E5CA1B6}" srcOrd="0" destOrd="0" presId="urn:microsoft.com/office/officeart/2005/8/layout/chevron2"/>
    <dgm:cxn modelId="{AD6A2AD4-06D3-AB46-9F5A-8A39E9EB3DC6}" type="presParOf" srcId="{09795D92-CC90-BC43-A039-BE49BC79C5C0}" destId="{B68C23C2-4DF7-0243-AF76-ECE84A134E9B}" srcOrd="1" destOrd="0" presId="urn:microsoft.com/office/officeart/2005/8/layout/chevron2"/>
    <dgm:cxn modelId="{A28B48D1-8F8C-B04F-85DD-AE3A1F060ABB}" type="presParOf" srcId="{3703F637-A1EC-7549-9943-09D3D52FE132}" destId="{69E6A707-1311-8B43-94A1-2AA0950D39F0}" srcOrd="7" destOrd="0" presId="urn:microsoft.com/office/officeart/2005/8/layout/chevron2"/>
    <dgm:cxn modelId="{3DD0C787-01CB-4644-A317-1D1DAE7F074B}" type="presParOf" srcId="{3703F637-A1EC-7549-9943-09D3D52FE132}" destId="{F01259F1-AF1E-0A46-85E9-451D7AD8CD8F}" srcOrd="8" destOrd="0" presId="urn:microsoft.com/office/officeart/2005/8/layout/chevron2"/>
    <dgm:cxn modelId="{67F43169-94A4-0F48-B0C1-A27EAC0ED904}" type="presParOf" srcId="{F01259F1-AF1E-0A46-85E9-451D7AD8CD8F}" destId="{9CEC7261-FF04-BD4E-AAC6-225658B22FF5}" srcOrd="0" destOrd="0" presId="urn:microsoft.com/office/officeart/2005/8/layout/chevron2"/>
    <dgm:cxn modelId="{E76042B2-33F0-B84C-B66A-02FFAD8A0C0F}" type="presParOf" srcId="{F01259F1-AF1E-0A46-85E9-451D7AD8CD8F}" destId="{72214BD3-C13C-EF47-94CE-40736750CB05}" srcOrd="1" destOrd="0" presId="urn:microsoft.com/office/officeart/2005/8/layout/chevr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3</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Run a Container</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4</a:t>
          </a:r>
        </a:p>
      </dgm:t>
    </dgm:pt>
    <dgm:pt modelId="{1CA1BF70-421F-B840-9F80-7D093B9B7FFD}" type="parTrans" cxnId="{A2070777-8A70-3241-B4A6-A1460B05D90F}">
      <dgm:prSet/>
      <dgm:spPr/>
      <dgm:t>
        <a:bodyPr/>
        <a:lstStyle/>
        <a:p>
          <a:endParaRPr lang="en-US"/>
        </a:p>
      </dgm:t>
    </dgm:pt>
    <dgm:pt modelId="{90EC1C14-4753-B146-AD34-4484822B5FB2}" type="sibTrans" cxnId="{A2070777-8A70-3241-B4A6-A1460B05D90F}">
      <dgm:prSet/>
      <dgm:spPr/>
      <dgm:t>
        <a:bodyPr/>
        <a:lstStyle/>
        <a:p>
          <a:endParaRPr lang="en-US"/>
        </a:p>
      </dgm:t>
    </dgm:pt>
    <dgm:pt modelId="{EA63F7F5-607B-5447-B584-BF4A0F858C99}">
      <dgm:prSet phldrT="[Text]" custT="1"/>
      <dgm:spPr/>
      <dgm:t>
        <a:bodyPr/>
        <a:lstStyle/>
        <a:p>
          <a:r>
            <a:rPr lang="en-US" sz="2100"/>
            <a:t>Stop/Delete a Container</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5</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Inspect a Running Container</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6</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A15D70D6-A60D-4B4D-BCEB-E4DED03DFD7F}">
      <dgm:prSet custT="1"/>
      <dgm:spPr/>
      <dgm:t>
        <a:bodyPr/>
        <a:lstStyle/>
        <a:p>
          <a:r>
            <a:rPr lang="en-US" sz="2100"/>
            <a:t>Run Shell Inside a Container</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21978EE3-A228-9645-A0B0-A7B546AEEAAA}">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2</a:t>
          </a:r>
        </a:p>
      </dgm:t>
    </dgm:pt>
    <dgm:pt modelId="{EE50E940-ED65-3347-8BBD-C6584C947DB5}" type="parTrans" cxnId="{0ABF4480-CF2A-7649-9935-52742A3C4352}">
      <dgm:prSet/>
      <dgm:spPr/>
      <dgm:t>
        <a:bodyPr/>
        <a:lstStyle/>
        <a:p>
          <a:endParaRPr lang="en-US"/>
        </a:p>
      </dgm:t>
    </dgm:pt>
    <dgm:pt modelId="{2FDC213E-AE29-8745-ABB2-91B53F32BB98}" type="sibTrans" cxnId="{0ABF4480-CF2A-7649-9935-52742A3C4352}">
      <dgm:prSet/>
      <dgm:spPr/>
      <dgm:t>
        <a:bodyPr/>
        <a:lstStyle/>
        <a:p>
          <a:endParaRPr lang="en-US"/>
        </a:p>
      </dgm:t>
    </dgm:pt>
    <dgm:pt modelId="{DFFAAE07-9B29-1540-8F27-507F82839C96}">
      <dgm:prSet phldrT="[Text]"/>
      <dgm:spPr>
        <a:noFill/>
      </dgm:spPr>
      <dgm:t>
        <a:bodyPr/>
        <a:lstStyle/>
        <a:p>
          <a:r>
            <a:rPr lang="en-US"/>
            <a:t> Build a Docker Image of an Application</a:t>
          </a:r>
        </a:p>
      </dgm:t>
    </dgm:pt>
    <dgm:pt modelId="{314A670C-A8D0-8F49-98CF-928227931AE6}" type="parTrans" cxnId="{5B4F70C8-2580-2948-966C-01A1BD421906}">
      <dgm:prSet/>
      <dgm:spPr/>
      <dgm:t>
        <a:bodyPr/>
        <a:lstStyle/>
        <a:p>
          <a:endParaRPr lang="en-US"/>
        </a:p>
      </dgm:t>
    </dgm:pt>
    <dgm:pt modelId="{E03CE041-F73D-4145-8986-5E358C2E4D80}" type="sibTrans" cxnId="{5B4F70C8-2580-2948-966C-01A1BD421906}">
      <dgm:prSet/>
      <dgm:spPr/>
      <dgm:t>
        <a:bodyPr/>
        <a:lstStyle/>
        <a:p>
          <a:endParaRPr lang="en-US"/>
        </a:p>
      </dgm:t>
    </dgm:pt>
    <dgm:pt modelId="{8D259098-8470-9D48-9C52-85553A4E9EFF}">
      <dgm:prSet/>
      <dgm:spPr/>
      <dgm:t>
        <a:bodyPr/>
        <a:lstStyle/>
        <a:p>
          <a:r>
            <a:rPr lang="en-US"/>
            <a:t>1</a:t>
          </a:r>
        </a:p>
      </dgm:t>
    </dgm:pt>
    <dgm:pt modelId="{C08802FF-FF95-BE4D-B03A-FF18DE99AFB1}" type="parTrans" cxnId="{3D90FC94-A342-404E-8FAD-D9F5856E161F}">
      <dgm:prSet/>
      <dgm:spPr/>
      <dgm:t>
        <a:bodyPr/>
        <a:lstStyle/>
        <a:p>
          <a:endParaRPr lang="en-US"/>
        </a:p>
      </dgm:t>
    </dgm:pt>
    <dgm:pt modelId="{EFEB5956-D37B-4243-974F-707678FE4F55}" type="sibTrans" cxnId="{3D90FC94-A342-404E-8FAD-D9F5856E161F}">
      <dgm:prSet/>
      <dgm:spPr/>
      <dgm:t>
        <a:bodyPr/>
        <a:lstStyle/>
        <a:p>
          <a:endParaRPr lang="en-US"/>
        </a:p>
      </dgm:t>
    </dgm:pt>
    <dgm:pt modelId="{CA1910A5-5392-374A-B7EF-B4AD5D99FB9B}">
      <dgm:prSet/>
      <dgm:spPr/>
      <dgm:t>
        <a:bodyPr/>
        <a:lstStyle/>
        <a:p>
          <a:r>
            <a:rPr lang="en-US"/>
            <a:t> Connecting to the Docker Environment</a:t>
          </a:r>
        </a:p>
      </dgm:t>
    </dgm:pt>
    <dgm:pt modelId="{5C3EAB90-98DA-844F-A562-F6217A4EA4F6}" type="parTrans" cxnId="{5097DD20-E4DA-7346-88BD-B92185F0E85F}">
      <dgm:prSet/>
      <dgm:spPr/>
      <dgm:t>
        <a:bodyPr/>
        <a:lstStyle/>
        <a:p>
          <a:endParaRPr lang="en-US"/>
        </a:p>
      </dgm:t>
    </dgm:pt>
    <dgm:pt modelId="{AECE06FF-1928-404F-A632-3524E6E7FA3C}" type="sibTrans" cxnId="{5097DD20-E4DA-7346-88BD-B92185F0E85F}">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5A0B1570-5420-D74D-A595-3BA691C87148}" type="pres">
      <dgm:prSet presAssocID="{8D259098-8470-9D48-9C52-85553A4E9EFF}" presName="composite" presStyleCnt="0"/>
      <dgm:spPr/>
    </dgm:pt>
    <dgm:pt modelId="{838A8EB2-3541-2B4C-A5A0-970EA7A797FB}" type="pres">
      <dgm:prSet presAssocID="{8D259098-8470-9D48-9C52-85553A4E9EFF}" presName="parentText" presStyleLbl="alignNode1" presStyleIdx="0" presStyleCnt="6">
        <dgm:presLayoutVars>
          <dgm:chMax val="1"/>
          <dgm:bulletEnabled val="1"/>
        </dgm:presLayoutVars>
      </dgm:prSet>
      <dgm:spPr/>
    </dgm:pt>
    <dgm:pt modelId="{34294FE8-1AF9-C84E-9084-83B0D9E64102}" type="pres">
      <dgm:prSet presAssocID="{8D259098-8470-9D48-9C52-85553A4E9EFF}" presName="descendantText" presStyleLbl="alignAcc1" presStyleIdx="0" presStyleCnt="6">
        <dgm:presLayoutVars>
          <dgm:bulletEnabled val="1"/>
        </dgm:presLayoutVars>
      </dgm:prSet>
      <dgm:spPr/>
    </dgm:pt>
    <dgm:pt modelId="{57D04854-B0E6-874A-8004-21FECFE5601B}" type="pres">
      <dgm:prSet presAssocID="{EFEB5956-D37B-4243-974F-707678FE4F55}" presName="sp" presStyleCnt="0"/>
      <dgm:spPr/>
    </dgm:pt>
    <dgm:pt modelId="{2001B2C1-6836-294F-9171-302A710FD696}" type="pres">
      <dgm:prSet presAssocID="{21978EE3-A228-9645-A0B0-A7B546AEEAAA}" presName="composite" presStyleCnt="0"/>
      <dgm:spPr/>
    </dgm:pt>
    <dgm:pt modelId="{FF867963-3E64-DC47-A018-7E79DCD81858}" type="pres">
      <dgm:prSet presAssocID="{21978EE3-A228-9645-A0B0-A7B546AEEAAA}" presName="parentText" presStyleLbl="alignNode1" presStyleIdx="1" presStyleCnt="6">
        <dgm:presLayoutVars>
          <dgm:chMax val="1"/>
          <dgm:bulletEnabled val="1"/>
        </dgm:presLayoutVars>
      </dgm:prSet>
      <dgm:spPr/>
    </dgm:pt>
    <dgm:pt modelId="{80653CCD-C77B-674F-B4C8-EE898D95A40C}" type="pres">
      <dgm:prSet presAssocID="{21978EE3-A228-9645-A0B0-A7B546AEEAAA}" presName="descendantText" presStyleLbl="alignAcc1" presStyleIdx="1" presStyleCnt="6">
        <dgm:presLayoutVars>
          <dgm:bulletEnabled val="1"/>
        </dgm:presLayoutVars>
      </dgm:prSet>
      <dgm:spPr/>
    </dgm:pt>
    <dgm:pt modelId="{2E707C29-B56C-1441-AD03-AC635AB5F9E3}" type="pres">
      <dgm:prSet presAssocID="{2FDC213E-AE29-8745-ABB2-91B53F32BB98}" presName="sp" presStyleCnt="0"/>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2" presStyleCnt="6">
        <dgm:presLayoutVars>
          <dgm:chMax val="1"/>
          <dgm:bulletEnabled val="1"/>
        </dgm:presLayoutVars>
      </dgm:prSet>
      <dgm:spPr/>
    </dgm:pt>
    <dgm:pt modelId="{B68C23C2-4DF7-0243-AF76-ECE84A134E9B}" type="pres">
      <dgm:prSet presAssocID="{C7BAF50C-C456-0044-85EE-1DA010961221}" presName="descendantText" presStyleLbl="alignAcc1" presStyleIdx="2" presStyleCnt="6">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3" presStyleCnt="6">
        <dgm:presLayoutVars>
          <dgm:chMax val="1"/>
          <dgm:bulletEnabled val="1"/>
        </dgm:presLayoutVars>
      </dgm:prSet>
      <dgm:spPr/>
    </dgm:pt>
    <dgm:pt modelId="{72214BD3-C13C-EF47-94CE-40736750CB05}" type="pres">
      <dgm:prSet presAssocID="{E4EA4051-362C-D844-8A87-716E3B2FF75A}" presName="descendantText" presStyleLbl="alignAcc1" presStyleIdx="3" presStyleCnt="6">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4" presStyleCnt="6">
        <dgm:presLayoutVars>
          <dgm:chMax val="1"/>
          <dgm:bulletEnabled val="1"/>
        </dgm:presLayoutVars>
      </dgm:prSet>
      <dgm:spPr/>
    </dgm:pt>
    <dgm:pt modelId="{0716CDE5-B796-0648-A101-5931BC5BAB84}" type="pres">
      <dgm:prSet presAssocID="{67534C9E-F58C-004B-94C3-2FF668841EFA}" presName="descendantText" presStyleLbl="alignAcc1" presStyleIdx="4" presStyleCnt="6">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5" presStyleCnt="6">
        <dgm:presLayoutVars>
          <dgm:chMax val="1"/>
          <dgm:bulletEnabled val="1"/>
        </dgm:presLayoutVars>
      </dgm:prSet>
      <dgm:spPr/>
    </dgm:pt>
    <dgm:pt modelId="{BE97322C-F34D-1341-9BC9-68537AF63932}" type="pres">
      <dgm:prSet presAssocID="{E9E47DC6-464C-B54A-87F0-5B5298EEC293}" presName="descendantText" presStyleLbl="alignAcc1" presStyleIdx="5" presStyleCnt="6">
        <dgm:presLayoutVars>
          <dgm:bulletEnabled val="1"/>
        </dgm:presLayoutVars>
      </dgm:prSet>
      <dgm:spPr/>
    </dgm:pt>
  </dgm:ptLst>
  <dgm:cxnLst>
    <dgm:cxn modelId="{E1B6900A-15CA-3549-B0EE-38C9C4360440}" type="presOf" srcId="{CA1910A5-5392-374A-B7EF-B4AD5D99FB9B}" destId="{34294FE8-1AF9-C84E-9084-83B0D9E64102}" srcOrd="0" destOrd="0" presId="urn:microsoft.com/office/officeart/2005/8/layout/chevron2"/>
    <dgm:cxn modelId="{5097DD20-E4DA-7346-88BD-B92185F0E85F}" srcId="{8D259098-8470-9D48-9C52-85553A4E9EFF}" destId="{CA1910A5-5392-374A-B7EF-B4AD5D99FB9B}" srcOrd="0" destOrd="0" parTransId="{5C3EAB90-98DA-844F-A562-F6217A4EA4F6}" sibTransId="{AECE06FF-1928-404F-A632-3524E6E7FA3C}"/>
    <dgm:cxn modelId="{9711613E-4D6F-8345-8DAB-26D08D9BFC0C}" type="presOf" srcId="{8D259098-8470-9D48-9C52-85553A4E9EFF}" destId="{838A8EB2-3541-2B4C-A5A0-970EA7A797FB}" srcOrd="0" destOrd="0" presId="urn:microsoft.com/office/officeart/2005/8/layout/chevron2"/>
    <dgm:cxn modelId="{0EEC0D41-54BA-E846-8FC9-754B70593DB1}" type="presOf" srcId="{21978EE3-A228-9645-A0B0-A7B546AEEAAA}" destId="{FF867963-3E64-DC47-A018-7E79DCD81858}" srcOrd="0" destOrd="0" presId="urn:microsoft.com/office/officeart/2005/8/layout/chevron2"/>
    <dgm:cxn modelId="{9F5C8C51-7DCA-BC4B-9F6D-450E6390BCF6}" type="presOf" srcId="{67534C9E-F58C-004B-94C3-2FF668841EFA}" destId="{366C0117-F974-A54A-A864-6E7000BCFF91}" srcOrd="0" destOrd="0" presId="urn:microsoft.com/office/officeart/2005/8/layout/chevron2"/>
    <dgm:cxn modelId="{CAE82668-798F-104E-AE8C-F58BB592A76A}" type="presOf" srcId="{1259CDB4-D86F-4445-8D49-D621ACD1B595}" destId="{3703F637-A1EC-7549-9943-09D3D52FE132}" srcOrd="0" destOrd="0" presId="urn:microsoft.com/office/officeart/2005/8/layout/chevron2"/>
    <dgm:cxn modelId="{4753756D-BB88-4B46-BD72-79E3E1514C0A}" type="presOf" srcId="{F0C5CE9A-520E-9144-8C31-514DA4F7DACE}" destId="{B68C23C2-4DF7-0243-AF76-ECE84A134E9B}"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F43BCD70-011E-FA45-A7E4-F804A05F3BD1}" srcId="{E9E47DC6-464C-B54A-87F0-5B5298EEC293}" destId="{A15D70D6-A60D-4B4D-BCEB-E4DED03DFD7F}" srcOrd="0" destOrd="0" parTransId="{4ECFC800-D9CC-344D-B447-47BD9B6EE24C}" sibTransId="{D43C2FFE-9E08-E64A-9386-C62A2FC45CF5}"/>
    <dgm:cxn modelId="{676B3975-D192-3F4E-B9ED-3B852BCF8372}" srcId="{1259CDB4-D86F-4445-8D49-D621ACD1B595}" destId="{E9E47DC6-464C-B54A-87F0-5B5298EEC293}" srcOrd="5" destOrd="0" parTransId="{E703CDEF-16AC-5D4E-A7D3-24AB31DE2A89}" sibTransId="{B3715ACE-0D7F-744A-BD34-E72756EA114E}"/>
    <dgm:cxn modelId="{F906D476-4649-0B4E-9007-EAEA5FEF3CDC}" type="presOf" srcId="{EA63F7F5-607B-5447-B584-BF4A0F858C99}" destId="{72214BD3-C13C-EF47-94CE-40736750CB05}" srcOrd="0" destOrd="0" presId="urn:microsoft.com/office/officeart/2005/8/layout/chevron2"/>
    <dgm:cxn modelId="{A2070777-8A70-3241-B4A6-A1460B05D90F}" srcId="{1259CDB4-D86F-4445-8D49-D621ACD1B595}" destId="{E4EA4051-362C-D844-8A87-716E3B2FF75A}" srcOrd="3" destOrd="0" parTransId="{1CA1BF70-421F-B840-9F80-7D093B9B7FFD}" sibTransId="{90EC1C14-4753-B146-AD34-4484822B5FB2}"/>
    <dgm:cxn modelId="{7D49D277-DF62-9E42-9A49-0CFB73E6D296}" type="presOf" srcId="{32EE9A84-4A5D-804C-BFC8-8665C1ABDB22}" destId="{0716CDE5-B796-0648-A101-5931BC5BAB84}" srcOrd="0" destOrd="0" presId="urn:microsoft.com/office/officeart/2005/8/layout/chevron2"/>
    <dgm:cxn modelId="{E4AF7878-C8F3-9940-B1E8-4D60D056023D}" type="presOf" srcId="{E9E47DC6-464C-B54A-87F0-5B5298EEC293}" destId="{41E0C333-0DF2-4344-A6A8-B550FEDAD9CC}" srcOrd="0" destOrd="0" presId="urn:microsoft.com/office/officeart/2005/8/layout/chevron2"/>
    <dgm:cxn modelId="{AAE11C7D-70BA-3847-9121-51E6FF88173A}" srcId="{1259CDB4-D86F-4445-8D49-D621ACD1B595}" destId="{67534C9E-F58C-004B-94C3-2FF668841EFA}" srcOrd="4" destOrd="0" parTransId="{1B7E769A-43FA-3547-A158-FE1BDE0755A3}" sibTransId="{230CBA2E-64E3-AA45-AA6E-403D7F89E952}"/>
    <dgm:cxn modelId="{0ABF4480-CF2A-7649-9935-52742A3C4352}" srcId="{1259CDB4-D86F-4445-8D49-D621ACD1B595}" destId="{21978EE3-A228-9645-A0B0-A7B546AEEAAA}" srcOrd="1" destOrd="0" parTransId="{EE50E940-ED65-3347-8BBD-C6584C947DB5}" sibTransId="{2FDC213E-AE29-8745-ABB2-91B53F32BB98}"/>
    <dgm:cxn modelId="{4830CF83-48B1-C646-98EF-B3F58CCBCA73}" srcId="{1259CDB4-D86F-4445-8D49-D621ACD1B595}" destId="{C7BAF50C-C456-0044-85EE-1DA010961221}" srcOrd="2"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3D90FC94-A342-404E-8FAD-D9F5856E161F}" srcId="{1259CDB4-D86F-4445-8D49-D621ACD1B595}" destId="{8D259098-8470-9D48-9C52-85553A4E9EFF}" srcOrd="0" destOrd="0" parTransId="{C08802FF-FF95-BE4D-B03A-FF18DE99AFB1}" sibTransId="{EFEB5956-D37B-4243-974F-707678FE4F55}"/>
    <dgm:cxn modelId="{701DECB0-25D3-454D-A679-DE9A27685B0D}" srcId="{E4EA4051-362C-D844-8A87-716E3B2FF75A}" destId="{EA63F7F5-607B-5447-B584-BF4A0F858C99}" srcOrd="0" destOrd="0" parTransId="{9582959C-FB9C-BC4C-9237-B01B33C48163}" sibTransId="{1BCE0D65-3E3D-9447-9770-8BA63F68BB45}"/>
    <dgm:cxn modelId="{5B4F70C8-2580-2948-966C-01A1BD421906}" srcId="{21978EE3-A228-9645-A0B0-A7B546AEEAAA}" destId="{DFFAAE07-9B29-1540-8F27-507F82839C96}" srcOrd="0" destOrd="0" parTransId="{314A670C-A8D0-8F49-98CF-928227931AE6}" sibTransId="{E03CE041-F73D-4145-8986-5E358C2E4D80}"/>
    <dgm:cxn modelId="{C07DE6C8-44DF-D441-93E3-93C59E384A11}" type="presOf" srcId="{E4EA4051-362C-D844-8A87-716E3B2FF75A}" destId="{9CEC7261-FF04-BD4E-AAC6-225658B22FF5}" srcOrd="0" destOrd="0" presId="urn:microsoft.com/office/officeart/2005/8/layout/chevron2"/>
    <dgm:cxn modelId="{F42E14CA-7FBF-2F40-B1B9-473706A8D7F0}" type="presOf" srcId="{A15D70D6-A60D-4B4D-BCEB-E4DED03DFD7F}" destId="{BE97322C-F34D-1341-9BC9-68537AF63932}" srcOrd="0" destOrd="0" presId="urn:microsoft.com/office/officeart/2005/8/layout/chevron2"/>
    <dgm:cxn modelId="{DCFCEAD6-445B-2A46-B7C0-4840E06859B1}" type="presOf" srcId="{C7BAF50C-C456-0044-85EE-1DA010961221}" destId="{77B8BCCA-74F6-F649-9CAC-BFF41E5CA1B6}" srcOrd="0" destOrd="0" presId="urn:microsoft.com/office/officeart/2005/8/layout/chevron2"/>
    <dgm:cxn modelId="{46A9B1E1-B0C1-BF4A-99B3-181E3C5E3714}" type="presOf" srcId="{DFFAAE07-9B29-1540-8F27-507F82839C96}" destId="{80653CCD-C77B-674F-B4C8-EE898D95A40C}" srcOrd="0" destOrd="0" presId="urn:microsoft.com/office/officeart/2005/8/layout/chevron2"/>
    <dgm:cxn modelId="{ED3D2FEE-B851-9A40-A463-4291FC2B3A24}" type="presParOf" srcId="{3703F637-A1EC-7549-9943-09D3D52FE132}" destId="{5A0B1570-5420-D74D-A595-3BA691C87148}" srcOrd="0" destOrd="0" presId="urn:microsoft.com/office/officeart/2005/8/layout/chevron2"/>
    <dgm:cxn modelId="{63966947-70D2-5B4B-8444-F835AB63AB81}" type="presParOf" srcId="{5A0B1570-5420-D74D-A595-3BA691C87148}" destId="{838A8EB2-3541-2B4C-A5A0-970EA7A797FB}" srcOrd="0" destOrd="0" presId="urn:microsoft.com/office/officeart/2005/8/layout/chevron2"/>
    <dgm:cxn modelId="{35316EE2-CD15-4141-A078-38596F3ED573}" type="presParOf" srcId="{5A0B1570-5420-D74D-A595-3BA691C87148}" destId="{34294FE8-1AF9-C84E-9084-83B0D9E64102}" srcOrd="1" destOrd="0" presId="urn:microsoft.com/office/officeart/2005/8/layout/chevron2"/>
    <dgm:cxn modelId="{FD4183E4-AC32-604D-BCEE-FCC97E54E815}" type="presParOf" srcId="{3703F637-A1EC-7549-9943-09D3D52FE132}" destId="{57D04854-B0E6-874A-8004-21FECFE5601B}" srcOrd="1" destOrd="0" presId="urn:microsoft.com/office/officeart/2005/8/layout/chevron2"/>
    <dgm:cxn modelId="{10834FAF-A14E-A24B-8689-B043D5F8EC32}" type="presParOf" srcId="{3703F637-A1EC-7549-9943-09D3D52FE132}" destId="{2001B2C1-6836-294F-9171-302A710FD696}" srcOrd="2" destOrd="0" presId="urn:microsoft.com/office/officeart/2005/8/layout/chevron2"/>
    <dgm:cxn modelId="{8941060D-11D2-3041-86AD-3EB711510CB3}" type="presParOf" srcId="{2001B2C1-6836-294F-9171-302A710FD696}" destId="{FF867963-3E64-DC47-A018-7E79DCD81858}" srcOrd="0" destOrd="0" presId="urn:microsoft.com/office/officeart/2005/8/layout/chevron2"/>
    <dgm:cxn modelId="{C9CBCD2C-D41A-5C4A-B4F0-E4CBE8FE839F}" type="presParOf" srcId="{2001B2C1-6836-294F-9171-302A710FD696}" destId="{80653CCD-C77B-674F-B4C8-EE898D95A40C}" srcOrd="1" destOrd="0" presId="urn:microsoft.com/office/officeart/2005/8/layout/chevron2"/>
    <dgm:cxn modelId="{BFF84AE2-C22F-F34C-92C0-7FF14BB053D3}" type="presParOf" srcId="{3703F637-A1EC-7549-9943-09D3D52FE132}" destId="{2E707C29-B56C-1441-AD03-AC635AB5F9E3}" srcOrd="3" destOrd="0" presId="urn:microsoft.com/office/officeart/2005/8/layout/chevron2"/>
    <dgm:cxn modelId="{C034127D-F1E8-7342-8DE3-1021FC5AB8B0}" type="presParOf" srcId="{3703F637-A1EC-7549-9943-09D3D52FE132}" destId="{09795D92-CC90-BC43-A039-BE49BC79C5C0}" srcOrd="4" destOrd="0" presId="urn:microsoft.com/office/officeart/2005/8/layout/chevron2"/>
    <dgm:cxn modelId="{5FA721E3-ED20-9D42-BB01-7B4612628EA9}" type="presParOf" srcId="{09795D92-CC90-BC43-A039-BE49BC79C5C0}" destId="{77B8BCCA-74F6-F649-9CAC-BFF41E5CA1B6}" srcOrd="0" destOrd="0" presId="urn:microsoft.com/office/officeart/2005/8/layout/chevron2"/>
    <dgm:cxn modelId="{E3C90D2E-DAD0-B041-8B72-F895B10EEEFA}" type="presParOf" srcId="{09795D92-CC90-BC43-A039-BE49BC79C5C0}" destId="{B68C23C2-4DF7-0243-AF76-ECE84A134E9B}" srcOrd="1" destOrd="0" presId="urn:microsoft.com/office/officeart/2005/8/layout/chevron2"/>
    <dgm:cxn modelId="{F86CB6E7-76E5-8147-93D3-6BAF470E5360}" type="presParOf" srcId="{3703F637-A1EC-7549-9943-09D3D52FE132}" destId="{69E6A707-1311-8B43-94A1-2AA0950D39F0}" srcOrd="5" destOrd="0" presId="urn:microsoft.com/office/officeart/2005/8/layout/chevron2"/>
    <dgm:cxn modelId="{3832C1FB-D46A-4141-9504-F09D5769C893}" type="presParOf" srcId="{3703F637-A1EC-7549-9943-09D3D52FE132}" destId="{F01259F1-AF1E-0A46-85E9-451D7AD8CD8F}" srcOrd="6" destOrd="0" presId="urn:microsoft.com/office/officeart/2005/8/layout/chevron2"/>
    <dgm:cxn modelId="{3CB615AD-D38E-3D4D-A153-6FE8E4B03183}" type="presParOf" srcId="{F01259F1-AF1E-0A46-85E9-451D7AD8CD8F}" destId="{9CEC7261-FF04-BD4E-AAC6-225658B22FF5}" srcOrd="0" destOrd="0" presId="urn:microsoft.com/office/officeart/2005/8/layout/chevron2"/>
    <dgm:cxn modelId="{7BA5899D-715B-654B-86E9-BDC71D446BC5}" type="presParOf" srcId="{F01259F1-AF1E-0A46-85E9-451D7AD8CD8F}" destId="{72214BD3-C13C-EF47-94CE-40736750CB05}" srcOrd="1" destOrd="0" presId="urn:microsoft.com/office/officeart/2005/8/layout/chevron2"/>
    <dgm:cxn modelId="{7B6D402F-0481-0749-BAD0-00504DDED69A}" type="presParOf" srcId="{3703F637-A1EC-7549-9943-09D3D52FE132}" destId="{05F5558C-C414-7A45-8597-9B470A761047}" srcOrd="7" destOrd="0" presId="urn:microsoft.com/office/officeart/2005/8/layout/chevron2"/>
    <dgm:cxn modelId="{CB2F33C6-788A-6643-8F28-15477E821140}" type="presParOf" srcId="{3703F637-A1EC-7549-9943-09D3D52FE132}" destId="{9D7357D9-E213-EB4D-998A-67DC6F0BD3A2}" srcOrd="8" destOrd="0" presId="urn:microsoft.com/office/officeart/2005/8/layout/chevron2"/>
    <dgm:cxn modelId="{E8AD4C43-936E-4345-82C1-14D971DA1142}" type="presParOf" srcId="{9D7357D9-E213-EB4D-998A-67DC6F0BD3A2}" destId="{366C0117-F974-A54A-A864-6E7000BCFF91}" srcOrd="0" destOrd="0" presId="urn:microsoft.com/office/officeart/2005/8/layout/chevron2"/>
    <dgm:cxn modelId="{CEEF6B2A-66B7-7B43-BACD-DAFEEDE08C9F}" type="presParOf" srcId="{9D7357D9-E213-EB4D-998A-67DC6F0BD3A2}" destId="{0716CDE5-B796-0648-A101-5931BC5BAB84}" srcOrd="1" destOrd="0" presId="urn:microsoft.com/office/officeart/2005/8/layout/chevron2"/>
    <dgm:cxn modelId="{2617768C-CD36-EA49-8A60-C0982B2AC966}" type="presParOf" srcId="{3703F637-A1EC-7549-9943-09D3D52FE132}" destId="{C01861D8-C442-4047-AA3C-9CF2BE86DCE1}" srcOrd="9" destOrd="0" presId="urn:microsoft.com/office/officeart/2005/8/layout/chevron2"/>
    <dgm:cxn modelId="{82FD3B54-7309-D84A-A9E2-7C0F9161D112}" type="presParOf" srcId="{3703F637-A1EC-7549-9943-09D3D52FE132}" destId="{2AA5F92C-4445-0A45-A593-7367492A150B}" srcOrd="10" destOrd="0" presId="urn:microsoft.com/office/officeart/2005/8/layout/chevron2"/>
    <dgm:cxn modelId="{B69C03DD-6E93-804D-B04F-4F368BB8746B}" type="presParOf" srcId="{2AA5F92C-4445-0A45-A593-7367492A150B}" destId="{41E0C333-0DF2-4344-A6A8-B550FEDAD9CC}" srcOrd="0" destOrd="0" presId="urn:microsoft.com/office/officeart/2005/8/layout/chevron2"/>
    <dgm:cxn modelId="{CE7FC683-D1E0-F543-845D-AAC951367D0D}" type="presParOf" srcId="{2AA5F92C-4445-0A45-A593-7367492A150B}" destId="{BE97322C-F34D-1341-9BC9-68537AF63932}"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Container Network Attributes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A63F7F5-607B-5447-B584-BF4A0F858C99}">
      <dgm:prSet phldrT="[Text]" custT="1"/>
      <dgm:spPr/>
      <dgm:t>
        <a:bodyPr/>
        <a:lstStyle/>
        <a:p>
          <a:r>
            <a:rPr lang="en-US" sz="2100"/>
            <a:t>Local Network Attributes</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Virtual Networking</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A15D70D6-A60D-4B4D-BCEB-E4DED03DFD7F}">
      <dgm:prSet custT="1"/>
      <dgm:spPr/>
      <dgm:t>
        <a:bodyPr/>
        <a:lstStyle/>
        <a:p>
          <a:r>
            <a:rPr lang="en-US" sz="2100"/>
            <a:t>Domain Name System (DNS)</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90EC1C14-4753-B146-AD34-4484822B5FB2}" type="sibTrans" cxnId="{A2070777-8A70-3241-B4A6-A1460B05D90F}">
      <dgm:prSet/>
      <dgm:spPr/>
      <dgm:t>
        <a:bodyPr/>
        <a:lstStyle/>
        <a:p>
          <a:endParaRPr lang="en-US"/>
        </a:p>
      </dgm:t>
    </dgm:pt>
    <dgm:pt modelId="{1CA1BF70-421F-B840-9F80-7D093B9B7FFD}" type="parTrans" cxnId="{A2070777-8A70-3241-B4A6-A1460B05D90F}">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4">
        <dgm:presLayoutVars>
          <dgm:chMax val="1"/>
          <dgm:bulletEnabled val="1"/>
        </dgm:presLayoutVars>
      </dgm:prSet>
      <dgm:spPr/>
    </dgm:pt>
    <dgm:pt modelId="{B68C23C2-4DF7-0243-AF76-ECE84A134E9B}" type="pres">
      <dgm:prSet presAssocID="{C7BAF50C-C456-0044-85EE-1DA010961221}" presName="descendantText" presStyleLbl="alignAcc1" presStyleIdx="0" presStyleCnt="4">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4">
        <dgm:presLayoutVars>
          <dgm:chMax val="1"/>
          <dgm:bulletEnabled val="1"/>
        </dgm:presLayoutVars>
      </dgm:prSet>
      <dgm:spPr/>
    </dgm:pt>
    <dgm:pt modelId="{72214BD3-C13C-EF47-94CE-40736750CB05}" type="pres">
      <dgm:prSet presAssocID="{E4EA4051-362C-D844-8A87-716E3B2FF75A}" presName="descendantText" presStyleLbl="alignAcc1" presStyleIdx="1" presStyleCnt="4">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4">
        <dgm:presLayoutVars>
          <dgm:chMax val="1"/>
          <dgm:bulletEnabled val="1"/>
        </dgm:presLayoutVars>
      </dgm:prSet>
      <dgm:spPr/>
    </dgm:pt>
    <dgm:pt modelId="{0716CDE5-B796-0648-A101-5931BC5BAB84}" type="pres">
      <dgm:prSet presAssocID="{67534C9E-F58C-004B-94C3-2FF668841EFA}" presName="descendantText" presStyleLbl="alignAcc1" presStyleIdx="2" presStyleCnt="4">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4">
        <dgm:presLayoutVars>
          <dgm:chMax val="1"/>
          <dgm:bulletEnabled val="1"/>
        </dgm:presLayoutVars>
      </dgm:prSet>
      <dgm:spPr/>
    </dgm:pt>
    <dgm:pt modelId="{BE97322C-F34D-1341-9BC9-68537AF63932}" type="pres">
      <dgm:prSet presAssocID="{E9E47DC6-464C-B54A-87F0-5B5298EEC293}" presName="descendantText" presStyleLbl="alignAcc1" presStyleIdx="3" presStyleCnt="4">
        <dgm:presLayoutVars>
          <dgm:bulletEnabled val="1"/>
        </dgm:presLayoutVars>
      </dgm:prSet>
      <dgm:spPr/>
    </dgm:pt>
  </dgm:ptLst>
  <dgm:cxnLst>
    <dgm:cxn modelId="{15696113-FAED-814F-9843-78B61F722E3C}" type="presOf" srcId="{32EE9A84-4A5D-804C-BFC8-8665C1ABDB22}" destId="{0716CDE5-B796-0648-A101-5931BC5BAB84}" srcOrd="0" destOrd="0" presId="urn:microsoft.com/office/officeart/2005/8/layout/chevron2"/>
    <dgm:cxn modelId="{75BE934F-12A3-7547-9716-F25B98C711EC}" type="presOf" srcId="{E9E47DC6-464C-B54A-87F0-5B5298EEC293}" destId="{41E0C333-0DF2-4344-A6A8-B550FEDAD9CC}" srcOrd="0" destOrd="0" presId="urn:microsoft.com/office/officeart/2005/8/layout/chevron2"/>
    <dgm:cxn modelId="{0439425B-7EF6-2E4F-99E9-3CC754B169BA}" type="presOf" srcId="{E4EA4051-362C-D844-8A87-716E3B2FF75A}" destId="{9CEC7261-FF04-BD4E-AAC6-225658B22FF5}" srcOrd="0" destOrd="0" presId="urn:microsoft.com/office/officeart/2005/8/layout/chevron2"/>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F43BCD70-011E-FA45-A7E4-F804A05F3BD1}" srcId="{E9E47DC6-464C-B54A-87F0-5B5298EEC293}" destId="{A15D70D6-A60D-4B4D-BCEB-E4DED03DFD7F}" srcOrd="0" destOrd="0" parTransId="{4ECFC800-D9CC-344D-B447-47BD9B6EE24C}" sibTransId="{D43C2FFE-9E08-E64A-9386-C62A2FC45CF5}"/>
    <dgm:cxn modelId="{676B3975-D192-3F4E-B9ED-3B852BCF8372}" srcId="{1259CDB4-D86F-4445-8D49-D621ACD1B595}" destId="{E9E47DC6-464C-B54A-87F0-5B5298EEC293}" srcOrd="3" destOrd="0" parTransId="{E703CDEF-16AC-5D4E-A7D3-24AB31DE2A89}" sibTransId="{B3715ACE-0D7F-744A-BD34-E72756EA114E}"/>
    <dgm:cxn modelId="{A2070777-8A70-3241-B4A6-A1460B05D90F}" srcId="{1259CDB4-D86F-4445-8D49-D621ACD1B595}" destId="{E4EA4051-362C-D844-8A87-716E3B2FF75A}" srcOrd="1" destOrd="0" parTransId="{1CA1BF70-421F-B840-9F80-7D093B9B7FFD}" sibTransId="{90EC1C14-4753-B146-AD34-4484822B5FB2}"/>
    <dgm:cxn modelId="{AAE11C7D-70BA-3847-9121-51E6FF88173A}" srcId="{1259CDB4-D86F-4445-8D49-D621ACD1B595}" destId="{67534C9E-F58C-004B-94C3-2FF668841EFA}" srcOrd="2" destOrd="0" parTransId="{1B7E769A-43FA-3547-A158-FE1BDE0755A3}" sibTransId="{230CBA2E-64E3-AA45-AA6E-403D7F89E952}"/>
    <dgm:cxn modelId="{64C8DC7E-32CD-3C4D-9677-378507ACFE58}" type="presOf" srcId="{EA63F7F5-607B-5447-B584-BF4A0F858C99}" destId="{72214BD3-C13C-EF47-94CE-40736750CB05}" srcOrd="0" destOrd="0" presId="urn:microsoft.com/office/officeart/2005/8/layout/chevron2"/>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47DA1CAE-D79F-C849-A32A-D99533DB967F}" type="presOf" srcId="{C7BAF50C-C456-0044-85EE-1DA010961221}" destId="{77B8BCCA-74F6-F649-9CAC-BFF41E5CA1B6}"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5C60BACD-D080-5F41-B884-07FB6665D8B2}" type="presOf" srcId="{67534C9E-F58C-004B-94C3-2FF668841EFA}" destId="{366C0117-F974-A54A-A864-6E7000BCFF91}"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55241EFB-289A-4A4A-81E4-8CCDC64DB0A9}" type="presOf" srcId="{A15D70D6-A60D-4B4D-BCEB-E4DED03DFD7F}" destId="{BE97322C-F34D-1341-9BC9-68537AF63932}" srcOrd="0" destOrd="0" presId="urn:microsoft.com/office/officeart/2005/8/layout/chevron2"/>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 modelId="{BDF29D52-487A-334F-BA90-9C84A91C6F7C}" type="presParOf" srcId="{3703F637-A1EC-7549-9943-09D3D52FE132}" destId="{69E6A707-1311-8B43-94A1-2AA0950D39F0}" srcOrd="1" destOrd="0" presId="urn:microsoft.com/office/officeart/2005/8/layout/chevron2"/>
    <dgm:cxn modelId="{EF14B1A2-387F-6A48-B5C7-4120732BCB37}" type="presParOf" srcId="{3703F637-A1EC-7549-9943-09D3D52FE132}" destId="{F01259F1-AF1E-0A46-85E9-451D7AD8CD8F}" srcOrd="2" destOrd="0" presId="urn:microsoft.com/office/officeart/2005/8/layout/chevron2"/>
    <dgm:cxn modelId="{99FFBAC1-9AEF-8A47-B6A8-BB079E217D58}" type="presParOf" srcId="{F01259F1-AF1E-0A46-85E9-451D7AD8CD8F}" destId="{9CEC7261-FF04-BD4E-AAC6-225658B22FF5}" srcOrd="0" destOrd="0" presId="urn:microsoft.com/office/officeart/2005/8/layout/chevron2"/>
    <dgm:cxn modelId="{0481E8E1-0B45-1341-967F-99BCD513F0EB}" type="presParOf" srcId="{F01259F1-AF1E-0A46-85E9-451D7AD8CD8F}" destId="{72214BD3-C13C-EF47-94CE-40736750CB05}" srcOrd="1" destOrd="0" presId="urn:microsoft.com/office/officeart/2005/8/layout/chevron2"/>
    <dgm:cxn modelId="{09006A84-0408-024D-8711-955829AA4A5D}" type="presParOf" srcId="{3703F637-A1EC-7549-9943-09D3D52FE132}" destId="{05F5558C-C414-7A45-8597-9B470A761047}" srcOrd="3" destOrd="0" presId="urn:microsoft.com/office/officeart/2005/8/layout/chevron2"/>
    <dgm:cxn modelId="{921B5298-BFEE-514D-98E1-4F2754BF748E}" type="presParOf" srcId="{3703F637-A1EC-7549-9943-09D3D52FE132}" destId="{9D7357D9-E213-EB4D-998A-67DC6F0BD3A2}" srcOrd="4" destOrd="0" presId="urn:microsoft.com/office/officeart/2005/8/layout/chevron2"/>
    <dgm:cxn modelId="{AD87EE53-8DEE-8C48-B313-E0CEE9F04092}" type="presParOf" srcId="{9D7357D9-E213-EB4D-998A-67DC6F0BD3A2}" destId="{366C0117-F974-A54A-A864-6E7000BCFF91}" srcOrd="0" destOrd="0" presId="urn:microsoft.com/office/officeart/2005/8/layout/chevron2"/>
    <dgm:cxn modelId="{5E3BF096-EF06-2845-BDAD-8DD4C8C110B7}" type="presParOf" srcId="{9D7357D9-E213-EB4D-998A-67DC6F0BD3A2}" destId="{0716CDE5-B796-0648-A101-5931BC5BAB84}" srcOrd="1" destOrd="0" presId="urn:microsoft.com/office/officeart/2005/8/layout/chevron2"/>
    <dgm:cxn modelId="{7552C800-D81D-664C-939B-CCC4F98069B1}" type="presParOf" srcId="{3703F637-A1EC-7549-9943-09D3D52FE132}" destId="{C01861D8-C442-4047-AA3C-9CF2BE86DCE1}" srcOrd="5" destOrd="0" presId="urn:microsoft.com/office/officeart/2005/8/layout/chevron2"/>
    <dgm:cxn modelId="{33BD325E-1970-2B44-83FF-751BFDEC9303}" type="presParOf" srcId="{3703F637-A1EC-7549-9943-09D3D52FE132}" destId="{2AA5F92C-4445-0A45-A593-7367492A150B}" srcOrd="6" destOrd="0" presId="urn:microsoft.com/office/officeart/2005/8/layout/chevron2"/>
    <dgm:cxn modelId="{79661301-C6E7-6A41-AEDE-BA9FE5FC284A}" type="presParOf" srcId="{2AA5F92C-4445-0A45-A593-7367492A150B}" destId="{41E0C333-0DF2-4344-A6A8-B550FEDAD9CC}" srcOrd="0" destOrd="0" presId="urn:microsoft.com/office/officeart/2005/8/layout/chevron2"/>
    <dgm:cxn modelId="{1A5B50B2-AE36-A74D-B303-53D1361254BA}" type="presParOf" srcId="{2AA5F92C-4445-0A45-A593-7367492A150B}" destId="{BE97322C-F34D-1341-9BC9-68537AF63932}"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custT="1"/>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sz="2800"/>
            <a:t>1</a:t>
          </a:r>
        </a:p>
      </dgm:t>
    </dgm:pt>
    <dgm:pt modelId="{C49F4194-2F25-E541-991D-E1DE23E540F3}" type="parTrans" cxnId="{4830CF83-48B1-C646-98EF-B3F58CCBCA73}">
      <dgm:prSet/>
      <dgm:spPr/>
      <dgm:t>
        <a:bodyPr/>
        <a:lstStyle/>
        <a:p>
          <a:endParaRPr lang="en-US" sz="1800"/>
        </a:p>
      </dgm:t>
    </dgm:pt>
    <dgm:pt modelId="{599BBC57-58EB-C64B-9266-AA195BAEEFFD}" type="sibTrans" cxnId="{4830CF83-48B1-C646-98EF-B3F58CCBCA73}">
      <dgm:prSet/>
      <dgm:spPr/>
      <dgm:t>
        <a:bodyPr/>
        <a:lstStyle/>
        <a:p>
          <a:endParaRPr lang="en-US" sz="1800"/>
        </a:p>
      </dgm:t>
    </dgm:pt>
    <dgm:pt modelId="{F0C5CE9A-520E-9144-8C31-514DA4F7DACE}">
      <dgm:prSet phldrT="[Text]" custT="1"/>
      <dgm:spPr/>
      <dgm:t>
        <a:bodyPr/>
        <a:lstStyle/>
        <a:p>
          <a:r>
            <a:rPr lang="en-US" sz="2100"/>
            <a:t>Docker Volumes</a:t>
          </a:r>
        </a:p>
      </dgm:t>
    </dgm:pt>
    <dgm:pt modelId="{868427A4-0E80-3740-8913-A133D7346396}" type="sibTrans" cxnId="{661CD76D-C39D-0242-8EC1-BCB95CC641F2}">
      <dgm:prSet/>
      <dgm:spPr/>
      <dgm:t>
        <a:bodyPr/>
        <a:lstStyle/>
        <a:p>
          <a:endParaRPr lang="en-US" sz="1800"/>
        </a:p>
      </dgm:t>
    </dgm:pt>
    <dgm:pt modelId="{F25F900A-3A8E-BC44-979D-4BC790B399C3}" type="parTrans" cxnId="{661CD76D-C39D-0242-8EC1-BCB95CC641F2}">
      <dgm:prSet/>
      <dgm:spPr/>
      <dgm:t>
        <a:bodyPr/>
        <a:lstStyle/>
        <a:p>
          <a:endParaRPr lang="en-US" sz="1800"/>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1">
        <dgm:presLayoutVars>
          <dgm:chMax val="1"/>
          <dgm:bulletEnabled val="1"/>
        </dgm:presLayoutVars>
      </dgm:prSet>
      <dgm:spPr/>
    </dgm:pt>
    <dgm:pt modelId="{B68C23C2-4DF7-0243-AF76-ECE84A134E9B}" type="pres">
      <dgm:prSet presAssocID="{C7BAF50C-C456-0044-85EE-1DA010961221}" presName="descendantText" presStyleLbl="alignAcc1" presStyleIdx="0" presStyleCnt="1" custScaleY="100000">
        <dgm:presLayoutVars>
          <dgm:bulletEnabled val="1"/>
        </dgm:presLayoutVars>
      </dgm:prSet>
      <dgm:spPr/>
    </dgm:pt>
  </dgm:ptLst>
  <dgm:cxnLst>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4830CF83-48B1-C646-98EF-B3F58CCBCA73}" srcId="{1259CDB4-D86F-4445-8D49-D621ACD1B595}" destId="{C7BAF50C-C456-0044-85EE-1DA010961221}" srcOrd="0" destOrd="0" parTransId="{C49F4194-2F25-E541-991D-E1DE23E540F3}" sibTransId="{599BBC57-58EB-C64B-9266-AA195BAEEFFD}"/>
    <dgm:cxn modelId="{47DA1CAE-D79F-C849-A32A-D99533DB967F}" type="presOf" srcId="{C7BAF50C-C456-0044-85EE-1DA010961221}" destId="{77B8BCCA-74F6-F649-9CAC-BFF41E5CA1B6}"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Launch the ICP Dashboard</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2</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Configure your Environment for ICP</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2">
        <dgm:presLayoutVars>
          <dgm:chMax val="1"/>
          <dgm:bulletEnabled val="1"/>
        </dgm:presLayoutVars>
      </dgm:prSet>
      <dgm:spPr/>
    </dgm:pt>
    <dgm:pt modelId="{B68C23C2-4DF7-0243-AF76-ECE84A134E9B}" type="pres">
      <dgm:prSet presAssocID="{C7BAF50C-C456-0044-85EE-1DA010961221}" presName="descendantText" presStyleLbl="alignAcc1" presStyleIdx="0" presStyleCnt="2">
        <dgm:presLayoutVars>
          <dgm:bulletEnabled val="1"/>
        </dgm:presLayoutVars>
      </dgm:prSet>
      <dgm:spPr/>
    </dgm:pt>
    <dgm:pt modelId="{69E6A707-1311-8B43-94A1-2AA0950D39F0}" type="pres">
      <dgm:prSet presAssocID="{599BBC57-58EB-C64B-9266-AA195BAEEFFD}"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1" presStyleCnt="2">
        <dgm:presLayoutVars>
          <dgm:chMax val="1"/>
          <dgm:bulletEnabled val="1"/>
        </dgm:presLayoutVars>
      </dgm:prSet>
      <dgm:spPr/>
    </dgm:pt>
    <dgm:pt modelId="{0716CDE5-B796-0648-A101-5931BC5BAB84}" type="pres">
      <dgm:prSet presAssocID="{67534C9E-F58C-004B-94C3-2FF668841EFA}" presName="descendantText" presStyleLbl="alignAcc1" presStyleIdx="1" presStyleCnt="2">
        <dgm:presLayoutVars>
          <dgm:bulletEnabled val="1"/>
        </dgm:presLayoutVars>
      </dgm:prSet>
      <dgm:spPr/>
    </dgm:pt>
  </dgm:ptLst>
  <dgm:cxnLst>
    <dgm:cxn modelId="{15696113-FAED-814F-9843-78B61F722E3C}" type="presOf" srcId="{32EE9A84-4A5D-804C-BFC8-8665C1ABDB22}" destId="{0716CDE5-B796-0648-A101-5931BC5BAB84}" srcOrd="0" destOrd="0" presId="urn:microsoft.com/office/officeart/2005/8/layout/chevron2"/>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AAE11C7D-70BA-3847-9121-51E6FF88173A}" srcId="{1259CDB4-D86F-4445-8D49-D621ACD1B595}" destId="{67534C9E-F58C-004B-94C3-2FF668841EFA}" srcOrd="1" destOrd="0" parTransId="{1B7E769A-43FA-3547-A158-FE1BDE0755A3}" sibTransId="{230CBA2E-64E3-AA45-AA6E-403D7F89E952}"/>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47DA1CAE-D79F-C849-A32A-D99533DB967F}" type="presOf" srcId="{C7BAF50C-C456-0044-85EE-1DA010961221}" destId="{77B8BCCA-74F6-F649-9CAC-BFF41E5CA1B6}" srcOrd="0" destOrd="0" presId="urn:microsoft.com/office/officeart/2005/8/layout/chevron2"/>
    <dgm:cxn modelId="{5C60BACD-D080-5F41-B884-07FB6665D8B2}" type="presOf" srcId="{67534C9E-F58C-004B-94C3-2FF668841EFA}" destId="{366C0117-F974-A54A-A864-6E7000BCFF91}"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 modelId="{BDF29D52-487A-334F-BA90-9C84A91C6F7C}" type="presParOf" srcId="{3703F637-A1EC-7549-9943-09D3D52FE132}" destId="{69E6A707-1311-8B43-94A1-2AA0950D39F0}" srcOrd="1" destOrd="0" presId="urn:microsoft.com/office/officeart/2005/8/layout/chevron2"/>
    <dgm:cxn modelId="{921B5298-BFEE-514D-98E1-4F2754BF748E}" type="presParOf" srcId="{3703F637-A1EC-7549-9943-09D3D52FE132}" destId="{9D7357D9-E213-EB4D-998A-67DC6F0BD3A2}" srcOrd="2" destOrd="0" presId="urn:microsoft.com/office/officeart/2005/8/layout/chevron2"/>
    <dgm:cxn modelId="{AD87EE53-8DEE-8C48-B313-E0CEE9F04092}" type="presParOf" srcId="{9D7357D9-E213-EB4D-998A-67DC6F0BD3A2}" destId="{366C0117-F974-A54A-A864-6E7000BCFF91}" srcOrd="0" destOrd="0" presId="urn:microsoft.com/office/officeart/2005/8/layout/chevron2"/>
    <dgm:cxn modelId="{5E3BF096-EF06-2845-BDAD-8DD4C8C110B7}" type="presParOf" srcId="{9D7357D9-E213-EB4D-998A-67DC6F0BD3A2}" destId="{0716CDE5-B796-0648-A101-5931BC5BAB84}" srcOrd="1" destOrd="0" presId="urn:microsoft.com/office/officeart/2005/8/layout/chevron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Deploy a Docker application to Kubernetes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A63F7F5-607B-5447-B584-BF4A0F858C99}">
      <dgm:prSet phldrT="[Text]" custT="1"/>
      <dgm:spPr/>
      <dgm:t>
        <a:bodyPr/>
        <a:lstStyle/>
        <a:p>
          <a:r>
            <a:rPr lang="en-US" sz="2100"/>
            <a:t>Expose Application through Service</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Access the Running Application</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90EC1C14-4753-B146-AD34-4484822B5FB2}" type="sibTrans" cxnId="{A2070777-8A70-3241-B4A6-A1460B05D90F}">
      <dgm:prSet/>
      <dgm:spPr/>
      <dgm:t>
        <a:bodyPr/>
        <a:lstStyle/>
        <a:p>
          <a:endParaRPr lang="en-US"/>
        </a:p>
      </dgm:t>
    </dgm:pt>
    <dgm:pt modelId="{1CA1BF70-421F-B840-9F80-7D093B9B7FFD}" type="parTrans" cxnId="{A2070777-8A70-3241-B4A6-A1460B05D90F}">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3">
        <dgm:presLayoutVars>
          <dgm:chMax val="1"/>
          <dgm:bulletEnabled val="1"/>
        </dgm:presLayoutVars>
      </dgm:prSet>
      <dgm:spPr/>
    </dgm:pt>
    <dgm:pt modelId="{B68C23C2-4DF7-0243-AF76-ECE84A134E9B}" type="pres">
      <dgm:prSet presAssocID="{C7BAF50C-C456-0044-85EE-1DA010961221}" presName="descendantText" presStyleLbl="alignAcc1" presStyleIdx="0" presStyleCnt="3">
        <dgm:presLayoutVars>
          <dgm:bulletEnabled val="1"/>
        </dgm:presLayoutVars>
      </dgm:prSet>
      <dgm:spPr/>
    </dgm:pt>
    <dgm:pt modelId="{69E6A707-1311-8B43-94A1-2AA0950D39F0}" type="pres">
      <dgm:prSet presAssocID="{599BBC57-58EB-C64B-9266-AA195BAEEFFD}"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1" presStyleCnt="3">
        <dgm:presLayoutVars>
          <dgm:chMax val="1"/>
          <dgm:bulletEnabled val="1"/>
        </dgm:presLayoutVars>
      </dgm:prSet>
      <dgm:spPr/>
    </dgm:pt>
    <dgm:pt modelId="{72214BD3-C13C-EF47-94CE-40736750CB05}" type="pres">
      <dgm:prSet presAssocID="{E4EA4051-362C-D844-8A87-716E3B2FF75A}" presName="descendantText" presStyleLbl="alignAcc1" presStyleIdx="1" presStyleCnt="3">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3">
        <dgm:presLayoutVars>
          <dgm:chMax val="1"/>
          <dgm:bulletEnabled val="1"/>
        </dgm:presLayoutVars>
      </dgm:prSet>
      <dgm:spPr/>
    </dgm:pt>
    <dgm:pt modelId="{0716CDE5-B796-0648-A101-5931BC5BAB84}" type="pres">
      <dgm:prSet presAssocID="{67534C9E-F58C-004B-94C3-2FF668841EFA}" presName="descendantText" presStyleLbl="alignAcc1" presStyleIdx="2" presStyleCnt="3">
        <dgm:presLayoutVars>
          <dgm:bulletEnabled val="1"/>
        </dgm:presLayoutVars>
      </dgm:prSet>
      <dgm:spPr/>
    </dgm:pt>
  </dgm:ptLst>
  <dgm:cxnLst>
    <dgm:cxn modelId="{15696113-FAED-814F-9843-78B61F722E3C}" type="presOf" srcId="{32EE9A84-4A5D-804C-BFC8-8665C1ABDB22}" destId="{0716CDE5-B796-0648-A101-5931BC5BAB84}" srcOrd="0" destOrd="0" presId="urn:microsoft.com/office/officeart/2005/8/layout/chevron2"/>
    <dgm:cxn modelId="{0439425B-7EF6-2E4F-99E9-3CC754B169BA}" type="presOf" srcId="{E4EA4051-362C-D844-8A87-716E3B2FF75A}" destId="{9CEC7261-FF04-BD4E-AAC6-225658B22FF5}" srcOrd="0" destOrd="0" presId="urn:microsoft.com/office/officeart/2005/8/layout/chevron2"/>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A2070777-8A70-3241-B4A6-A1460B05D90F}" srcId="{1259CDB4-D86F-4445-8D49-D621ACD1B595}" destId="{E4EA4051-362C-D844-8A87-716E3B2FF75A}" srcOrd="1" destOrd="0" parTransId="{1CA1BF70-421F-B840-9F80-7D093B9B7FFD}" sibTransId="{90EC1C14-4753-B146-AD34-4484822B5FB2}"/>
    <dgm:cxn modelId="{AAE11C7D-70BA-3847-9121-51E6FF88173A}" srcId="{1259CDB4-D86F-4445-8D49-D621ACD1B595}" destId="{67534C9E-F58C-004B-94C3-2FF668841EFA}" srcOrd="2" destOrd="0" parTransId="{1B7E769A-43FA-3547-A158-FE1BDE0755A3}" sibTransId="{230CBA2E-64E3-AA45-AA6E-403D7F89E952}"/>
    <dgm:cxn modelId="{64C8DC7E-32CD-3C4D-9677-378507ACFE58}" type="presOf" srcId="{EA63F7F5-607B-5447-B584-BF4A0F858C99}" destId="{72214BD3-C13C-EF47-94CE-40736750CB05}" srcOrd="0" destOrd="0" presId="urn:microsoft.com/office/officeart/2005/8/layout/chevron2"/>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47DA1CAE-D79F-C849-A32A-D99533DB967F}" type="presOf" srcId="{C7BAF50C-C456-0044-85EE-1DA010961221}" destId="{77B8BCCA-74F6-F649-9CAC-BFF41E5CA1B6}"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5C60BACD-D080-5F41-B884-07FB6665D8B2}" type="presOf" srcId="{67534C9E-F58C-004B-94C3-2FF668841EFA}" destId="{366C0117-F974-A54A-A864-6E7000BCFF91}"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 modelId="{BDF29D52-487A-334F-BA90-9C84A91C6F7C}" type="presParOf" srcId="{3703F637-A1EC-7549-9943-09D3D52FE132}" destId="{69E6A707-1311-8B43-94A1-2AA0950D39F0}" srcOrd="1" destOrd="0" presId="urn:microsoft.com/office/officeart/2005/8/layout/chevron2"/>
    <dgm:cxn modelId="{EF14B1A2-387F-6A48-B5C7-4120732BCB37}" type="presParOf" srcId="{3703F637-A1EC-7549-9943-09D3D52FE132}" destId="{F01259F1-AF1E-0A46-85E9-451D7AD8CD8F}" srcOrd="2" destOrd="0" presId="urn:microsoft.com/office/officeart/2005/8/layout/chevron2"/>
    <dgm:cxn modelId="{99FFBAC1-9AEF-8A47-B6A8-BB079E217D58}" type="presParOf" srcId="{F01259F1-AF1E-0A46-85E9-451D7AD8CD8F}" destId="{9CEC7261-FF04-BD4E-AAC6-225658B22FF5}" srcOrd="0" destOrd="0" presId="urn:microsoft.com/office/officeart/2005/8/layout/chevron2"/>
    <dgm:cxn modelId="{0481E8E1-0B45-1341-967F-99BCD513F0EB}" type="presParOf" srcId="{F01259F1-AF1E-0A46-85E9-451D7AD8CD8F}" destId="{72214BD3-C13C-EF47-94CE-40736750CB05}" srcOrd="1" destOrd="0" presId="urn:microsoft.com/office/officeart/2005/8/layout/chevron2"/>
    <dgm:cxn modelId="{09006A84-0408-024D-8711-955829AA4A5D}" type="presParOf" srcId="{3703F637-A1EC-7549-9943-09D3D52FE132}" destId="{05F5558C-C414-7A45-8597-9B470A761047}" srcOrd="3" destOrd="0" presId="urn:microsoft.com/office/officeart/2005/8/layout/chevron2"/>
    <dgm:cxn modelId="{921B5298-BFEE-514D-98E1-4F2754BF748E}" type="presParOf" srcId="{3703F637-A1EC-7549-9943-09D3D52FE132}" destId="{9D7357D9-E213-EB4D-998A-67DC6F0BD3A2}" srcOrd="4" destOrd="0" presId="urn:microsoft.com/office/officeart/2005/8/layout/chevron2"/>
    <dgm:cxn modelId="{AD87EE53-8DEE-8C48-B313-E0CEE9F04092}" type="presParOf" srcId="{9D7357D9-E213-EB4D-998A-67DC6F0BD3A2}" destId="{366C0117-F974-A54A-A864-6E7000BCFF91}" srcOrd="0" destOrd="0" presId="urn:microsoft.com/office/officeart/2005/8/layout/chevron2"/>
    <dgm:cxn modelId="{5E3BF096-EF06-2845-BDAD-8DD4C8C110B7}" type="presParOf" srcId="{9D7357D9-E213-EB4D-998A-67DC6F0BD3A2}" destId="{0716CDE5-B796-0648-A101-5931BC5BAB84}" srcOrd="1" destOrd="0" presId="urn:microsoft.com/office/officeart/2005/8/layout/chevron2"/>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a:gradFill rotWithShape="0">
          <a:gsLst>
            <a:gs pos="0">
              <a:schemeClr val="accent1">
                <a:lumMod val="20000"/>
                <a:lumOff val="80000"/>
              </a:schemeClr>
            </a:gs>
            <a:gs pos="100000">
              <a:schemeClr val="accent1">
                <a:lumMod val="75000"/>
              </a:schemeClr>
            </a:gs>
            <a:gs pos="43000">
              <a:schemeClr val="accent1">
                <a:lumMod val="40000"/>
                <a:lumOff val="60000"/>
              </a:schemeClr>
            </a:gs>
          </a:gsLst>
        </a:gradFill>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Create a new deployment with multipe Pods</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EA63F7F5-607B-5447-B584-BF4A0F858C99}">
      <dgm:prSet phldrT="[Text]" custT="1"/>
      <dgm:spPr/>
      <dgm:t>
        <a:bodyPr/>
        <a:lstStyle/>
        <a:p>
          <a:r>
            <a:rPr lang="en-US" sz="2100"/>
            <a:t>Simulate a Pod Failure</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a:gradFill rotWithShape="0">
          <a:gsLst>
            <a:gs pos="0">
              <a:schemeClr val="accent1">
                <a:lumMod val="20000"/>
                <a:lumOff val="80000"/>
              </a:schemeClr>
            </a:gs>
            <a:gs pos="43000">
              <a:schemeClr val="accent1">
                <a:lumMod val="40000"/>
                <a:lumOff val="60000"/>
              </a:schemeClr>
            </a:gs>
            <a:gs pos="100000">
              <a:schemeClr val="accent1">
                <a:lumMod val="75000"/>
              </a:schemeClr>
            </a:gs>
          </a:gsLst>
        </a:gradFill>
      </dgm:spPr>
      <dgm:t>
        <a:bodyPr/>
        <a:lstStyle/>
        <a:p>
          <a:r>
            <a:rPr lang="en-US"/>
            <a:t>4</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Observe that the Cluster Recovers from the Failure</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4EA4051-362C-D844-8A87-716E3B2FF75A}">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3</a:t>
          </a:r>
        </a:p>
      </dgm:t>
    </dgm:pt>
    <dgm:pt modelId="{90EC1C14-4753-B146-AD34-4484822B5FB2}" type="sibTrans" cxnId="{A2070777-8A70-3241-B4A6-A1460B05D90F}">
      <dgm:prSet/>
      <dgm:spPr/>
      <dgm:t>
        <a:bodyPr/>
        <a:lstStyle/>
        <a:p>
          <a:endParaRPr lang="en-US"/>
        </a:p>
      </dgm:t>
    </dgm:pt>
    <dgm:pt modelId="{1CA1BF70-421F-B840-9F80-7D093B9B7FFD}" type="parTrans" cxnId="{A2070777-8A70-3241-B4A6-A1460B05D90F}">
      <dgm:prSet/>
      <dgm:spPr/>
      <dgm:t>
        <a:bodyPr/>
        <a:lstStyle/>
        <a:p>
          <a:endParaRPr lang="en-US"/>
        </a:p>
      </dgm:t>
    </dgm:pt>
    <dgm:pt modelId="{4254F5E5-C5DA-5346-BD6C-1A6A701A9FF6}">
      <dgm:prSet phldrT="[Text]"/>
      <dgm:spPr>
        <a:gradFill rotWithShape="0">
          <a:gsLst>
            <a:gs pos="43000">
              <a:schemeClr val="accent1">
                <a:lumMod val="40000"/>
                <a:lumOff val="60000"/>
              </a:schemeClr>
            </a:gs>
            <a:gs pos="100000">
              <a:schemeClr val="accent1">
                <a:lumMod val="75000"/>
              </a:schemeClr>
            </a:gs>
            <a:gs pos="0">
              <a:schemeClr val="accent1">
                <a:lumMod val="20000"/>
                <a:lumOff val="80000"/>
              </a:schemeClr>
            </a:gs>
          </a:gsLst>
        </a:gradFill>
      </dgm:spPr>
      <dgm:t>
        <a:bodyPr/>
        <a:lstStyle/>
        <a:p>
          <a:r>
            <a:rPr lang="en-US"/>
            <a:t>2</a:t>
          </a:r>
        </a:p>
      </dgm:t>
    </dgm:pt>
    <dgm:pt modelId="{8BA29661-4BA9-4C4B-9DFA-8B2F4C57BB3C}" type="parTrans" cxnId="{5C9176F2-1410-384F-8F38-DEEA511FC445}">
      <dgm:prSet/>
      <dgm:spPr/>
      <dgm:t>
        <a:bodyPr/>
        <a:lstStyle/>
        <a:p>
          <a:endParaRPr lang="en-US"/>
        </a:p>
      </dgm:t>
    </dgm:pt>
    <dgm:pt modelId="{614500F4-FA6F-0943-A409-914929CF1CCF}" type="sibTrans" cxnId="{5C9176F2-1410-384F-8F38-DEEA511FC445}">
      <dgm:prSet/>
      <dgm:spPr/>
      <dgm:t>
        <a:bodyPr/>
        <a:lstStyle/>
        <a:p>
          <a:endParaRPr lang="en-US"/>
        </a:p>
      </dgm:t>
    </dgm:pt>
    <dgm:pt modelId="{C32AA8D6-220B-314C-A7F4-1A33B42E8CC0}">
      <dgm:prSet phldrT="[Text]" custT="1"/>
      <dgm:spPr>
        <a:noFill/>
      </dgm:spPr>
      <dgm:t>
        <a:bodyPr/>
        <a:lstStyle/>
        <a:p>
          <a:r>
            <a:rPr lang="en-US" sz="2100"/>
            <a:t>Explore the ReplicaSet Policy</a:t>
          </a:r>
        </a:p>
      </dgm:t>
    </dgm:pt>
    <dgm:pt modelId="{65B6A35E-3F67-5240-9CD5-D2F3B47E7A96}" type="parTrans" cxnId="{8B9A39C9-2DF6-404D-9DF9-AF092C78A99F}">
      <dgm:prSet/>
      <dgm:spPr/>
      <dgm:t>
        <a:bodyPr/>
        <a:lstStyle/>
        <a:p>
          <a:endParaRPr lang="en-US"/>
        </a:p>
      </dgm:t>
    </dgm:pt>
    <dgm:pt modelId="{DFA0F005-1C86-2A45-B79F-2F38ED4073A0}" type="sibTrans" cxnId="{8B9A39C9-2DF6-404D-9DF9-AF092C78A99F}">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4">
        <dgm:presLayoutVars>
          <dgm:chMax val="1"/>
          <dgm:bulletEnabled val="1"/>
        </dgm:presLayoutVars>
      </dgm:prSet>
      <dgm:spPr/>
    </dgm:pt>
    <dgm:pt modelId="{B68C23C2-4DF7-0243-AF76-ECE84A134E9B}" type="pres">
      <dgm:prSet presAssocID="{C7BAF50C-C456-0044-85EE-1DA010961221}" presName="descendantText" presStyleLbl="alignAcc1" presStyleIdx="0" presStyleCnt="4">
        <dgm:presLayoutVars>
          <dgm:bulletEnabled val="1"/>
        </dgm:presLayoutVars>
      </dgm:prSet>
      <dgm:spPr/>
    </dgm:pt>
    <dgm:pt modelId="{69E6A707-1311-8B43-94A1-2AA0950D39F0}" type="pres">
      <dgm:prSet presAssocID="{599BBC57-58EB-C64B-9266-AA195BAEEFFD}" presName="sp" presStyleCnt="0"/>
      <dgm:spPr/>
    </dgm:pt>
    <dgm:pt modelId="{9FB7D75D-9F9B-1B46-B8C3-96A55CB83C78}" type="pres">
      <dgm:prSet presAssocID="{4254F5E5-C5DA-5346-BD6C-1A6A701A9FF6}" presName="composite" presStyleCnt="0"/>
      <dgm:spPr/>
    </dgm:pt>
    <dgm:pt modelId="{60CE154C-0AA1-A744-BE9E-B716688AF93D}" type="pres">
      <dgm:prSet presAssocID="{4254F5E5-C5DA-5346-BD6C-1A6A701A9FF6}" presName="parentText" presStyleLbl="alignNode1" presStyleIdx="1" presStyleCnt="4">
        <dgm:presLayoutVars>
          <dgm:chMax val="1"/>
          <dgm:bulletEnabled val="1"/>
        </dgm:presLayoutVars>
      </dgm:prSet>
      <dgm:spPr/>
    </dgm:pt>
    <dgm:pt modelId="{94680361-A4CF-5743-B10E-11B3C3E93788}" type="pres">
      <dgm:prSet presAssocID="{4254F5E5-C5DA-5346-BD6C-1A6A701A9FF6}" presName="descendantText" presStyleLbl="alignAcc1" presStyleIdx="1" presStyleCnt="4">
        <dgm:presLayoutVars>
          <dgm:bulletEnabled val="1"/>
        </dgm:presLayoutVars>
      </dgm:prSet>
      <dgm:spPr/>
    </dgm:pt>
    <dgm:pt modelId="{6DA80997-9343-AB47-8F0D-7C9ADA4C2375}" type="pres">
      <dgm:prSet presAssocID="{614500F4-FA6F-0943-A409-914929CF1CCF}" presName="sp" presStyleCnt="0"/>
      <dgm:spPr/>
    </dgm:pt>
    <dgm:pt modelId="{F01259F1-AF1E-0A46-85E9-451D7AD8CD8F}" type="pres">
      <dgm:prSet presAssocID="{E4EA4051-362C-D844-8A87-716E3B2FF75A}" presName="composite" presStyleCnt="0"/>
      <dgm:spPr/>
    </dgm:pt>
    <dgm:pt modelId="{9CEC7261-FF04-BD4E-AAC6-225658B22FF5}" type="pres">
      <dgm:prSet presAssocID="{E4EA4051-362C-D844-8A87-716E3B2FF75A}" presName="parentText" presStyleLbl="alignNode1" presStyleIdx="2" presStyleCnt="4">
        <dgm:presLayoutVars>
          <dgm:chMax val="1"/>
          <dgm:bulletEnabled val="1"/>
        </dgm:presLayoutVars>
      </dgm:prSet>
      <dgm:spPr/>
    </dgm:pt>
    <dgm:pt modelId="{72214BD3-C13C-EF47-94CE-40736750CB05}" type="pres">
      <dgm:prSet presAssocID="{E4EA4051-362C-D844-8A87-716E3B2FF75A}" presName="descendantText" presStyleLbl="alignAcc1" presStyleIdx="2" presStyleCnt="4">
        <dgm:presLayoutVars>
          <dgm:bulletEnabled val="1"/>
        </dgm:presLayoutVars>
      </dgm:prSet>
      <dgm:spPr/>
    </dgm:pt>
    <dgm:pt modelId="{05F5558C-C414-7A45-8597-9B470A761047}" type="pres">
      <dgm:prSet presAssocID="{90EC1C14-4753-B146-AD34-4484822B5FB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3" presStyleCnt="4">
        <dgm:presLayoutVars>
          <dgm:chMax val="1"/>
          <dgm:bulletEnabled val="1"/>
        </dgm:presLayoutVars>
      </dgm:prSet>
      <dgm:spPr/>
    </dgm:pt>
    <dgm:pt modelId="{0716CDE5-B796-0648-A101-5931BC5BAB84}" type="pres">
      <dgm:prSet presAssocID="{67534C9E-F58C-004B-94C3-2FF668841EFA}" presName="descendantText" presStyleLbl="alignAcc1" presStyleIdx="3" presStyleCnt="4" custScaleY="144066" custLinFactNeighborX="-114" custLinFactNeighborY="-1562">
        <dgm:presLayoutVars>
          <dgm:bulletEnabled val="1"/>
        </dgm:presLayoutVars>
      </dgm:prSet>
      <dgm:spPr/>
    </dgm:pt>
  </dgm:ptLst>
  <dgm:cxnLst>
    <dgm:cxn modelId="{15696113-FAED-814F-9843-78B61F722E3C}" type="presOf" srcId="{32EE9A84-4A5D-804C-BFC8-8665C1ABDB22}" destId="{0716CDE5-B796-0648-A101-5931BC5BAB84}" srcOrd="0" destOrd="0" presId="urn:microsoft.com/office/officeart/2005/8/layout/chevron2"/>
    <dgm:cxn modelId="{DDE5AF17-11C1-3B44-B3A8-B7571A0974BA}" type="presOf" srcId="{4254F5E5-C5DA-5346-BD6C-1A6A701A9FF6}" destId="{60CE154C-0AA1-A744-BE9E-B716688AF93D}" srcOrd="0" destOrd="0" presId="urn:microsoft.com/office/officeart/2005/8/layout/chevron2"/>
    <dgm:cxn modelId="{BED9004C-50B2-174D-B8D1-9450E2ED2E71}" type="presOf" srcId="{C32AA8D6-220B-314C-A7F4-1A33B42E8CC0}" destId="{94680361-A4CF-5743-B10E-11B3C3E93788}" srcOrd="0" destOrd="0" presId="urn:microsoft.com/office/officeart/2005/8/layout/chevron2"/>
    <dgm:cxn modelId="{0439425B-7EF6-2E4F-99E9-3CC754B169BA}" type="presOf" srcId="{E4EA4051-362C-D844-8A87-716E3B2FF75A}" destId="{9CEC7261-FF04-BD4E-AAC6-225658B22FF5}" srcOrd="0" destOrd="0" presId="urn:microsoft.com/office/officeart/2005/8/layout/chevron2"/>
    <dgm:cxn modelId="{3B68626A-FB83-9649-B2FC-6771BB02673E}" type="presOf" srcId="{1259CDB4-D86F-4445-8D49-D621ACD1B595}" destId="{3703F637-A1EC-7549-9943-09D3D52FE132}"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A2070777-8A70-3241-B4A6-A1460B05D90F}" srcId="{1259CDB4-D86F-4445-8D49-D621ACD1B595}" destId="{E4EA4051-362C-D844-8A87-716E3B2FF75A}" srcOrd="2" destOrd="0" parTransId="{1CA1BF70-421F-B840-9F80-7D093B9B7FFD}" sibTransId="{90EC1C14-4753-B146-AD34-4484822B5FB2}"/>
    <dgm:cxn modelId="{AAE11C7D-70BA-3847-9121-51E6FF88173A}" srcId="{1259CDB4-D86F-4445-8D49-D621ACD1B595}" destId="{67534C9E-F58C-004B-94C3-2FF668841EFA}" srcOrd="3" destOrd="0" parTransId="{1B7E769A-43FA-3547-A158-FE1BDE0755A3}" sibTransId="{230CBA2E-64E3-AA45-AA6E-403D7F89E952}"/>
    <dgm:cxn modelId="{64C8DC7E-32CD-3C4D-9677-378507ACFE58}" type="presOf" srcId="{EA63F7F5-607B-5447-B584-BF4A0F858C99}" destId="{72214BD3-C13C-EF47-94CE-40736750CB05}" srcOrd="0" destOrd="0" presId="urn:microsoft.com/office/officeart/2005/8/layout/chevron2"/>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47DA1CAE-D79F-C849-A32A-D99533DB967F}" type="presOf" srcId="{C7BAF50C-C456-0044-85EE-1DA010961221}" destId="{77B8BCCA-74F6-F649-9CAC-BFF41E5CA1B6}" srcOrd="0" destOrd="0" presId="urn:microsoft.com/office/officeart/2005/8/layout/chevron2"/>
    <dgm:cxn modelId="{701DECB0-25D3-454D-A679-DE9A27685B0D}" srcId="{E4EA4051-362C-D844-8A87-716E3B2FF75A}" destId="{EA63F7F5-607B-5447-B584-BF4A0F858C99}" srcOrd="0" destOrd="0" parTransId="{9582959C-FB9C-BC4C-9237-B01B33C48163}" sibTransId="{1BCE0D65-3E3D-9447-9770-8BA63F68BB45}"/>
    <dgm:cxn modelId="{8B9A39C9-2DF6-404D-9DF9-AF092C78A99F}" srcId="{4254F5E5-C5DA-5346-BD6C-1A6A701A9FF6}" destId="{C32AA8D6-220B-314C-A7F4-1A33B42E8CC0}" srcOrd="0" destOrd="0" parTransId="{65B6A35E-3F67-5240-9CD5-D2F3B47E7A96}" sibTransId="{DFA0F005-1C86-2A45-B79F-2F38ED4073A0}"/>
    <dgm:cxn modelId="{5C60BACD-D080-5F41-B884-07FB6665D8B2}" type="presOf" srcId="{67534C9E-F58C-004B-94C3-2FF668841EFA}" destId="{366C0117-F974-A54A-A864-6E7000BCFF91}" srcOrd="0" destOrd="0" presId="urn:microsoft.com/office/officeart/2005/8/layout/chevron2"/>
    <dgm:cxn modelId="{D895AFD5-247E-524C-BEE1-CFDEF8C0A2F4}" type="presOf" srcId="{F0C5CE9A-520E-9144-8C31-514DA4F7DACE}" destId="{B68C23C2-4DF7-0243-AF76-ECE84A134E9B}" srcOrd="0" destOrd="0" presId="urn:microsoft.com/office/officeart/2005/8/layout/chevron2"/>
    <dgm:cxn modelId="{5C9176F2-1410-384F-8F38-DEEA511FC445}" srcId="{1259CDB4-D86F-4445-8D49-D621ACD1B595}" destId="{4254F5E5-C5DA-5346-BD6C-1A6A701A9FF6}" srcOrd="1" destOrd="0" parTransId="{8BA29661-4BA9-4C4B-9DFA-8B2F4C57BB3C}" sibTransId="{614500F4-FA6F-0943-A409-914929CF1CCF}"/>
    <dgm:cxn modelId="{C9955D53-6ACB-4A45-9F5B-5F6B904EC5B7}" type="presParOf" srcId="{3703F637-A1EC-7549-9943-09D3D52FE132}" destId="{09795D92-CC90-BC43-A039-BE49BC79C5C0}" srcOrd="0" destOrd="0" presId="urn:microsoft.com/office/officeart/2005/8/layout/chevron2"/>
    <dgm:cxn modelId="{B407411A-4D30-B942-A5AF-9F2667BF649A}" type="presParOf" srcId="{09795D92-CC90-BC43-A039-BE49BC79C5C0}" destId="{77B8BCCA-74F6-F649-9CAC-BFF41E5CA1B6}" srcOrd="0" destOrd="0" presId="urn:microsoft.com/office/officeart/2005/8/layout/chevron2"/>
    <dgm:cxn modelId="{981EDD5D-38BE-F740-B55F-9955199E527B}" type="presParOf" srcId="{09795D92-CC90-BC43-A039-BE49BC79C5C0}" destId="{B68C23C2-4DF7-0243-AF76-ECE84A134E9B}" srcOrd="1" destOrd="0" presId="urn:microsoft.com/office/officeart/2005/8/layout/chevron2"/>
    <dgm:cxn modelId="{BDF29D52-487A-334F-BA90-9C84A91C6F7C}" type="presParOf" srcId="{3703F637-A1EC-7549-9943-09D3D52FE132}" destId="{69E6A707-1311-8B43-94A1-2AA0950D39F0}" srcOrd="1" destOrd="0" presId="urn:microsoft.com/office/officeart/2005/8/layout/chevron2"/>
    <dgm:cxn modelId="{73004825-A116-F044-9F8C-300004A7728B}" type="presParOf" srcId="{3703F637-A1EC-7549-9943-09D3D52FE132}" destId="{9FB7D75D-9F9B-1B46-B8C3-96A55CB83C78}" srcOrd="2" destOrd="0" presId="urn:microsoft.com/office/officeart/2005/8/layout/chevron2"/>
    <dgm:cxn modelId="{8A05D466-EB71-EE48-8CC2-BC4637CB7974}" type="presParOf" srcId="{9FB7D75D-9F9B-1B46-B8C3-96A55CB83C78}" destId="{60CE154C-0AA1-A744-BE9E-B716688AF93D}" srcOrd="0" destOrd="0" presId="urn:microsoft.com/office/officeart/2005/8/layout/chevron2"/>
    <dgm:cxn modelId="{040772AA-0196-6548-9884-EFAFD653E736}" type="presParOf" srcId="{9FB7D75D-9F9B-1B46-B8C3-96A55CB83C78}" destId="{94680361-A4CF-5743-B10E-11B3C3E93788}" srcOrd="1" destOrd="0" presId="urn:microsoft.com/office/officeart/2005/8/layout/chevron2"/>
    <dgm:cxn modelId="{0AFB0DD1-6659-954F-8BD4-93E2F184A310}" type="presParOf" srcId="{3703F637-A1EC-7549-9943-09D3D52FE132}" destId="{6DA80997-9343-AB47-8F0D-7C9ADA4C2375}" srcOrd="3" destOrd="0" presId="urn:microsoft.com/office/officeart/2005/8/layout/chevron2"/>
    <dgm:cxn modelId="{EF14B1A2-387F-6A48-B5C7-4120732BCB37}" type="presParOf" srcId="{3703F637-A1EC-7549-9943-09D3D52FE132}" destId="{F01259F1-AF1E-0A46-85E9-451D7AD8CD8F}" srcOrd="4" destOrd="0" presId="urn:microsoft.com/office/officeart/2005/8/layout/chevron2"/>
    <dgm:cxn modelId="{99FFBAC1-9AEF-8A47-B6A8-BB079E217D58}" type="presParOf" srcId="{F01259F1-AF1E-0A46-85E9-451D7AD8CD8F}" destId="{9CEC7261-FF04-BD4E-AAC6-225658B22FF5}" srcOrd="0" destOrd="0" presId="urn:microsoft.com/office/officeart/2005/8/layout/chevron2"/>
    <dgm:cxn modelId="{0481E8E1-0B45-1341-967F-99BCD513F0EB}" type="presParOf" srcId="{F01259F1-AF1E-0A46-85E9-451D7AD8CD8F}" destId="{72214BD3-C13C-EF47-94CE-40736750CB05}" srcOrd="1" destOrd="0" presId="urn:microsoft.com/office/officeart/2005/8/layout/chevron2"/>
    <dgm:cxn modelId="{09006A84-0408-024D-8711-955829AA4A5D}" type="presParOf" srcId="{3703F637-A1EC-7549-9943-09D3D52FE132}" destId="{05F5558C-C414-7A45-8597-9B470A761047}" srcOrd="5" destOrd="0" presId="urn:microsoft.com/office/officeart/2005/8/layout/chevron2"/>
    <dgm:cxn modelId="{921B5298-BFEE-514D-98E1-4F2754BF748E}" type="presParOf" srcId="{3703F637-A1EC-7549-9943-09D3D52FE132}" destId="{9D7357D9-E213-EB4D-998A-67DC6F0BD3A2}" srcOrd="6" destOrd="0" presId="urn:microsoft.com/office/officeart/2005/8/layout/chevron2"/>
    <dgm:cxn modelId="{AD87EE53-8DEE-8C48-B313-E0CEE9F04092}" type="presParOf" srcId="{9D7357D9-E213-EB4D-998A-67DC6F0BD3A2}" destId="{366C0117-F974-A54A-A864-6E7000BCFF91}" srcOrd="0" destOrd="0" presId="urn:microsoft.com/office/officeart/2005/8/layout/chevron2"/>
    <dgm:cxn modelId="{5E3BF096-EF06-2845-BDAD-8DD4C8C110B7}" type="presParOf" srcId="{9D7357D9-E213-EB4D-998A-67DC6F0BD3A2}" destId="{0716CDE5-B796-0648-A101-5931BC5BAB84}" srcOrd="1" destOrd="0" presId="urn:microsoft.com/office/officeart/2005/8/layout/chevron2"/>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lumMod val="50000"/>
              </a:schemeClr>
            </a:gs>
            <a:gs pos="50000">
              <a:schemeClr val="accent1">
                <a:lumMod val="60000"/>
                <a:lumOff val="40000"/>
              </a:schemeClr>
            </a:gs>
            <a:gs pos="100000">
              <a:schemeClr val="accent1">
                <a:lumMod val="20000"/>
                <a:lumOff val="80000"/>
              </a:schemeClr>
            </a:gs>
          </a:gsLst>
          <a:lin ang="5400000" scaled="0"/>
        </a:gradFill>
        <a:ln w="6350" cap="flat" cmpd="sng" algn="ctr">
          <a:solidFill>
            <a:srgbClr val="4472C4">
              <a:hueOff val="0"/>
              <a:satOff val="0"/>
              <a:lumOff val="0"/>
              <a:alphaOff val="0"/>
            </a:srgb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solidFill>
                <a:sysClr val="window" lastClr="FFFFFF"/>
              </a:solidFill>
              <a:latin typeface="Calibri" panose="020F0502020204030204"/>
              <a:ea typeface=""/>
              <a:cs typeface=""/>
            </a:rPr>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ysClr val="window" lastClr="FFFFFF">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358C46-B73C-C348-B49B-CDF0A3959B7D}">
      <dsp:nvSpPr>
        <dsp:cNvPr id="0" name=""/>
        <dsp:cNvSpPr/>
      </dsp:nvSpPr>
      <dsp:spPr>
        <a:xfrm rot="5400000">
          <a:off x="-82705" y="83423"/>
          <a:ext cx="551372" cy="385960"/>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1</a:t>
          </a:r>
        </a:p>
      </dsp:txBody>
      <dsp:txXfrm rot="-5400000">
        <a:off x="1" y="193697"/>
        <a:ext cx="385960" cy="165412"/>
      </dsp:txXfrm>
    </dsp:sp>
    <dsp:sp modelId="{6F75A6D0-13A9-C24E-94AD-3F5856CB7302}">
      <dsp:nvSpPr>
        <dsp:cNvPr id="0" name=""/>
        <dsp:cNvSpPr/>
      </dsp:nvSpPr>
      <dsp:spPr>
        <a:xfrm rot="5400000">
          <a:off x="2577089" y="-2190411"/>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b="0" kern="1200"/>
            <a:t>Docker Editions</a:t>
          </a:r>
        </a:p>
      </dsp:txBody>
      <dsp:txXfrm rot="-5400000">
        <a:off x="385961" y="18212"/>
        <a:ext cx="4723154" cy="323402"/>
      </dsp:txXfrm>
    </dsp:sp>
    <dsp:sp modelId="{7000F8F1-372C-B64F-8B60-16993722ED09}">
      <dsp:nvSpPr>
        <dsp:cNvPr id="0" name=""/>
        <dsp:cNvSpPr/>
      </dsp:nvSpPr>
      <dsp:spPr>
        <a:xfrm rot="5400000">
          <a:off x="-82705" y="519007"/>
          <a:ext cx="551372" cy="385960"/>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2</a:t>
          </a:r>
        </a:p>
      </dsp:txBody>
      <dsp:txXfrm rot="-5400000">
        <a:off x="1" y="629281"/>
        <a:ext cx="385960" cy="165412"/>
      </dsp:txXfrm>
    </dsp:sp>
    <dsp:sp modelId="{0BE33E50-A157-0C44-8986-90411392BA01}">
      <dsp:nvSpPr>
        <dsp:cNvPr id="0" name=""/>
        <dsp:cNvSpPr/>
      </dsp:nvSpPr>
      <dsp:spPr>
        <a:xfrm rot="5400000">
          <a:off x="2577089" y="-1754827"/>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b="0" kern="1200"/>
            <a:t>Installation Types</a:t>
          </a:r>
        </a:p>
      </dsp:txBody>
      <dsp:txXfrm rot="-5400000">
        <a:off x="385961" y="453796"/>
        <a:ext cx="4723154" cy="323402"/>
      </dsp:txXfrm>
    </dsp:sp>
    <dsp:sp modelId="{132293D7-4626-8B43-8C5F-248125685ECF}">
      <dsp:nvSpPr>
        <dsp:cNvPr id="0" name=""/>
        <dsp:cNvSpPr/>
      </dsp:nvSpPr>
      <dsp:spPr>
        <a:xfrm rot="5400000">
          <a:off x="-82705" y="954591"/>
          <a:ext cx="551372" cy="385960"/>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3</a:t>
          </a:r>
        </a:p>
      </dsp:txBody>
      <dsp:txXfrm rot="-5400000">
        <a:off x="1" y="1064865"/>
        <a:ext cx="385960" cy="165412"/>
      </dsp:txXfrm>
    </dsp:sp>
    <dsp:sp modelId="{DB435221-2D14-0D44-9F71-ECE05D1F2C4B}">
      <dsp:nvSpPr>
        <dsp:cNvPr id="0" name=""/>
        <dsp:cNvSpPr/>
      </dsp:nvSpPr>
      <dsp:spPr>
        <a:xfrm rot="5400000">
          <a:off x="2577089" y="-1319242"/>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r>
            <a:rPr lang="en-US" sz="2200" b="0" kern="1200"/>
            <a:t>Platform Installations</a:t>
          </a:r>
        </a:p>
      </dsp:txBody>
      <dsp:txXfrm rot="-5400000">
        <a:off x="385961" y="889381"/>
        <a:ext cx="4723154" cy="323402"/>
      </dsp:txXfrm>
    </dsp:sp>
    <dsp:sp modelId="{77B8BCCA-74F6-F649-9CAC-BFF41E5CA1B6}">
      <dsp:nvSpPr>
        <dsp:cNvPr id="0" name=""/>
        <dsp:cNvSpPr/>
      </dsp:nvSpPr>
      <dsp:spPr>
        <a:xfrm rot="5400000">
          <a:off x="-82705" y="1390175"/>
          <a:ext cx="551372" cy="385960"/>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4</a:t>
          </a:r>
        </a:p>
      </dsp:txBody>
      <dsp:txXfrm rot="-5400000">
        <a:off x="1" y="1500449"/>
        <a:ext cx="385960" cy="165412"/>
      </dsp:txXfrm>
    </dsp:sp>
    <dsp:sp modelId="{B68C23C2-4DF7-0243-AF76-ECE84A134E9B}">
      <dsp:nvSpPr>
        <dsp:cNvPr id="0" name=""/>
        <dsp:cNvSpPr/>
      </dsp:nvSpPr>
      <dsp:spPr>
        <a:xfrm rot="5400000">
          <a:off x="2577089" y="-883658"/>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b="0" kern="1200"/>
            <a:t>Determine Docker Version</a:t>
          </a:r>
        </a:p>
      </dsp:txBody>
      <dsp:txXfrm rot="-5400000">
        <a:off x="385961" y="1324965"/>
        <a:ext cx="4723154" cy="323402"/>
      </dsp:txXfrm>
    </dsp:sp>
    <dsp:sp modelId="{9CEC7261-FF04-BD4E-AAC6-225658B22FF5}">
      <dsp:nvSpPr>
        <dsp:cNvPr id="0" name=""/>
        <dsp:cNvSpPr/>
      </dsp:nvSpPr>
      <dsp:spPr>
        <a:xfrm rot="5400000">
          <a:off x="-82705" y="1825760"/>
          <a:ext cx="551372" cy="385960"/>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0" kern="1200"/>
            <a:t>5</a:t>
          </a:r>
        </a:p>
      </dsp:txBody>
      <dsp:txXfrm rot="-5400000">
        <a:off x="1" y="1936034"/>
        <a:ext cx="385960" cy="165412"/>
      </dsp:txXfrm>
    </dsp:sp>
    <dsp:sp modelId="{72214BD3-C13C-EF47-94CE-40736750CB05}">
      <dsp:nvSpPr>
        <dsp:cNvPr id="0" name=""/>
        <dsp:cNvSpPr/>
      </dsp:nvSpPr>
      <dsp:spPr>
        <a:xfrm rot="5400000">
          <a:off x="2577089" y="-448074"/>
          <a:ext cx="358392" cy="474064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b="0" kern="1200"/>
            <a:t>Verify Docker Installation</a:t>
          </a:r>
        </a:p>
      </dsp:txBody>
      <dsp:txXfrm rot="-5400000">
        <a:off x="385961" y="1760549"/>
        <a:ext cx="4723154" cy="32340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A8EB2-3541-2B4C-A5A0-970EA7A797FB}">
      <dsp:nvSpPr>
        <dsp:cNvPr id="0" name=""/>
        <dsp:cNvSpPr/>
      </dsp:nvSpPr>
      <dsp:spPr>
        <a:xfrm rot="5400000">
          <a:off x="-69442" y="71220"/>
          <a:ext cx="462946" cy="32406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1</a:t>
          </a:r>
        </a:p>
      </dsp:txBody>
      <dsp:txXfrm rot="-5400000">
        <a:off x="0" y="163809"/>
        <a:ext cx="324062" cy="138884"/>
      </dsp:txXfrm>
    </dsp:sp>
    <dsp:sp modelId="{34294FE8-1AF9-C84E-9084-83B0D9E64102}">
      <dsp:nvSpPr>
        <dsp:cNvPr id="0" name=""/>
        <dsp:cNvSpPr/>
      </dsp:nvSpPr>
      <dsp:spPr>
        <a:xfrm rot="5400000">
          <a:off x="2983373" y="-2657532"/>
          <a:ext cx="300915" cy="5619537"/>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l" defTabSz="800100">
            <a:lnSpc>
              <a:spcPct val="90000"/>
            </a:lnSpc>
            <a:spcBef>
              <a:spcPct val="0"/>
            </a:spcBef>
            <a:spcAft>
              <a:spcPct val="15000"/>
            </a:spcAft>
            <a:buChar char="•"/>
          </a:pPr>
          <a:r>
            <a:rPr lang="en-US" sz="1800" kern="1200"/>
            <a:t> Connecting to the Docker Environment</a:t>
          </a:r>
        </a:p>
      </dsp:txBody>
      <dsp:txXfrm rot="-5400000">
        <a:off x="324063" y="16467"/>
        <a:ext cx="5604848" cy="271537"/>
      </dsp:txXfrm>
    </dsp:sp>
    <dsp:sp modelId="{FF867963-3E64-DC47-A018-7E79DCD81858}">
      <dsp:nvSpPr>
        <dsp:cNvPr id="0" name=""/>
        <dsp:cNvSpPr/>
      </dsp:nvSpPr>
      <dsp:spPr>
        <a:xfrm rot="5400000">
          <a:off x="-69442" y="436948"/>
          <a:ext cx="462946" cy="324062"/>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a:t>
          </a:r>
        </a:p>
      </dsp:txBody>
      <dsp:txXfrm rot="-5400000">
        <a:off x="0" y="529537"/>
        <a:ext cx="324062" cy="138884"/>
      </dsp:txXfrm>
    </dsp:sp>
    <dsp:sp modelId="{80653CCD-C77B-674F-B4C8-EE898D95A40C}">
      <dsp:nvSpPr>
        <dsp:cNvPr id="0" name=""/>
        <dsp:cNvSpPr/>
      </dsp:nvSpPr>
      <dsp:spPr>
        <a:xfrm rot="5400000">
          <a:off x="2983373" y="-2291804"/>
          <a:ext cx="300915" cy="5619537"/>
        </a:xfrm>
        <a:prstGeom prst="round2SameRect">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l" defTabSz="800100">
            <a:lnSpc>
              <a:spcPct val="90000"/>
            </a:lnSpc>
            <a:spcBef>
              <a:spcPct val="0"/>
            </a:spcBef>
            <a:spcAft>
              <a:spcPct val="15000"/>
            </a:spcAft>
            <a:buChar char="•"/>
          </a:pPr>
          <a:r>
            <a:rPr lang="en-US" sz="1800" kern="1200"/>
            <a:t> Build a Docker Image of an Application</a:t>
          </a:r>
        </a:p>
      </dsp:txBody>
      <dsp:txXfrm rot="-5400000">
        <a:off x="324063" y="382195"/>
        <a:ext cx="5604848" cy="271537"/>
      </dsp:txXfrm>
    </dsp:sp>
    <dsp:sp modelId="{77B8BCCA-74F6-F649-9CAC-BFF41E5CA1B6}">
      <dsp:nvSpPr>
        <dsp:cNvPr id="0" name=""/>
        <dsp:cNvSpPr/>
      </dsp:nvSpPr>
      <dsp:spPr>
        <a:xfrm rot="5400000">
          <a:off x="-69442" y="802676"/>
          <a:ext cx="462946" cy="324062"/>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3</a:t>
          </a:r>
        </a:p>
      </dsp:txBody>
      <dsp:txXfrm rot="-5400000">
        <a:off x="0" y="895265"/>
        <a:ext cx="324062" cy="138884"/>
      </dsp:txXfrm>
    </dsp:sp>
    <dsp:sp modelId="{B68C23C2-4DF7-0243-AF76-ECE84A134E9B}">
      <dsp:nvSpPr>
        <dsp:cNvPr id="0" name=""/>
        <dsp:cNvSpPr/>
      </dsp:nvSpPr>
      <dsp:spPr>
        <a:xfrm rot="5400000">
          <a:off x="2983373" y="-1926076"/>
          <a:ext cx="300915" cy="5619537"/>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Run a Container</a:t>
          </a:r>
        </a:p>
      </dsp:txBody>
      <dsp:txXfrm rot="-5400000">
        <a:off x="324063" y="747923"/>
        <a:ext cx="5604848" cy="271537"/>
      </dsp:txXfrm>
    </dsp:sp>
    <dsp:sp modelId="{9CEC7261-FF04-BD4E-AAC6-225658B22FF5}">
      <dsp:nvSpPr>
        <dsp:cNvPr id="0" name=""/>
        <dsp:cNvSpPr/>
      </dsp:nvSpPr>
      <dsp:spPr>
        <a:xfrm rot="5400000">
          <a:off x="-69442" y="1168404"/>
          <a:ext cx="462946" cy="324062"/>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4</a:t>
          </a:r>
        </a:p>
      </dsp:txBody>
      <dsp:txXfrm rot="-5400000">
        <a:off x="0" y="1260993"/>
        <a:ext cx="324062" cy="138884"/>
      </dsp:txXfrm>
    </dsp:sp>
    <dsp:sp modelId="{72214BD3-C13C-EF47-94CE-40736750CB05}">
      <dsp:nvSpPr>
        <dsp:cNvPr id="0" name=""/>
        <dsp:cNvSpPr/>
      </dsp:nvSpPr>
      <dsp:spPr>
        <a:xfrm rot="5400000">
          <a:off x="2983373" y="-1560348"/>
          <a:ext cx="300915" cy="5619537"/>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Stop/Delete a Container</a:t>
          </a:r>
        </a:p>
      </dsp:txBody>
      <dsp:txXfrm rot="-5400000">
        <a:off x="324063" y="1113651"/>
        <a:ext cx="5604848" cy="271537"/>
      </dsp:txXfrm>
    </dsp:sp>
    <dsp:sp modelId="{366C0117-F974-A54A-A864-6E7000BCFF91}">
      <dsp:nvSpPr>
        <dsp:cNvPr id="0" name=""/>
        <dsp:cNvSpPr/>
      </dsp:nvSpPr>
      <dsp:spPr>
        <a:xfrm rot="5400000">
          <a:off x="-69442" y="1534132"/>
          <a:ext cx="462946" cy="324062"/>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5</a:t>
          </a:r>
        </a:p>
      </dsp:txBody>
      <dsp:txXfrm rot="-5400000">
        <a:off x="0" y="1626721"/>
        <a:ext cx="324062" cy="138884"/>
      </dsp:txXfrm>
    </dsp:sp>
    <dsp:sp modelId="{0716CDE5-B796-0648-A101-5931BC5BAB84}">
      <dsp:nvSpPr>
        <dsp:cNvPr id="0" name=""/>
        <dsp:cNvSpPr/>
      </dsp:nvSpPr>
      <dsp:spPr>
        <a:xfrm rot="5400000">
          <a:off x="2983373" y="-1194620"/>
          <a:ext cx="300915" cy="5619537"/>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Inspect a Running Container</a:t>
          </a:r>
        </a:p>
      </dsp:txBody>
      <dsp:txXfrm rot="-5400000">
        <a:off x="324063" y="1479379"/>
        <a:ext cx="5604848" cy="271537"/>
      </dsp:txXfrm>
    </dsp:sp>
    <dsp:sp modelId="{41E0C333-0DF2-4344-A6A8-B550FEDAD9CC}">
      <dsp:nvSpPr>
        <dsp:cNvPr id="0" name=""/>
        <dsp:cNvSpPr/>
      </dsp:nvSpPr>
      <dsp:spPr>
        <a:xfrm rot="5400000">
          <a:off x="-69442" y="1899860"/>
          <a:ext cx="462946" cy="324062"/>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6</a:t>
          </a:r>
        </a:p>
      </dsp:txBody>
      <dsp:txXfrm rot="-5400000">
        <a:off x="0" y="1992449"/>
        <a:ext cx="324062" cy="138884"/>
      </dsp:txXfrm>
    </dsp:sp>
    <dsp:sp modelId="{BE97322C-F34D-1341-9BC9-68537AF63932}">
      <dsp:nvSpPr>
        <dsp:cNvPr id="0" name=""/>
        <dsp:cNvSpPr/>
      </dsp:nvSpPr>
      <dsp:spPr>
        <a:xfrm rot="5400000">
          <a:off x="2983373" y="-828892"/>
          <a:ext cx="300915" cy="5619537"/>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Run Shell Inside a Container</a:t>
          </a:r>
        </a:p>
      </dsp:txBody>
      <dsp:txXfrm rot="-5400000">
        <a:off x="324063" y="1845107"/>
        <a:ext cx="5604848" cy="2715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102037" y="103387"/>
          <a:ext cx="680250" cy="476175"/>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1</a:t>
          </a:r>
        </a:p>
      </dsp:txBody>
      <dsp:txXfrm rot="-5400000">
        <a:off x="1" y="239438"/>
        <a:ext cx="476175" cy="204075"/>
      </dsp:txXfrm>
    </dsp:sp>
    <dsp:sp modelId="{B68C23C2-4DF7-0243-AF76-ECE84A134E9B}">
      <dsp:nvSpPr>
        <dsp:cNvPr id="0" name=""/>
        <dsp:cNvSpPr/>
      </dsp:nvSpPr>
      <dsp:spPr>
        <a:xfrm rot="5400000">
          <a:off x="2879078" y="-2401552"/>
          <a:ext cx="442162" cy="5247968"/>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Container Network Attributes</a:t>
          </a:r>
        </a:p>
      </dsp:txBody>
      <dsp:txXfrm rot="-5400000">
        <a:off x="476176" y="22935"/>
        <a:ext cx="5226383" cy="398992"/>
      </dsp:txXfrm>
    </dsp:sp>
    <dsp:sp modelId="{9CEC7261-FF04-BD4E-AAC6-225658B22FF5}">
      <dsp:nvSpPr>
        <dsp:cNvPr id="0" name=""/>
        <dsp:cNvSpPr/>
      </dsp:nvSpPr>
      <dsp:spPr>
        <a:xfrm rot="5400000">
          <a:off x="-102037" y="640785"/>
          <a:ext cx="680250" cy="476175"/>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2</a:t>
          </a:r>
        </a:p>
      </dsp:txBody>
      <dsp:txXfrm rot="-5400000">
        <a:off x="1" y="776836"/>
        <a:ext cx="476175" cy="204075"/>
      </dsp:txXfrm>
    </dsp:sp>
    <dsp:sp modelId="{72214BD3-C13C-EF47-94CE-40736750CB05}">
      <dsp:nvSpPr>
        <dsp:cNvPr id="0" name=""/>
        <dsp:cNvSpPr/>
      </dsp:nvSpPr>
      <dsp:spPr>
        <a:xfrm rot="5400000">
          <a:off x="2879078" y="-1864155"/>
          <a:ext cx="442162" cy="5247968"/>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Local Network Attributes</a:t>
          </a:r>
        </a:p>
      </dsp:txBody>
      <dsp:txXfrm rot="-5400000">
        <a:off x="476176" y="560332"/>
        <a:ext cx="5226383" cy="398992"/>
      </dsp:txXfrm>
    </dsp:sp>
    <dsp:sp modelId="{366C0117-F974-A54A-A864-6E7000BCFF91}">
      <dsp:nvSpPr>
        <dsp:cNvPr id="0" name=""/>
        <dsp:cNvSpPr/>
      </dsp:nvSpPr>
      <dsp:spPr>
        <a:xfrm rot="5400000">
          <a:off x="-102037" y="1178183"/>
          <a:ext cx="680250" cy="476175"/>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3</a:t>
          </a:r>
        </a:p>
      </dsp:txBody>
      <dsp:txXfrm rot="-5400000">
        <a:off x="1" y="1314234"/>
        <a:ext cx="476175" cy="204075"/>
      </dsp:txXfrm>
    </dsp:sp>
    <dsp:sp modelId="{0716CDE5-B796-0648-A101-5931BC5BAB84}">
      <dsp:nvSpPr>
        <dsp:cNvPr id="0" name=""/>
        <dsp:cNvSpPr/>
      </dsp:nvSpPr>
      <dsp:spPr>
        <a:xfrm rot="5400000">
          <a:off x="2879078" y="-1326757"/>
          <a:ext cx="442162" cy="5247968"/>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Virtual Networking</a:t>
          </a:r>
        </a:p>
      </dsp:txBody>
      <dsp:txXfrm rot="-5400000">
        <a:off x="476176" y="1097730"/>
        <a:ext cx="5226383" cy="398992"/>
      </dsp:txXfrm>
    </dsp:sp>
    <dsp:sp modelId="{41E0C333-0DF2-4344-A6A8-B550FEDAD9CC}">
      <dsp:nvSpPr>
        <dsp:cNvPr id="0" name=""/>
        <dsp:cNvSpPr/>
      </dsp:nvSpPr>
      <dsp:spPr>
        <a:xfrm rot="5400000">
          <a:off x="-102037" y="1715580"/>
          <a:ext cx="680250" cy="476175"/>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4</a:t>
          </a:r>
        </a:p>
      </dsp:txBody>
      <dsp:txXfrm rot="-5400000">
        <a:off x="1" y="1851631"/>
        <a:ext cx="476175" cy="204075"/>
      </dsp:txXfrm>
    </dsp:sp>
    <dsp:sp modelId="{BE97322C-F34D-1341-9BC9-68537AF63932}">
      <dsp:nvSpPr>
        <dsp:cNvPr id="0" name=""/>
        <dsp:cNvSpPr/>
      </dsp:nvSpPr>
      <dsp:spPr>
        <a:xfrm rot="5400000">
          <a:off x="2879078" y="-789359"/>
          <a:ext cx="442162" cy="5247968"/>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Domain Name System (DNS)</a:t>
          </a:r>
        </a:p>
      </dsp:txBody>
      <dsp:txXfrm rot="-5400000">
        <a:off x="476176" y="1635128"/>
        <a:ext cx="5226383" cy="3989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261975" y="261975"/>
          <a:ext cx="1746504" cy="1222552"/>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en-US" sz="2800" kern="1200"/>
            <a:t>1</a:t>
          </a:r>
        </a:p>
      </dsp:txBody>
      <dsp:txXfrm rot="-5400000">
        <a:off x="1" y="611275"/>
        <a:ext cx="1222552" cy="523952"/>
      </dsp:txXfrm>
    </dsp:sp>
    <dsp:sp modelId="{B68C23C2-4DF7-0243-AF76-ECE84A134E9B}">
      <dsp:nvSpPr>
        <dsp:cNvPr id="0" name=""/>
        <dsp:cNvSpPr/>
      </dsp:nvSpPr>
      <dsp:spPr>
        <a:xfrm rot="5400000">
          <a:off x="2709138" y="-1486585"/>
          <a:ext cx="1135227" cy="410839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Docker Volumes</a:t>
          </a:r>
        </a:p>
      </dsp:txBody>
      <dsp:txXfrm rot="-5400000">
        <a:off x="1222553" y="55417"/>
        <a:ext cx="4052982" cy="102439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184646" y="184775"/>
          <a:ext cx="1230975" cy="861682"/>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1</a:t>
          </a:r>
        </a:p>
      </dsp:txBody>
      <dsp:txXfrm rot="-5400000">
        <a:off x="1" y="430969"/>
        <a:ext cx="861682" cy="369293"/>
      </dsp:txXfrm>
    </dsp:sp>
    <dsp:sp modelId="{B68C23C2-4DF7-0243-AF76-ECE84A134E9B}">
      <dsp:nvSpPr>
        <dsp:cNvPr id="0" name=""/>
        <dsp:cNvSpPr/>
      </dsp:nvSpPr>
      <dsp:spPr>
        <a:xfrm rot="5400000">
          <a:off x="3002574" y="-2140762"/>
          <a:ext cx="800133" cy="5081917"/>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Launch the ICP Dashboard</a:t>
          </a:r>
        </a:p>
      </dsp:txBody>
      <dsp:txXfrm rot="-5400000">
        <a:off x="861683" y="39188"/>
        <a:ext cx="5042858" cy="722015"/>
      </dsp:txXfrm>
    </dsp:sp>
    <dsp:sp modelId="{366C0117-F974-A54A-A864-6E7000BCFF91}">
      <dsp:nvSpPr>
        <dsp:cNvPr id="0" name=""/>
        <dsp:cNvSpPr/>
      </dsp:nvSpPr>
      <dsp:spPr>
        <a:xfrm rot="5400000">
          <a:off x="-184646" y="1157245"/>
          <a:ext cx="1230975" cy="861682"/>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n-US" sz="2500" kern="1200"/>
            <a:t>2</a:t>
          </a:r>
        </a:p>
      </dsp:txBody>
      <dsp:txXfrm rot="-5400000">
        <a:off x="1" y="1403439"/>
        <a:ext cx="861682" cy="369293"/>
      </dsp:txXfrm>
    </dsp:sp>
    <dsp:sp modelId="{0716CDE5-B796-0648-A101-5931BC5BAB84}">
      <dsp:nvSpPr>
        <dsp:cNvPr id="0" name=""/>
        <dsp:cNvSpPr/>
      </dsp:nvSpPr>
      <dsp:spPr>
        <a:xfrm rot="5400000">
          <a:off x="3002574" y="-1168292"/>
          <a:ext cx="800133" cy="5081917"/>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Configure your Environment for ICP</a:t>
          </a:r>
        </a:p>
      </dsp:txBody>
      <dsp:txXfrm rot="-5400000">
        <a:off x="861683" y="1011658"/>
        <a:ext cx="5042858" cy="722015"/>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127993" y="129101"/>
          <a:ext cx="853289" cy="597302"/>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1</a:t>
          </a:r>
        </a:p>
      </dsp:txBody>
      <dsp:txXfrm rot="-5400000">
        <a:off x="1" y="299758"/>
        <a:ext cx="597302" cy="255987"/>
      </dsp:txXfrm>
    </dsp:sp>
    <dsp:sp modelId="{B68C23C2-4DF7-0243-AF76-ECE84A134E9B}">
      <dsp:nvSpPr>
        <dsp:cNvPr id="0" name=""/>
        <dsp:cNvSpPr/>
      </dsp:nvSpPr>
      <dsp:spPr>
        <a:xfrm rot="5400000">
          <a:off x="3166868" y="-2568457"/>
          <a:ext cx="554638" cy="569376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Deploy a Docker application to Kubernetes</a:t>
          </a:r>
        </a:p>
      </dsp:txBody>
      <dsp:txXfrm rot="-5400000">
        <a:off x="597303" y="28183"/>
        <a:ext cx="5666694" cy="500488"/>
      </dsp:txXfrm>
    </dsp:sp>
    <dsp:sp modelId="{9CEC7261-FF04-BD4E-AAC6-225658B22FF5}">
      <dsp:nvSpPr>
        <dsp:cNvPr id="0" name=""/>
        <dsp:cNvSpPr/>
      </dsp:nvSpPr>
      <dsp:spPr>
        <a:xfrm rot="5400000">
          <a:off x="-127993" y="803200"/>
          <a:ext cx="853289" cy="597302"/>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2</a:t>
          </a:r>
        </a:p>
      </dsp:txBody>
      <dsp:txXfrm rot="-5400000">
        <a:off x="1" y="973857"/>
        <a:ext cx="597302" cy="255987"/>
      </dsp:txXfrm>
    </dsp:sp>
    <dsp:sp modelId="{72214BD3-C13C-EF47-94CE-40736750CB05}">
      <dsp:nvSpPr>
        <dsp:cNvPr id="0" name=""/>
        <dsp:cNvSpPr/>
      </dsp:nvSpPr>
      <dsp:spPr>
        <a:xfrm rot="5400000">
          <a:off x="3166868" y="-1894358"/>
          <a:ext cx="554638" cy="569376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Expose Application through Service</a:t>
          </a:r>
        </a:p>
      </dsp:txBody>
      <dsp:txXfrm rot="-5400000">
        <a:off x="597303" y="702282"/>
        <a:ext cx="5666694" cy="500488"/>
      </dsp:txXfrm>
    </dsp:sp>
    <dsp:sp modelId="{366C0117-F974-A54A-A864-6E7000BCFF91}">
      <dsp:nvSpPr>
        <dsp:cNvPr id="0" name=""/>
        <dsp:cNvSpPr/>
      </dsp:nvSpPr>
      <dsp:spPr>
        <a:xfrm rot="5400000">
          <a:off x="-127993" y="1477299"/>
          <a:ext cx="853289" cy="597302"/>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3</a:t>
          </a:r>
        </a:p>
      </dsp:txBody>
      <dsp:txXfrm rot="-5400000">
        <a:off x="1" y="1647956"/>
        <a:ext cx="597302" cy="255987"/>
      </dsp:txXfrm>
    </dsp:sp>
    <dsp:sp modelId="{0716CDE5-B796-0648-A101-5931BC5BAB84}">
      <dsp:nvSpPr>
        <dsp:cNvPr id="0" name=""/>
        <dsp:cNvSpPr/>
      </dsp:nvSpPr>
      <dsp:spPr>
        <a:xfrm rot="5400000">
          <a:off x="3166868" y="-1220259"/>
          <a:ext cx="554638" cy="5693769"/>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Access the Running Application</a:t>
          </a:r>
        </a:p>
      </dsp:txBody>
      <dsp:txXfrm rot="-5400000">
        <a:off x="597303" y="1376381"/>
        <a:ext cx="5666694" cy="50048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93845" y="96700"/>
          <a:ext cx="625636" cy="437945"/>
        </a:xfrm>
        <a:prstGeom prst="chevron">
          <a:avLst/>
        </a:prstGeom>
        <a:gradFill rotWithShape="0">
          <a:gsLst>
            <a:gs pos="0">
              <a:schemeClr val="accent1">
                <a:lumMod val="20000"/>
                <a:lumOff val="80000"/>
              </a:schemeClr>
            </a:gs>
            <a:gs pos="100000">
              <a:schemeClr val="accent1">
                <a:lumMod val="75000"/>
              </a:schemeClr>
            </a:gs>
            <a:gs pos="43000">
              <a:schemeClr val="accent1">
                <a:lumMod val="40000"/>
                <a:lumOff val="6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1</a:t>
          </a:r>
        </a:p>
      </dsp:txBody>
      <dsp:txXfrm rot="-5400000">
        <a:off x="1" y="221828"/>
        <a:ext cx="437945" cy="187691"/>
      </dsp:txXfrm>
    </dsp:sp>
    <dsp:sp modelId="{B68C23C2-4DF7-0243-AF76-ECE84A134E9B}">
      <dsp:nvSpPr>
        <dsp:cNvPr id="0" name=""/>
        <dsp:cNvSpPr/>
      </dsp:nvSpPr>
      <dsp:spPr>
        <a:xfrm rot="5400000">
          <a:off x="3161176" y="-2720376"/>
          <a:ext cx="406663" cy="5853126"/>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Create a new deployment with multipe Pods</a:t>
          </a:r>
        </a:p>
      </dsp:txBody>
      <dsp:txXfrm rot="-5400000">
        <a:off x="437945" y="22707"/>
        <a:ext cx="5833274" cy="366959"/>
      </dsp:txXfrm>
    </dsp:sp>
    <dsp:sp modelId="{60CE154C-0AA1-A744-BE9E-B716688AF93D}">
      <dsp:nvSpPr>
        <dsp:cNvPr id="0" name=""/>
        <dsp:cNvSpPr/>
      </dsp:nvSpPr>
      <dsp:spPr>
        <a:xfrm rot="5400000">
          <a:off x="-93845" y="590952"/>
          <a:ext cx="625636" cy="437945"/>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2</a:t>
          </a:r>
        </a:p>
      </dsp:txBody>
      <dsp:txXfrm rot="-5400000">
        <a:off x="1" y="716080"/>
        <a:ext cx="437945" cy="187691"/>
      </dsp:txXfrm>
    </dsp:sp>
    <dsp:sp modelId="{94680361-A4CF-5743-B10E-11B3C3E93788}">
      <dsp:nvSpPr>
        <dsp:cNvPr id="0" name=""/>
        <dsp:cNvSpPr/>
      </dsp:nvSpPr>
      <dsp:spPr>
        <a:xfrm rot="5400000">
          <a:off x="3161176" y="-2226124"/>
          <a:ext cx="406663" cy="5853126"/>
        </a:xfrm>
        <a:prstGeom prst="round2SameRect">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Explore the ReplicaSet Policy</a:t>
          </a:r>
        </a:p>
      </dsp:txBody>
      <dsp:txXfrm rot="-5400000">
        <a:off x="437945" y="516959"/>
        <a:ext cx="5833274" cy="366959"/>
      </dsp:txXfrm>
    </dsp:sp>
    <dsp:sp modelId="{9CEC7261-FF04-BD4E-AAC6-225658B22FF5}">
      <dsp:nvSpPr>
        <dsp:cNvPr id="0" name=""/>
        <dsp:cNvSpPr/>
      </dsp:nvSpPr>
      <dsp:spPr>
        <a:xfrm rot="5400000">
          <a:off x="-93845" y="1085205"/>
          <a:ext cx="625636" cy="437945"/>
        </a:xfrm>
        <a:prstGeom prst="chevron">
          <a:avLst/>
        </a:prstGeom>
        <a:gradFill rotWithShape="0">
          <a:gsLst>
            <a:gs pos="43000">
              <a:schemeClr val="accent1">
                <a:lumMod val="40000"/>
                <a:lumOff val="60000"/>
              </a:schemeClr>
            </a:gs>
            <a:gs pos="100000">
              <a:schemeClr val="accent1">
                <a:lumMod val="75000"/>
              </a:schemeClr>
            </a:gs>
            <a:gs pos="0">
              <a:schemeClr val="accent1">
                <a:lumMod val="20000"/>
                <a:lumOff val="80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3</a:t>
          </a:r>
        </a:p>
      </dsp:txBody>
      <dsp:txXfrm rot="-5400000">
        <a:off x="1" y="1210333"/>
        <a:ext cx="437945" cy="187691"/>
      </dsp:txXfrm>
    </dsp:sp>
    <dsp:sp modelId="{72214BD3-C13C-EF47-94CE-40736750CB05}">
      <dsp:nvSpPr>
        <dsp:cNvPr id="0" name=""/>
        <dsp:cNvSpPr/>
      </dsp:nvSpPr>
      <dsp:spPr>
        <a:xfrm rot="5400000">
          <a:off x="3161176" y="-1731871"/>
          <a:ext cx="406663" cy="5853126"/>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Simulate a Pod Failure</a:t>
          </a:r>
        </a:p>
      </dsp:txBody>
      <dsp:txXfrm rot="-5400000">
        <a:off x="437945" y="1011212"/>
        <a:ext cx="5833274" cy="366959"/>
      </dsp:txXfrm>
    </dsp:sp>
    <dsp:sp modelId="{366C0117-F974-A54A-A864-6E7000BCFF91}">
      <dsp:nvSpPr>
        <dsp:cNvPr id="0" name=""/>
        <dsp:cNvSpPr/>
      </dsp:nvSpPr>
      <dsp:spPr>
        <a:xfrm rot="5400000">
          <a:off x="-93845" y="1669058"/>
          <a:ext cx="625636" cy="437945"/>
        </a:xfrm>
        <a:prstGeom prst="chevron">
          <a:avLst/>
        </a:prstGeom>
        <a:gradFill rotWithShape="0">
          <a:gsLst>
            <a:gs pos="0">
              <a:schemeClr val="accent1">
                <a:lumMod val="20000"/>
                <a:lumOff val="80000"/>
              </a:schemeClr>
            </a:gs>
            <a:gs pos="43000">
              <a:schemeClr val="accent1">
                <a:lumMod val="40000"/>
                <a:lumOff val="60000"/>
              </a:schemeClr>
            </a:gs>
            <a:gs pos="100000">
              <a:schemeClr val="accent1">
                <a:lumMod val="75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4</a:t>
          </a:r>
        </a:p>
      </dsp:txBody>
      <dsp:txXfrm rot="-5400000">
        <a:off x="1" y="1794186"/>
        <a:ext cx="437945" cy="187691"/>
      </dsp:txXfrm>
    </dsp:sp>
    <dsp:sp modelId="{0716CDE5-B796-0648-A101-5931BC5BAB84}">
      <dsp:nvSpPr>
        <dsp:cNvPr id="0" name=""/>
        <dsp:cNvSpPr/>
      </dsp:nvSpPr>
      <dsp:spPr>
        <a:xfrm rot="5400000">
          <a:off x="3064904" y="-1154370"/>
          <a:ext cx="585864" cy="5853126"/>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Observe that the Cluster Recovers from the Failure</a:t>
          </a:r>
        </a:p>
      </dsp:txBody>
      <dsp:txXfrm rot="-5400000">
        <a:off x="431273" y="1507861"/>
        <a:ext cx="5824526" cy="528664"/>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Custom 1">
      <a:dk1>
        <a:srgbClr val="000000"/>
      </a:dk1>
      <a:lt1>
        <a:srgbClr val="FFFFFF"/>
      </a:lt1>
      <a:dk2>
        <a:srgbClr val="44546A"/>
      </a:dk2>
      <a:lt2>
        <a:srgbClr val="E7E6E6"/>
      </a:lt2>
      <a:accent1>
        <a:srgbClr val="27495F"/>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58CDD320-7ABF-724F-AA9B-F84917A110E0}" vid="{09B09326-4F3C-F34A-AE98-C3F3A063A2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7C5201A-859A-0545-AA33-F8AC86572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Pages>
  <Words>5655</Words>
  <Characters>32239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Frolio</dc:creator>
  <cp:keywords/>
  <dc:description/>
  <cp:lastModifiedBy>David Solomon</cp:lastModifiedBy>
  <cp:revision>4</cp:revision>
  <cp:lastPrinted>2018-02-05T15:54:00Z</cp:lastPrinted>
  <dcterms:created xsi:type="dcterms:W3CDTF">2018-02-05T15:53:00Z</dcterms:created>
  <dcterms:modified xsi:type="dcterms:W3CDTF">2018-02-05T17:19:00Z</dcterms:modified>
</cp:coreProperties>
</file>