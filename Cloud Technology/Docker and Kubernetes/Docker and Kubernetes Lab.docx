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252A8" w14:textId="77777777" w:rsidR="0032075E" w:rsidRDefault="0032075E"/>
    <w:p w14:paraId="4FA9BD9D" w14:textId="77777777" w:rsidR="0032075E" w:rsidRDefault="0032075E">
      <w:r w:rsidRPr="00C22563">
        <w:rPr>
          <w:rFonts w:ascii="Times New Roman" w:eastAsia="Calibri" w:hAnsi="Times New Roman" w:cs="Times New Roman"/>
          <w:noProof/>
          <w:sz w:val="20"/>
        </w:rPr>
        <mc:AlternateContent>
          <mc:Choice Requires="wps">
            <w:drawing>
              <wp:anchor distT="0" distB="0" distL="114300" distR="114300" simplePos="0" relativeHeight="251659264" behindDoc="0" locked="0" layoutInCell="1" allowOverlap="1" wp14:anchorId="778FB8A2" wp14:editId="5FAB067A">
                <wp:simplePos x="0" y="0"/>
                <wp:positionH relativeFrom="column">
                  <wp:posOffset>0</wp:posOffset>
                </wp:positionH>
                <wp:positionV relativeFrom="paragraph">
                  <wp:posOffset>110490</wp:posOffset>
                </wp:positionV>
                <wp:extent cx="6053455" cy="1365250"/>
                <wp:effectExtent l="0" t="0" r="0" b="6350"/>
                <wp:wrapThrough wrapText="bothSides">
                  <wp:wrapPolygon edited="0">
                    <wp:start x="0" y="0"/>
                    <wp:lineTo x="0" y="21299"/>
                    <wp:lineTo x="21480" y="21299"/>
                    <wp:lineTo x="21480" y="0"/>
                    <wp:lineTo x="0" y="0"/>
                  </wp:wrapPolygon>
                </wp:wrapThrough>
                <wp:docPr id="225" name="Rectangle 225"/>
                <wp:cNvGraphicFramePr/>
                <a:graphic xmlns:a="http://schemas.openxmlformats.org/drawingml/2006/main">
                  <a:graphicData uri="http://schemas.microsoft.com/office/word/2010/wordprocessingShape">
                    <wps:wsp>
                      <wps:cNvSpPr/>
                      <wps:spPr>
                        <a:xfrm>
                          <a:off x="0" y="0"/>
                          <a:ext cx="6053455" cy="1365250"/>
                        </a:xfrm>
                        <a:prstGeom prst="rect">
                          <a:avLst/>
                        </a:prstGeom>
                        <a:gradFill flip="none" rotWithShape="1">
                          <a:gsLst>
                            <a:gs pos="15000">
                              <a:schemeClr val="accent1">
                                <a:lumMod val="20000"/>
                                <a:lumOff val="80000"/>
                              </a:schemeClr>
                            </a:gs>
                            <a:gs pos="74000">
                              <a:schemeClr val="accent1">
                                <a:lumMod val="50000"/>
                              </a:schemeClr>
                            </a:gs>
                            <a:gs pos="47000">
                              <a:schemeClr val="accent1">
                                <a:lumMod val="60000"/>
                                <a:lumOff val="40000"/>
                              </a:schemeClr>
                            </a:gs>
                          </a:gsLst>
                          <a:lin ang="0" scaled="1"/>
                          <a:tileRect/>
                        </a:gradFill>
                        <a:ln w="12700" cap="flat" cmpd="sng" algn="ctr">
                          <a:noFill/>
                          <a:prstDash val="solid"/>
                          <a:miter lim="800000"/>
                        </a:ln>
                        <a:effectLst/>
                      </wps:spPr>
                      <wps:txbx>
                        <w:txbxContent>
                          <w:p w14:paraId="2808170E" w14:textId="77777777" w:rsidR="00052BF3" w:rsidRPr="00545413" w:rsidRDefault="00052BF3"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59692D08" w14:textId="77777777" w:rsidR="00052BF3" w:rsidRPr="005D5B2A" w:rsidRDefault="00052BF3" w:rsidP="00C22563">
                            <w:pPr>
                              <w:rPr>
                                <w:b/>
                                <w:sz w:val="44"/>
                                <w:szCs w:val="44"/>
                              </w:rPr>
                            </w:pPr>
                          </w:p>
                          <w:p w14:paraId="32F1678B" w14:textId="61623E6C" w:rsidR="00052BF3" w:rsidRPr="00545413" w:rsidRDefault="00052BF3" w:rsidP="00C22563">
                            <w:pPr>
                              <w:rPr>
                                <w:rFonts w:ascii="Arial" w:hAnsi="Arial" w:cs="Arial"/>
                                <w:b/>
                                <w:sz w:val="44"/>
                                <w:szCs w:val="44"/>
                              </w:rPr>
                            </w:pPr>
                            <w:r>
                              <w:rPr>
                                <w:rFonts w:ascii="Arial" w:hAnsi="Arial" w:cs="Arial"/>
                                <w:b/>
                                <w:sz w:val="44"/>
                                <w:szCs w:val="44"/>
                              </w:rPr>
                              <w:t>Introduction to Docker</w:t>
                            </w:r>
                          </w:p>
                          <w:p w14:paraId="721E1EF4" w14:textId="05812A91" w:rsidR="00052BF3" w:rsidRPr="00825D45" w:rsidRDefault="00052BF3" w:rsidP="00C22563">
                            <w:pPr>
                              <w:rPr>
                                <w:rFonts w:ascii="Arial" w:hAnsi="Arial" w:cs="Arial"/>
                                <w:sz w:val="36"/>
                                <w:szCs w:val="36"/>
                              </w:rPr>
                            </w:pPr>
                            <w:r>
                              <w:rPr>
                                <w:rFonts w:ascii="Arial" w:hAnsi="Arial" w:cs="Arial"/>
                                <w:sz w:val="36"/>
                                <w:szCs w:val="36"/>
                              </w:rPr>
                              <w:t>Hands-on Workshop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FB8A2" id="Rectangle 225" o:spid="_x0000_s1026" style="position:absolute;margin-left:0;margin-top:8.7pt;width:476.65pt;height:1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" fillcolor="#c9dce9 [660]" stroked="f" strokeweight="1pt">
                <v:fill color2="#13242f [1604]" rotate="t" angle="90" colors="0 #cadde9;9830f #cadde9;30802f #5f98bd" focus="100%" type="gradient"/>
                <v:textbox>
                  <w:txbxContent>
                    <w:p w14:paraId="2808170E" w14:textId="77777777" w:rsidR="00052BF3" w:rsidRPr="00545413" w:rsidRDefault="00052BF3"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59692D08" w14:textId="77777777" w:rsidR="00052BF3" w:rsidRPr="005D5B2A" w:rsidRDefault="00052BF3" w:rsidP="00C22563">
                      <w:pPr>
                        <w:rPr>
                          <w:b/>
                          <w:sz w:val="44"/>
                          <w:szCs w:val="44"/>
                        </w:rPr>
                      </w:pPr>
                    </w:p>
                    <w:p w14:paraId="32F1678B" w14:textId="61623E6C" w:rsidR="00052BF3" w:rsidRPr="00545413" w:rsidRDefault="00052BF3" w:rsidP="00C22563">
                      <w:pPr>
                        <w:rPr>
                          <w:rFonts w:ascii="Arial" w:hAnsi="Arial" w:cs="Arial"/>
                          <w:b/>
                          <w:sz w:val="44"/>
                          <w:szCs w:val="44"/>
                        </w:rPr>
                      </w:pPr>
                      <w:r>
                        <w:rPr>
                          <w:rFonts w:ascii="Arial" w:hAnsi="Arial" w:cs="Arial"/>
                          <w:b/>
                          <w:sz w:val="44"/>
                          <w:szCs w:val="44"/>
                        </w:rPr>
                        <w:t>Introduction to Docker</w:t>
                      </w:r>
                    </w:p>
                    <w:p w14:paraId="721E1EF4" w14:textId="05812A91" w:rsidR="00052BF3" w:rsidRPr="00825D45" w:rsidRDefault="00052BF3" w:rsidP="00C22563">
                      <w:pPr>
                        <w:rPr>
                          <w:rFonts w:ascii="Arial" w:hAnsi="Arial" w:cs="Arial"/>
                          <w:sz w:val="36"/>
                          <w:szCs w:val="36"/>
                        </w:rPr>
                      </w:pPr>
                      <w:r>
                        <w:rPr>
                          <w:rFonts w:ascii="Arial" w:hAnsi="Arial" w:cs="Arial"/>
                          <w:sz w:val="36"/>
                          <w:szCs w:val="36"/>
                        </w:rPr>
                        <w:t>Hands-on Workshop</w:t>
                      </w:r>
                    </w:p>
                  </w:txbxContent>
                </v:textbox>
                <w10:wrap type="through"/>
              </v:rect>
            </w:pict>
          </mc:Fallback>
        </mc:AlternateContent>
      </w:r>
    </w:p>
    <w:p w14:paraId="3DDC0DEC" w14:textId="77777777" w:rsidR="0032075E" w:rsidRDefault="0032075E" w:rsidP="0032075E">
      <w:pPr>
        <w:rPr>
          <w:rFonts w:ascii="Arial" w:hAnsi="Arial" w:cs="Arial"/>
          <w:b/>
          <w:color w:val="1C345C"/>
          <w:sz w:val="44"/>
          <w:szCs w:val="44"/>
        </w:rPr>
      </w:pPr>
      <w:r w:rsidRPr="00201C3C">
        <w:rPr>
          <w:rFonts w:ascii="Arial" w:hAnsi="Arial" w:cs="Arial"/>
          <w:b/>
          <w:color w:val="1C345C"/>
          <w:sz w:val="44"/>
          <w:szCs w:val="44"/>
        </w:rPr>
        <w:t>Lab Guide</w:t>
      </w:r>
    </w:p>
    <w:p w14:paraId="3E0EE110" w14:textId="77777777" w:rsidR="00657EE1" w:rsidRDefault="00657EE1" w:rsidP="0032075E">
      <w:pPr>
        <w:rPr>
          <w:rFonts w:ascii="Arial" w:hAnsi="Arial" w:cs="Arial"/>
          <w:b/>
          <w:color w:val="1C345C"/>
          <w:sz w:val="44"/>
          <w:szCs w:val="44"/>
        </w:rPr>
      </w:pPr>
    </w:p>
    <w:p w14:paraId="5BDD03D8" w14:textId="77777777" w:rsidR="00657EE1" w:rsidRDefault="00657EE1" w:rsidP="0032075E">
      <w:pPr>
        <w:rPr>
          <w:rFonts w:ascii="Arial" w:hAnsi="Arial" w:cs="Arial"/>
          <w:b/>
          <w:color w:val="1C345C"/>
          <w:sz w:val="44"/>
          <w:szCs w:val="44"/>
        </w:rPr>
      </w:pPr>
    </w:p>
    <w:p w14:paraId="48E957ED" w14:textId="77777777" w:rsidR="00927DDF" w:rsidRDefault="00927DDF" w:rsidP="0032075E">
      <w:pPr>
        <w:rPr>
          <w:rFonts w:ascii="Arial" w:hAnsi="Arial" w:cs="Arial"/>
          <w:b/>
          <w:color w:val="1C345C"/>
          <w:sz w:val="44"/>
          <w:szCs w:val="44"/>
        </w:rPr>
      </w:pPr>
    </w:p>
    <w:p w14:paraId="3ADEEC80" w14:textId="77777777" w:rsidR="0032075E" w:rsidRDefault="0032075E" w:rsidP="0032075E">
      <w:pPr>
        <w:rPr>
          <w:rFonts w:ascii="Arial" w:hAnsi="Arial" w:cs="Arial"/>
          <w:b/>
          <w:color w:val="1C345C"/>
          <w:sz w:val="44"/>
          <w:szCs w:val="44"/>
        </w:rPr>
      </w:pPr>
    </w:p>
    <w:p w14:paraId="1523B655" w14:textId="77777777" w:rsidR="0032075E" w:rsidRPr="00EA33E4" w:rsidRDefault="0032075E" w:rsidP="0032075E">
      <w:pPr>
        <w:jc w:val="center"/>
        <w:rPr>
          <w:rFonts w:ascii="Arial" w:hAnsi="Arial" w:cs="Arial"/>
          <w:b/>
          <w:color w:val="1C345C"/>
          <w:sz w:val="44"/>
          <w:szCs w:val="44"/>
        </w:rPr>
      </w:pPr>
      <w:r w:rsidRPr="0032075E">
        <w:rPr>
          <w:rFonts w:ascii="Times New Roman" w:eastAsia="Calibri" w:hAnsi="Times New Roman" w:cs="Times New Roman"/>
          <w:noProof/>
        </w:rPr>
        <w:drawing>
          <wp:inline distT="0" distB="0" distL="0" distR="0" wp14:anchorId="3F245841" wp14:editId="705A7899">
            <wp:extent cx="5486400" cy="3200400"/>
            <wp:effectExtent l="0" t="0" r="0" b="127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6168777" w14:textId="77777777" w:rsidR="0032075E" w:rsidRDefault="0032075E"/>
    <w:p w14:paraId="795796A0" w14:textId="77777777" w:rsidR="006F6BC4" w:rsidRDefault="006F6BC4"/>
    <w:p w14:paraId="303A7362" w14:textId="77777777" w:rsidR="006F6BC4" w:rsidRDefault="006F6BC4"/>
    <w:p w14:paraId="4D6948CC" w14:textId="77777777" w:rsidR="006F6BC4" w:rsidRDefault="006F6BC4"/>
    <w:p w14:paraId="5B1A9DEA" w14:textId="77777777" w:rsidR="006F6BC4" w:rsidRDefault="006F6BC4"/>
    <w:p w14:paraId="2728F1C0" w14:textId="77777777" w:rsidR="006F6BC4" w:rsidRDefault="006F6BC4">
      <w:r>
        <w:br w:type="page"/>
      </w:r>
    </w:p>
    <w:p w14:paraId="68CF211F" w14:textId="77777777" w:rsidR="00827B6C" w:rsidRDefault="00827B6C" w:rsidP="00827B6C">
      <w:pPr>
        <w:pStyle w:val="p1"/>
        <w:rPr>
          <w:rFonts w:ascii="Arial" w:hAnsi="Arial" w:cs="Arial"/>
          <w:sz w:val="36"/>
          <w:szCs w:val="36"/>
        </w:rPr>
      </w:pPr>
    </w:p>
    <w:p w14:paraId="6D36A250" w14:textId="77777777" w:rsidR="00827B6C" w:rsidRDefault="00827B6C" w:rsidP="00827B6C">
      <w:pPr>
        <w:pStyle w:val="p1"/>
        <w:rPr>
          <w:rFonts w:ascii="Arial" w:hAnsi="Arial" w:cs="Arial"/>
          <w:sz w:val="36"/>
          <w:szCs w:val="36"/>
        </w:rPr>
      </w:pPr>
    </w:p>
    <w:p w14:paraId="63FDC129" w14:textId="77777777" w:rsidR="00827B6C" w:rsidRDefault="00827B6C" w:rsidP="00827B6C">
      <w:pPr>
        <w:pStyle w:val="p1"/>
        <w:rPr>
          <w:rFonts w:ascii="Arial" w:hAnsi="Arial" w:cs="Arial"/>
          <w:sz w:val="36"/>
          <w:szCs w:val="36"/>
        </w:rPr>
      </w:pPr>
    </w:p>
    <w:p w14:paraId="18E82387" w14:textId="77777777" w:rsidR="00827B6C" w:rsidRDefault="00827B6C" w:rsidP="00827B6C">
      <w:pPr>
        <w:pStyle w:val="p1"/>
        <w:rPr>
          <w:rFonts w:ascii="Arial" w:hAnsi="Arial" w:cs="Arial"/>
          <w:sz w:val="36"/>
          <w:szCs w:val="36"/>
        </w:rPr>
      </w:pPr>
    </w:p>
    <w:p w14:paraId="1CA7BF85" w14:textId="77777777" w:rsidR="00827B6C" w:rsidRDefault="00827B6C" w:rsidP="00827B6C">
      <w:pPr>
        <w:pStyle w:val="p1"/>
        <w:rPr>
          <w:rFonts w:ascii="Arial" w:hAnsi="Arial" w:cs="Arial"/>
          <w:sz w:val="36"/>
          <w:szCs w:val="36"/>
        </w:rPr>
      </w:pPr>
    </w:p>
    <w:p w14:paraId="6A6B241C" w14:textId="77777777" w:rsidR="00827B6C" w:rsidRDefault="00827B6C" w:rsidP="00827B6C">
      <w:pPr>
        <w:pStyle w:val="p1"/>
        <w:rPr>
          <w:rFonts w:ascii="Arial" w:hAnsi="Arial" w:cs="Arial"/>
          <w:sz w:val="36"/>
          <w:szCs w:val="36"/>
        </w:rPr>
      </w:pPr>
    </w:p>
    <w:p w14:paraId="2B553B5C" w14:textId="77777777" w:rsidR="00827B6C" w:rsidRDefault="00827B6C" w:rsidP="00827B6C">
      <w:pPr>
        <w:pStyle w:val="p1"/>
        <w:rPr>
          <w:rFonts w:ascii="Arial" w:hAnsi="Arial" w:cs="Arial"/>
          <w:sz w:val="36"/>
          <w:szCs w:val="36"/>
        </w:rPr>
      </w:pPr>
    </w:p>
    <w:p w14:paraId="7FD3158E" w14:textId="77777777" w:rsidR="00827B6C" w:rsidRDefault="00827B6C" w:rsidP="00827B6C">
      <w:pPr>
        <w:pStyle w:val="p1"/>
        <w:rPr>
          <w:rFonts w:ascii="Arial" w:hAnsi="Arial" w:cs="Arial"/>
          <w:sz w:val="36"/>
          <w:szCs w:val="36"/>
        </w:rPr>
      </w:pPr>
    </w:p>
    <w:p w14:paraId="5FEEE052" w14:textId="77777777" w:rsidR="00827B6C" w:rsidRDefault="00827B6C" w:rsidP="00827B6C">
      <w:pPr>
        <w:pStyle w:val="p1"/>
        <w:rPr>
          <w:rFonts w:ascii="Arial" w:hAnsi="Arial" w:cs="Arial"/>
          <w:sz w:val="36"/>
          <w:szCs w:val="36"/>
        </w:rPr>
      </w:pPr>
    </w:p>
    <w:p w14:paraId="6A208DD1" w14:textId="77777777" w:rsidR="00827B6C" w:rsidRDefault="00827B6C" w:rsidP="00827B6C">
      <w:pPr>
        <w:pStyle w:val="p1"/>
        <w:rPr>
          <w:rFonts w:ascii="Arial" w:hAnsi="Arial" w:cs="Arial"/>
          <w:sz w:val="36"/>
          <w:szCs w:val="36"/>
        </w:rPr>
      </w:pPr>
    </w:p>
    <w:p w14:paraId="7DED7791" w14:textId="77777777" w:rsidR="00827B6C" w:rsidRDefault="00827B6C" w:rsidP="00827B6C">
      <w:pPr>
        <w:pStyle w:val="p1"/>
        <w:rPr>
          <w:rFonts w:ascii="Arial" w:hAnsi="Arial" w:cs="Arial"/>
          <w:sz w:val="36"/>
          <w:szCs w:val="36"/>
        </w:rPr>
      </w:pPr>
    </w:p>
    <w:p w14:paraId="1A11046B" w14:textId="77777777" w:rsidR="00827B6C" w:rsidRPr="003E095F" w:rsidRDefault="00827B6C" w:rsidP="00827B6C">
      <w:pPr>
        <w:pStyle w:val="p1"/>
        <w:rPr>
          <w:rFonts w:ascii="Arial" w:hAnsi="Arial" w:cs="Arial"/>
          <w:sz w:val="36"/>
          <w:szCs w:val="36"/>
        </w:rPr>
      </w:pPr>
      <w:r w:rsidRPr="003E095F">
        <w:rPr>
          <w:rFonts w:ascii="Arial" w:hAnsi="Arial" w:cs="Arial"/>
          <w:sz w:val="36"/>
          <w:szCs w:val="36"/>
        </w:rPr>
        <w:t>Notices and Disclaimers</w:t>
      </w:r>
    </w:p>
    <w:p w14:paraId="19E33166" w14:textId="77777777" w:rsidR="00827B6C" w:rsidRDefault="00827B6C" w:rsidP="00827B6C">
      <w:pPr>
        <w:rPr>
          <w:rFonts w:ascii="Helvetica" w:hAnsi="Helvetica" w:cs="Times New Roman"/>
        </w:rPr>
      </w:pPr>
    </w:p>
    <w:p w14:paraId="3BEAD632" w14:textId="73EF3B29" w:rsidR="00827B6C" w:rsidRPr="003E095F" w:rsidRDefault="00827B6C" w:rsidP="00827B6C">
      <w:pPr>
        <w:rPr>
          <w:rFonts w:ascii="Arial" w:hAnsi="Arial" w:cs="Arial"/>
          <w:sz w:val="20"/>
          <w:szCs w:val="20"/>
        </w:rPr>
      </w:pPr>
      <w:r w:rsidRPr="003E095F">
        <w:rPr>
          <w:rFonts w:ascii="Arial" w:hAnsi="Arial" w:cs="Arial"/>
          <w:sz w:val="20"/>
          <w:szCs w:val="20"/>
        </w:rPr>
        <w:t>© Copyright IBM Corporation 201</w:t>
      </w:r>
      <w:r w:rsidR="00D77E56">
        <w:rPr>
          <w:rFonts w:ascii="Arial" w:hAnsi="Arial" w:cs="Arial"/>
          <w:sz w:val="20"/>
          <w:szCs w:val="20"/>
        </w:rPr>
        <w:t>8</w:t>
      </w:r>
      <w:r w:rsidRPr="003E095F">
        <w:rPr>
          <w:rFonts w:ascii="Arial" w:hAnsi="Arial" w:cs="Arial"/>
          <w:sz w:val="20"/>
          <w:szCs w:val="20"/>
        </w:rPr>
        <w:t>.</w:t>
      </w:r>
    </w:p>
    <w:p w14:paraId="3B280239" w14:textId="77777777" w:rsidR="00827B6C" w:rsidRPr="003E095F" w:rsidRDefault="00827B6C" w:rsidP="00827B6C">
      <w:pPr>
        <w:rPr>
          <w:rFonts w:ascii="Arial" w:hAnsi="Arial" w:cs="Arial"/>
          <w:sz w:val="20"/>
          <w:szCs w:val="20"/>
        </w:rPr>
      </w:pPr>
    </w:p>
    <w:p w14:paraId="08EA182E" w14:textId="77777777" w:rsidR="00827B6C" w:rsidRPr="003E095F" w:rsidRDefault="00827B6C" w:rsidP="00827B6C">
      <w:pPr>
        <w:rPr>
          <w:rFonts w:ascii="Arial" w:hAnsi="Arial" w:cs="Arial"/>
          <w:sz w:val="20"/>
          <w:szCs w:val="20"/>
        </w:rPr>
      </w:pPr>
      <w:r w:rsidRPr="003E095F">
        <w:rPr>
          <w:rFonts w:ascii="Arial" w:hAnsi="Arial" w:cs="Arial"/>
          <w:sz w:val="20"/>
          <w:szCs w:val="20"/>
        </w:rPr>
        <w:t xml:space="preserve">The information contained in these materials is provided for informational purposes </w:t>
      </w:r>
      <w:proofErr w:type="gramStart"/>
      <w:r w:rsidRPr="003E095F">
        <w:rPr>
          <w:rFonts w:ascii="Arial" w:hAnsi="Arial" w:cs="Arial"/>
          <w:sz w:val="20"/>
          <w:szCs w:val="20"/>
        </w:rPr>
        <w:t>only, and</w:t>
      </w:r>
      <w:proofErr w:type="gramEnd"/>
      <w:r w:rsidRPr="003E095F">
        <w:rPr>
          <w:rFonts w:ascii="Arial" w:hAnsi="Arial" w:cs="Arial"/>
          <w:sz w:val="20"/>
          <w:szCs w:val="20"/>
        </w:rPr>
        <w:t xml:space="preserve">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w:t>
      </w:r>
      <w:r>
        <w:rPr>
          <w:rFonts w:ascii="Arial" w:hAnsi="Arial" w:cs="Arial"/>
          <w:sz w:val="20"/>
          <w:szCs w:val="20"/>
        </w:rPr>
        <w:t xml:space="preserve"> </w:t>
      </w:r>
      <w:r w:rsidRPr="003E095F">
        <w:rPr>
          <w:rFonts w:ascii="Arial" w:hAnsi="Arial" w:cs="Arial"/>
          <w:sz w:val="20"/>
          <w:szCs w:val="20"/>
        </w:rPr>
        <w:t xml:space="preserve">change at any time at IBM’s sole discretion based on market opportunities or other </w:t>
      </w:r>
      <w:proofErr w:type="gramStart"/>
      <w:r w:rsidRPr="003E095F">
        <w:rPr>
          <w:rFonts w:ascii="Arial" w:hAnsi="Arial" w:cs="Arial"/>
          <w:sz w:val="20"/>
          <w:szCs w:val="20"/>
        </w:rPr>
        <w:t>factors, and</w:t>
      </w:r>
      <w:proofErr w:type="gramEnd"/>
      <w:r w:rsidRPr="003E095F">
        <w:rPr>
          <w:rFonts w:ascii="Arial" w:hAnsi="Arial" w:cs="Arial"/>
          <w:sz w:val="20"/>
          <w:szCs w:val="20"/>
        </w:rPr>
        <w:t xml:space="preserve"> are not intended to be a commitment to future product or feature availability in any way.</w:t>
      </w:r>
    </w:p>
    <w:p w14:paraId="17AE5D87" w14:textId="77777777" w:rsidR="00827B6C" w:rsidRPr="003E095F" w:rsidRDefault="00827B6C" w:rsidP="00827B6C">
      <w:pPr>
        <w:rPr>
          <w:rFonts w:ascii="Arial" w:hAnsi="Arial" w:cs="Arial"/>
          <w:sz w:val="20"/>
          <w:szCs w:val="20"/>
        </w:rPr>
      </w:pPr>
    </w:p>
    <w:p w14:paraId="1746BC18" w14:textId="77777777" w:rsidR="00827B6C" w:rsidRPr="003E095F" w:rsidRDefault="00827B6C" w:rsidP="00827B6C">
      <w:pPr>
        <w:rPr>
          <w:rFonts w:ascii="Arial" w:hAnsi="Arial" w:cs="Arial"/>
          <w:sz w:val="20"/>
          <w:szCs w:val="20"/>
        </w:rPr>
      </w:pPr>
      <w:r w:rsidRPr="003E095F">
        <w:rPr>
          <w:rFonts w:ascii="Arial" w:hAnsi="Arial" w:cs="Arial"/>
          <w:sz w:val="20"/>
          <w:szCs w:val="20"/>
        </w:rPr>
        <w:t xml:space="preserve">This document is current as of the initial date of publication and may be changed by IBM at any time. Not all offerings are available in every country in which IBM operates. </w:t>
      </w:r>
    </w:p>
    <w:p w14:paraId="0FAA931A" w14:textId="77777777" w:rsidR="00827B6C" w:rsidRPr="003E095F" w:rsidRDefault="00827B6C" w:rsidP="00827B6C">
      <w:pPr>
        <w:rPr>
          <w:rFonts w:ascii="Arial" w:hAnsi="Arial" w:cs="Arial"/>
          <w:sz w:val="20"/>
          <w:szCs w:val="20"/>
        </w:rPr>
      </w:pPr>
    </w:p>
    <w:p w14:paraId="1DDA10A2" w14:textId="77777777" w:rsidR="00827B6C" w:rsidRPr="003E095F" w:rsidRDefault="00827B6C" w:rsidP="00827B6C">
      <w:pPr>
        <w:rPr>
          <w:rFonts w:ascii="Arial" w:hAnsi="Arial" w:cs="Arial"/>
          <w:sz w:val="20"/>
          <w:szCs w:val="20"/>
        </w:rPr>
      </w:pPr>
      <w:r w:rsidRPr="003E095F">
        <w:rPr>
          <w:rFonts w:ascii="Arial" w:hAnsi="Arial" w:cs="Arial"/>
          <w:sz w:val="20"/>
          <w:szCs w:val="20"/>
        </w:rPr>
        <w:t>IBM, the IBM logo and ibm.com 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p>
    <w:p w14:paraId="51BCD591" w14:textId="77777777" w:rsidR="00827B6C" w:rsidRPr="003E095F" w:rsidRDefault="00827B6C" w:rsidP="00827B6C">
      <w:pPr>
        <w:rPr>
          <w:rFonts w:ascii="Arial" w:hAnsi="Arial" w:cs="Arial"/>
          <w:sz w:val="20"/>
          <w:szCs w:val="20"/>
        </w:rPr>
      </w:pPr>
    </w:p>
    <w:p w14:paraId="5459F6CA" w14:textId="77777777" w:rsidR="0083240E" w:rsidRDefault="00827B6C" w:rsidP="00827B6C">
      <w:pPr>
        <w:rPr>
          <w:rFonts w:ascii="Arial" w:hAnsi="Arial" w:cs="Arial"/>
          <w:sz w:val="20"/>
          <w:szCs w:val="20"/>
        </w:rPr>
      </w:pPr>
      <w:r w:rsidRPr="003E095F">
        <w:rPr>
          <w:rFonts w:ascii="Arial" w:hAnsi="Arial" w:cs="Arial"/>
          <w:sz w:val="20"/>
          <w:szCs w:val="20"/>
        </w:rPr>
        <w:t>Other company, product and service names may be trademarks or service marks of others</w:t>
      </w:r>
    </w:p>
    <w:p w14:paraId="1A5D786E" w14:textId="77777777" w:rsidR="00C112E7" w:rsidRDefault="0083240E" w:rsidP="00C112E7">
      <w:pPr>
        <w:jc w:val="center"/>
        <w:rPr>
          <w:rFonts w:ascii="Arial" w:hAnsi="Arial" w:cs="Arial"/>
          <w:b/>
          <w:color w:val="1C345C"/>
          <w:sz w:val="32"/>
          <w:szCs w:val="32"/>
        </w:rPr>
      </w:pPr>
      <w:r>
        <w:rPr>
          <w:rFonts w:ascii="Arial" w:hAnsi="Arial" w:cs="Arial"/>
          <w:sz w:val="20"/>
          <w:szCs w:val="20"/>
        </w:rPr>
        <w:br w:type="page"/>
      </w:r>
      <w:r w:rsidR="00C112E7" w:rsidRPr="0051467A">
        <w:rPr>
          <w:rFonts w:ascii="Arial" w:hAnsi="Arial" w:cs="Arial"/>
          <w:b/>
          <w:color w:val="1C345C"/>
          <w:sz w:val="32"/>
          <w:szCs w:val="32"/>
        </w:rPr>
        <w:lastRenderedPageBreak/>
        <w:t>Document Revision History</w:t>
      </w:r>
    </w:p>
    <w:p w14:paraId="0EE1CDA9" w14:textId="77777777" w:rsidR="00C112E7" w:rsidRPr="0051467A" w:rsidRDefault="00C112E7" w:rsidP="00C112E7">
      <w:pPr>
        <w:jc w:val="center"/>
        <w:rPr>
          <w:rFonts w:ascii="Arial" w:hAnsi="Arial" w:cs="Arial"/>
          <w:b/>
          <w:color w:val="1C345C"/>
          <w:sz w:val="32"/>
          <w:szCs w:val="32"/>
        </w:rPr>
      </w:pPr>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
        <w:gridCol w:w="3804"/>
        <w:gridCol w:w="1841"/>
      </w:tblGrid>
      <w:tr w:rsidR="00C112E7" w:rsidRPr="00C112E7" w14:paraId="6A0C04D6" w14:textId="77777777" w:rsidTr="0022407E">
        <w:trPr>
          <w:trHeight w:val="305"/>
        </w:trPr>
        <w:tc>
          <w:tcPr>
            <w:tcW w:w="1020" w:type="dxa"/>
            <w:shd w:val="clear" w:color="auto" w:fill="1E4E77"/>
          </w:tcPr>
          <w:p w14:paraId="079B7AA1" w14:textId="77777777" w:rsidR="00C112E7" w:rsidRPr="00C53258" w:rsidRDefault="00C112E7" w:rsidP="00C53258">
            <w:pPr>
              <w:pStyle w:val="TableParagraph"/>
            </w:pPr>
            <w:r w:rsidRPr="00C53258">
              <w:rPr>
                <w:color w:val="FFFFFF" w:themeColor="background1"/>
              </w:rPr>
              <w:t>Rev #</w:t>
            </w:r>
          </w:p>
        </w:tc>
        <w:tc>
          <w:tcPr>
            <w:tcW w:w="3804" w:type="dxa"/>
            <w:shd w:val="clear" w:color="auto" w:fill="1E4E77"/>
          </w:tcPr>
          <w:p w14:paraId="72BC28BC" w14:textId="77777777" w:rsidR="00C112E7" w:rsidRPr="00C53258" w:rsidRDefault="00C112E7" w:rsidP="00C53258">
            <w:pPr>
              <w:pStyle w:val="TableParagraph"/>
              <w:rPr>
                <w:color w:val="FFFFFF" w:themeColor="background1"/>
              </w:rPr>
            </w:pPr>
            <w:r w:rsidRPr="00C53258">
              <w:rPr>
                <w:color w:val="FFFFFF" w:themeColor="background1"/>
              </w:rPr>
              <w:t>File Name</w:t>
            </w:r>
          </w:p>
        </w:tc>
        <w:tc>
          <w:tcPr>
            <w:tcW w:w="1841" w:type="dxa"/>
            <w:shd w:val="clear" w:color="auto" w:fill="1E4E77"/>
          </w:tcPr>
          <w:p w14:paraId="3773A19E" w14:textId="77777777" w:rsidR="00C112E7" w:rsidRPr="00C53258" w:rsidRDefault="00C112E7" w:rsidP="00C53258">
            <w:pPr>
              <w:pStyle w:val="TableParagraph"/>
              <w:rPr>
                <w:color w:val="FFFFFF" w:themeColor="background1"/>
              </w:rPr>
            </w:pPr>
            <w:r w:rsidRPr="00C53258">
              <w:rPr>
                <w:color w:val="FFFFFF" w:themeColor="background1"/>
              </w:rPr>
              <w:t>Date</w:t>
            </w:r>
          </w:p>
        </w:tc>
      </w:tr>
      <w:tr w:rsidR="00C112E7" w:rsidRPr="007925AD" w14:paraId="1CFF0A74" w14:textId="77777777" w:rsidTr="00865233">
        <w:trPr>
          <w:trHeight w:val="1"/>
        </w:trPr>
        <w:tc>
          <w:tcPr>
            <w:tcW w:w="1020" w:type="dxa"/>
          </w:tcPr>
          <w:p w14:paraId="6A2268CC" w14:textId="77777777" w:rsidR="00C112E7" w:rsidRPr="00853984" w:rsidRDefault="00C112E7" w:rsidP="00C53258">
            <w:pPr>
              <w:pStyle w:val="TableParagraph"/>
            </w:pPr>
            <w:r w:rsidRPr="00853984">
              <w:t>1.0</w:t>
            </w:r>
          </w:p>
        </w:tc>
        <w:tc>
          <w:tcPr>
            <w:tcW w:w="3804" w:type="dxa"/>
          </w:tcPr>
          <w:p w14:paraId="451B38E5" w14:textId="254F422B" w:rsidR="00C112E7" w:rsidRPr="00910AFA" w:rsidRDefault="00DE391C" w:rsidP="00C53258">
            <w:pPr>
              <w:pStyle w:val="TableParagraph"/>
            </w:pPr>
            <w:r>
              <w:t>Docker and Kubernetes - Lab</w:t>
            </w:r>
          </w:p>
        </w:tc>
        <w:tc>
          <w:tcPr>
            <w:tcW w:w="1841" w:type="dxa"/>
          </w:tcPr>
          <w:p w14:paraId="40627A6A" w14:textId="6408319A" w:rsidR="00C112E7" w:rsidRPr="00910AFA" w:rsidRDefault="00600B37" w:rsidP="00C53258">
            <w:pPr>
              <w:pStyle w:val="TableParagraph"/>
            </w:pPr>
            <w:r w:rsidRPr="00910AFA">
              <w:t>1/</w:t>
            </w:r>
            <w:r w:rsidR="00DE391C">
              <w:t>21</w:t>
            </w:r>
            <w:r w:rsidR="00910AFA" w:rsidRPr="00910AFA">
              <w:t>/2018</w:t>
            </w:r>
          </w:p>
        </w:tc>
      </w:tr>
      <w:tr w:rsidR="003E3E5A" w:rsidRPr="007925AD" w14:paraId="29D2B24C" w14:textId="77777777" w:rsidTr="00865233">
        <w:trPr>
          <w:trHeight w:val="1"/>
        </w:trPr>
        <w:tc>
          <w:tcPr>
            <w:tcW w:w="1020" w:type="dxa"/>
          </w:tcPr>
          <w:p w14:paraId="4058D2B3" w14:textId="6B29B7BA" w:rsidR="003E3E5A" w:rsidRPr="00853984" w:rsidRDefault="003E3E5A" w:rsidP="00C53258">
            <w:pPr>
              <w:pStyle w:val="TableParagraph"/>
            </w:pPr>
            <w:r>
              <w:t>2.0</w:t>
            </w:r>
          </w:p>
        </w:tc>
        <w:tc>
          <w:tcPr>
            <w:tcW w:w="3804" w:type="dxa"/>
          </w:tcPr>
          <w:p w14:paraId="2A97E449" w14:textId="2721E15C" w:rsidR="003E3E5A" w:rsidRDefault="001A1647" w:rsidP="00C53258">
            <w:pPr>
              <w:pStyle w:val="TableParagraph"/>
            </w:pPr>
            <w:r>
              <w:t>Docker and Kubernetes – Lab</w:t>
            </w:r>
          </w:p>
        </w:tc>
        <w:tc>
          <w:tcPr>
            <w:tcW w:w="1841" w:type="dxa"/>
          </w:tcPr>
          <w:p w14:paraId="201D9465" w14:textId="7346243B" w:rsidR="003E3E5A" w:rsidRPr="00910AFA" w:rsidRDefault="001A1647" w:rsidP="00C53258">
            <w:pPr>
              <w:pStyle w:val="TableParagraph"/>
            </w:pPr>
            <w:r>
              <w:t>1/26/2018</w:t>
            </w:r>
          </w:p>
        </w:tc>
      </w:tr>
    </w:tbl>
    <w:p w14:paraId="17074C1A" w14:textId="77777777" w:rsidR="006F6BC4" w:rsidRDefault="006F6BC4" w:rsidP="00C112E7">
      <w:pPr>
        <w:pStyle w:val="TableParagraph"/>
        <w:rPr>
          <w:rFonts w:asciiTheme="minorHAnsi" w:hAnsiTheme="minorHAnsi" w:cstheme="minorHAnsi"/>
        </w:rPr>
      </w:pPr>
    </w:p>
    <w:p w14:paraId="0DFF50DF" w14:textId="77777777" w:rsidR="00C5766C" w:rsidRDefault="00C5766C" w:rsidP="00C5766C">
      <w:pPr>
        <w:pStyle w:val="TableParagraph"/>
        <w:ind w:left="1350"/>
        <w:rPr>
          <w:rFonts w:asciiTheme="minorHAnsi" w:hAnsiTheme="minorHAnsi" w:cstheme="minorHAnsi"/>
          <w:b/>
        </w:rPr>
      </w:pPr>
      <w:r>
        <w:rPr>
          <w:rFonts w:asciiTheme="minorHAnsi" w:hAnsiTheme="minorHAnsi" w:cstheme="minorHAnsi"/>
          <w:b/>
        </w:rPr>
        <w:t>Prepared &amp; Revised by:</w:t>
      </w:r>
    </w:p>
    <w:p w14:paraId="1EE4D6AC" w14:textId="6E9E0FAA" w:rsidR="001577C9" w:rsidRDefault="00910AFA" w:rsidP="00910AFA">
      <w:pPr>
        <w:pStyle w:val="TableParagraph"/>
        <w:ind w:left="1350"/>
        <w:rPr>
          <w:rFonts w:asciiTheme="minorHAnsi" w:hAnsiTheme="minorHAnsi" w:cstheme="minorHAnsi"/>
        </w:rPr>
      </w:pPr>
      <w:r w:rsidRPr="00910AFA">
        <w:rPr>
          <w:rFonts w:asciiTheme="minorHAnsi" w:hAnsiTheme="minorHAnsi" w:cstheme="minorHAnsi"/>
        </w:rPr>
        <w:t>Louis V. Frolio</w:t>
      </w:r>
      <w:r w:rsidR="00C5766C" w:rsidRPr="00910AFA">
        <w:rPr>
          <w:rFonts w:asciiTheme="minorHAnsi" w:hAnsiTheme="minorHAnsi" w:cstheme="minorHAnsi"/>
        </w:rPr>
        <w:t xml:space="preserve"> </w:t>
      </w:r>
      <w:r w:rsidR="000A1AC7">
        <w:rPr>
          <w:rFonts w:asciiTheme="minorHAnsi" w:hAnsiTheme="minorHAnsi" w:cstheme="minorHAnsi"/>
        </w:rPr>
        <w:t>-</w:t>
      </w:r>
      <w:r w:rsidRPr="00910AFA">
        <w:rPr>
          <w:rFonts w:asciiTheme="minorHAnsi" w:hAnsiTheme="minorHAnsi" w:cstheme="minorHAnsi"/>
        </w:rPr>
        <w:t xml:space="preserve"> </w:t>
      </w:r>
      <w:r w:rsidR="000A1AC7" w:rsidRPr="00DE391C">
        <w:rPr>
          <w:rFonts w:asciiTheme="minorHAnsi" w:hAnsiTheme="minorHAnsi" w:cstheme="minorHAnsi"/>
        </w:rPr>
        <w:t>louis.frolio@ibm.com</w:t>
      </w:r>
    </w:p>
    <w:p w14:paraId="4D0C0A58" w14:textId="56CFA833" w:rsidR="000A1AC7" w:rsidRDefault="000A1AC7" w:rsidP="00910AFA">
      <w:pPr>
        <w:pStyle w:val="TableParagraph"/>
        <w:ind w:left="1350"/>
        <w:rPr>
          <w:rFonts w:asciiTheme="minorHAnsi" w:hAnsiTheme="minorHAnsi" w:cstheme="minorHAnsi"/>
        </w:rPr>
      </w:pPr>
      <w:r>
        <w:rPr>
          <w:rFonts w:asciiTheme="minorHAnsi" w:hAnsiTheme="minorHAnsi" w:cstheme="minorHAnsi"/>
        </w:rPr>
        <w:t xml:space="preserve">David Solomon - </w:t>
      </w:r>
      <w:r w:rsidRPr="000A1AC7">
        <w:rPr>
          <w:rFonts w:asciiTheme="minorHAnsi" w:hAnsiTheme="minorHAnsi" w:cstheme="minorHAnsi"/>
        </w:rPr>
        <w:t>dlsolomo@us.ibm.com</w:t>
      </w:r>
    </w:p>
    <w:p w14:paraId="4C0C4512" w14:textId="77777777" w:rsidR="001577C9" w:rsidRDefault="001577C9" w:rsidP="00C5766C">
      <w:pPr>
        <w:pStyle w:val="TableParagraph"/>
        <w:ind w:left="1350"/>
        <w:rPr>
          <w:rFonts w:asciiTheme="minorHAnsi" w:hAnsiTheme="minorHAnsi" w:cstheme="minorHAnsi"/>
        </w:rPr>
      </w:pPr>
    </w:p>
    <w:p w14:paraId="0DC2B369" w14:textId="77777777" w:rsidR="001577C9" w:rsidRDefault="001577C9" w:rsidP="00C5766C">
      <w:pPr>
        <w:pStyle w:val="TableParagraph"/>
        <w:ind w:left="1350"/>
        <w:rPr>
          <w:rFonts w:asciiTheme="minorHAnsi" w:hAnsiTheme="minorHAnsi" w:cstheme="minorHAnsi"/>
        </w:rPr>
      </w:pPr>
    </w:p>
    <w:p w14:paraId="01697DE4" w14:textId="77777777" w:rsidR="001577C9" w:rsidRDefault="001577C9" w:rsidP="00C5766C">
      <w:pPr>
        <w:pStyle w:val="TableParagraph"/>
        <w:ind w:left="1350"/>
        <w:rPr>
          <w:rFonts w:asciiTheme="minorHAnsi" w:hAnsiTheme="minorHAnsi" w:cstheme="minorHAnsi"/>
        </w:rPr>
      </w:pPr>
    </w:p>
    <w:p w14:paraId="470F56E4" w14:textId="77777777" w:rsidR="001577C9" w:rsidRDefault="001577C9" w:rsidP="00C5766C">
      <w:pPr>
        <w:pStyle w:val="TableParagraph"/>
        <w:ind w:left="1350"/>
        <w:rPr>
          <w:rFonts w:asciiTheme="minorHAnsi" w:hAnsiTheme="minorHAnsi" w:cstheme="minorHAnsi"/>
        </w:rPr>
      </w:pPr>
    </w:p>
    <w:p w14:paraId="3285321C" w14:textId="77777777" w:rsidR="001577C9" w:rsidRDefault="001577C9">
      <w:pPr>
        <w:rPr>
          <w:rFonts w:eastAsia="Arial" w:cstheme="minorHAnsi"/>
          <w:szCs w:val="22"/>
          <w:highlight w:val="red"/>
        </w:rPr>
      </w:pPr>
      <w:r>
        <w:rPr>
          <w:rFonts w:cstheme="minorHAnsi"/>
          <w:highlight w:val="red"/>
        </w:rPr>
        <w:br w:type="page"/>
      </w:r>
    </w:p>
    <w:sdt>
      <w:sdtPr>
        <w:rPr>
          <w:rFonts w:asciiTheme="minorHAnsi" w:eastAsiaTheme="minorHAnsi" w:hAnsiTheme="minorHAnsi" w:cstheme="minorBidi"/>
          <w:bCs w:val="0"/>
          <w:color w:val="auto"/>
          <w:sz w:val="24"/>
          <w:szCs w:val="24"/>
        </w:rPr>
        <w:id w:val="842752040"/>
        <w:docPartObj>
          <w:docPartGallery w:val="Table of Contents"/>
          <w:docPartUnique/>
        </w:docPartObj>
      </w:sdtPr>
      <w:sdtEndPr>
        <w:rPr>
          <w:b/>
          <w:noProof/>
        </w:rPr>
      </w:sdtEndPr>
      <w:sdtContent>
        <w:p w14:paraId="3AE033D7" w14:textId="77777777" w:rsidR="001577C9" w:rsidRPr="00B62BDE" w:rsidRDefault="001577C9" w:rsidP="00B62BDE">
          <w:pPr>
            <w:pStyle w:val="TOCHeading"/>
            <w:jc w:val="center"/>
            <w:rPr>
              <w:b/>
              <w:sz w:val="32"/>
              <w:szCs w:val="32"/>
            </w:rPr>
          </w:pPr>
          <w:r w:rsidRPr="00B62BDE">
            <w:rPr>
              <w:b/>
              <w:sz w:val="32"/>
              <w:szCs w:val="32"/>
            </w:rPr>
            <w:t>Table of Contents</w:t>
          </w:r>
        </w:p>
        <w:p w14:paraId="3E3032ED" w14:textId="0C3A03E2" w:rsidR="00A263ED" w:rsidRDefault="001577C9">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04996157" w:history="1">
            <w:r w:rsidR="00A263ED" w:rsidRPr="00AB48C8">
              <w:rPr>
                <w:rStyle w:val="Hyperlink"/>
                <w:rFonts w:eastAsia="Times New Roman"/>
                <w:noProof/>
              </w:rPr>
              <w:t>Lab Environment Overview</w:t>
            </w:r>
            <w:r w:rsidR="00A263ED">
              <w:rPr>
                <w:noProof/>
                <w:webHidden/>
              </w:rPr>
              <w:tab/>
            </w:r>
            <w:r w:rsidR="00A263ED">
              <w:rPr>
                <w:noProof/>
                <w:webHidden/>
              </w:rPr>
              <w:fldChar w:fldCharType="begin"/>
            </w:r>
            <w:r w:rsidR="00A263ED">
              <w:rPr>
                <w:noProof/>
                <w:webHidden/>
              </w:rPr>
              <w:instrText xml:space="preserve"> PAGEREF _Toc504996157 \h </w:instrText>
            </w:r>
            <w:r w:rsidR="00A263ED">
              <w:rPr>
                <w:noProof/>
                <w:webHidden/>
              </w:rPr>
            </w:r>
            <w:r w:rsidR="00A263ED">
              <w:rPr>
                <w:noProof/>
                <w:webHidden/>
              </w:rPr>
              <w:fldChar w:fldCharType="separate"/>
            </w:r>
            <w:r w:rsidR="00A263ED">
              <w:rPr>
                <w:noProof/>
                <w:webHidden/>
              </w:rPr>
              <w:t>5</w:t>
            </w:r>
            <w:r w:rsidR="00A263ED">
              <w:rPr>
                <w:noProof/>
                <w:webHidden/>
              </w:rPr>
              <w:fldChar w:fldCharType="end"/>
            </w:r>
          </w:hyperlink>
        </w:p>
        <w:p w14:paraId="5A1E74C1" w14:textId="3DDDE48D" w:rsidR="00A263ED" w:rsidRDefault="00A263ED">
          <w:pPr>
            <w:pStyle w:val="TOC1"/>
            <w:tabs>
              <w:tab w:val="right" w:leader="dot" w:pos="9350"/>
            </w:tabs>
            <w:rPr>
              <w:rFonts w:eastAsiaTheme="minorEastAsia" w:cstheme="minorBidi"/>
              <w:b w:val="0"/>
              <w:bCs w:val="0"/>
              <w:noProof/>
            </w:rPr>
          </w:pPr>
          <w:hyperlink w:anchor="_Toc504996158" w:history="1">
            <w:r w:rsidRPr="00AB48C8">
              <w:rPr>
                <w:rStyle w:val="Hyperlink"/>
                <w:noProof/>
              </w:rPr>
              <w:t>Section 1: Pre-requisites</w:t>
            </w:r>
            <w:r>
              <w:rPr>
                <w:noProof/>
                <w:webHidden/>
              </w:rPr>
              <w:tab/>
            </w:r>
            <w:r>
              <w:rPr>
                <w:noProof/>
                <w:webHidden/>
              </w:rPr>
              <w:fldChar w:fldCharType="begin"/>
            </w:r>
            <w:r>
              <w:rPr>
                <w:noProof/>
                <w:webHidden/>
              </w:rPr>
              <w:instrText xml:space="preserve"> PAGEREF _Toc504996158 \h </w:instrText>
            </w:r>
            <w:r>
              <w:rPr>
                <w:noProof/>
                <w:webHidden/>
              </w:rPr>
            </w:r>
            <w:r>
              <w:rPr>
                <w:noProof/>
                <w:webHidden/>
              </w:rPr>
              <w:fldChar w:fldCharType="separate"/>
            </w:r>
            <w:r>
              <w:rPr>
                <w:noProof/>
                <w:webHidden/>
              </w:rPr>
              <w:t>6</w:t>
            </w:r>
            <w:r>
              <w:rPr>
                <w:noProof/>
                <w:webHidden/>
              </w:rPr>
              <w:fldChar w:fldCharType="end"/>
            </w:r>
          </w:hyperlink>
        </w:p>
        <w:p w14:paraId="5D71F4F7" w14:textId="1101E5C1" w:rsidR="00A263ED" w:rsidRDefault="00A263ED">
          <w:pPr>
            <w:pStyle w:val="TOC2"/>
            <w:tabs>
              <w:tab w:val="right" w:leader="dot" w:pos="9350"/>
            </w:tabs>
            <w:rPr>
              <w:rFonts w:eastAsiaTheme="minorEastAsia" w:cstheme="minorBidi"/>
              <w:b w:val="0"/>
              <w:bCs w:val="0"/>
              <w:noProof/>
              <w:sz w:val="24"/>
              <w:szCs w:val="24"/>
            </w:rPr>
          </w:pPr>
          <w:hyperlink w:anchor="_Toc504996159" w:history="1">
            <w:r w:rsidRPr="00AB48C8">
              <w:rPr>
                <w:rStyle w:val="Hyperlink"/>
                <w:noProof/>
              </w:rPr>
              <w:t>Section 1: Lab Workflow Overview</w:t>
            </w:r>
            <w:r>
              <w:rPr>
                <w:noProof/>
                <w:webHidden/>
              </w:rPr>
              <w:tab/>
            </w:r>
            <w:r>
              <w:rPr>
                <w:noProof/>
                <w:webHidden/>
              </w:rPr>
              <w:fldChar w:fldCharType="begin"/>
            </w:r>
            <w:r>
              <w:rPr>
                <w:noProof/>
                <w:webHidden/>
              </w:rPr>
              <w:instrText xml:space="preserve"> PAGEREF _Toc504996159 \h </w:instrText>
            </w:r>
            <w:r>
              <w:rPr>
                <w:noProof/>
                <w:webHidden/>
              </w:rPr>
            </w:r>
            <w:r>
              <w:rPr>
                <w:noProof/>
                <w:webHidden/>
              </w:rPr>
              <w:fldChar w:fldCharType="separate"/>
            </w:r>
            <w:r>
              <w:rPr>
                <w:noProof/>
                <w:webHidden/>
              </w:rPr>
              <w:t>7</w:t>
            </w:r>
            <w:r>
              <w:rPr>
                <w:noProof/>
                <w:webHidden/>
              </w:rPr>
              <w:fldChar w:fldCharType="end"/>
            </w:r>
          </w:hyperlink>
        </w:p>
        <w:p w14:paraId="77CF944C" w14:textId="4937FECF" w:rsidR="00A263ED" w:rsidRDefault="00A263ED">
          <w:pPr>
            <w:pStyle w:val="TOC2"/>
            <w:tabs>
              <w:tab w:val="right" w:leader="dot" w:pos="9350"/>
            </w:tabs>
            <w:rPr>
              <w:rFonts w:eastAsiaTheme="minorEastAsia" w:cstheme="minorBidi"/>
              <w:b w:val="0"/>
              <w:bCs w:val="0"/>
              <w:noProof/>
              <w:sz w:val="24"/>
              <w:szCs w:val="24"/>
            </w:rPr>
          </w:pPr>
          <w:hyperlink w:anchor="_Toc504996160" w:history="1">
            <w:r w:rsidRPr="00AB48C8">
              <w:rPr>
                <w:rStyle w:val="Hyperlink"/>
                <w:noProof/>
              </w:rPr>
              <w:t>Section 1: Lab Instructions</w:t>
            </w:r>
            <w:r>
              <w:rPr>
                <w:noProof/>
                <w:webHidden/>
              </w:rPr>
              <w:tab/>
            </w:r>
            <w:r>
              <w:rPr>
                <w:noProof/>
                <w:webHidden/>
              </w:rPr>
              <w:fldChar w:fldCharType="begin"/>
            </w:r>
            <w:r>
              <w:rPr>
                <w:noProof/>
                <w:webHidden/>
              </w:rPr>
              <w:instrText xml:space="preserve"> PAGEREF _Toc504996160 \h </w:instrText>
            </w:r>
            <w:r>
              <w:rPr>
                <w:noProof/>
                <w:webHidden/>
              </w:rPr>
            </w:r>
            <w:r>
              <w:rPr>
                <w:noProof/>
                <w:webHidden/>
              </w:rPr>
              <w:fldChar w:fldCharType="separate"/>
            </w:r>
            <w:r>
              <w:rPr>
                <w:noProof/>
                <w:webHidden/>
              </w:rPr>
              <w:t>8</w:t>
            </w:r>
            <w:r>
              <w:rPr>
                <w:noProof/>
                <w:webHidden/>
              </w:rPr>
              <w:fldChar w:fldCharType="end"/>
            </w:r>
          </w:hyperlink>
        </w:p>
        <w:p w14:paraId="71792F60" w14:textId="6A81812A" w:rsidR="00A263ED" w:rsidRDefault="00A263ED">
          <w:pPr>
            <w:pStyle w:val="TOC2"/>
            <w:tabs>
              <w:tab w:val="right" w:leader="dot" w:pos="9350"/>
            </w:tabs>
            <w:rPr>
              <w:rFonts w:eastAsiaTheme="minorEastAsia" w:cstheme="minorBidi"/>
              <w:b w:val="0"/>
              <w:bCs w:val="0"/>
              <w:noProof/>
              <w:sz w:val="24"/>
              <w:szCs w:val="24"/>
            </w:rPr>
          </w:pPr>
          <w:hyperlink w:anchor="_Toc504996161" w:history="1">
            <w:r w:rsidRPr="00AB48C8">
              <w:rPr>
                <w:rStyle w:val="Hyperlink"/>
                <w:noProof/>
              </w:rPr>
              <w:t>Section 1: Lab Summary</w:t>
            </w:r>
            <w:r>
              <w:rPr>
                <w:noProof/>
                <w:webHidden/>
              </w:rPr>
              <w:tab/>
            </w:r>
            <w:r>
              <w:rPr>
                <w:noProof/>
                <w:webHidden/>
              </w:rPr>
              <w:fldChar w:fldCharType="begin"/>
            </w:r>
            <w:r>
              <w:rPr>
                <w:noProof/>
                <w:webHidden/>
              </w:rPr>
              <w:instrText xml:space="preserve"> PAGEREF _Toc504996161 \h </w:instrText>
            </w:r>
            <w:r>
              <w:rPr>
                <w:noProof/>
                <w:webHidden/>
              </w:rPr>
            </w:r>
            <w:r>
              <w:rPr>
                <w:noProof/>
                <w:webHidden/>
              </w:rPr>
              <w:fldChar w:fldCharType="separate"/>
            </w:r>
            <w:r>
              <w:rPr>
                <w:noProof/>
                <w:webHidden/>
              </w:rPr>
              <w:t>11</w:t>
            </w:r>
            <w:r>
              <w:rPr>
                <w:noProof/>
                <w:webHidden/>
              </w:rPr>
              <w:fldChar w:fldCharType="end"/>
            </w:r>
          </w:hyperlink>
        </w:p>
        <w:p w14:paraId="511B7B2C" w14:textId="60C3A61F" w:rsidR="00A263ED" w:rsidRDefault="00A263ED">
          <w:pPr>
            <w:pStyle w:val="TOC1"/>
            <w:tabs>
              <w:tab w:val="right" w:leader="dot" w:pos="9350"/>
            </w:tabs>
            <w:rPr>
              <w:rFonts w:eastAsiaTheme="minorEastAsia" w:cstheme="minorBidi"/>
              <w:b w:val="0"/>
              <w:bCs w:val="0"/>
              <w:noProof/>
            </w:rPr>
          </w:pPr>
          <w:hyperlink w:anchor="_Toc504996162" w:history="1">
            <w:r w:rsidRPr="00AB48C8">
              <w:rPr>
                <w:rStyle w:val="Hyperlink"/>
                <w:noProof/>
              </w:rPr>
              <w:t>Section 2: Container Basics</w:t>
            </w:r>
            <w:r>
              <w:rPr>
                <w:noProof/>
                <w:webHidden/>
              </w:rPr>
              <w:tab/>
            </w:r>
            <w:r>
              <w:rPr>
                <w:noProof/>
                <w:webHidden/>
              </w:rPr>
              <w:fldChar w:fldCharType="begin"/>
            </w:r>
            <w:r>
              <w:rPr>
                <w:noProof/>
                <w:webHidden/>
              </w:rPr>
              <w:instrText xml:space="preserve"> PAGEREF _Toc504996162 \h </w:instrText>
            </w:r>
            <w:r>
              <w:rPr>
                <w:noProof/>
                <w:webHidden/>
              </w:rPr>
            </w:r>
            <w:r>
              <w:rPr>
                <w:noProof/>
                <w:webHidden/>
              </w:rPr>
              <w:fldChar w:fldCharType="separate"/>
            </w:r>
            <w:r>
              <w:rPr>
                <w:noProof/>
                <w:webHidden/>
              </w:rPr>
              <w:t>12</w:t>
            </w:r>
            <w:r>
              <w:rPr>
                <w:noProof/>
                <w:webHidden/>
              </w:rPr>
              <w:fldChar w:fldCharType="end"/>
            </w:r>
          </w:hyperlink>
        </w:p>
        <w:p w14:paraId="26512638" w14:textId="67CFE1EB" w:rsidR="00A263ED" w:rsidRDefault="00A263ED">
          <w:pPr>
            <w:pStyle w:val="TOC2"/>
            <w:tabs>
              <w:tab w:val="right" w:leader="dot" w:pos="9350"/>
            </w:tabs>
            <w:rPr>
              <w:rFonts w:eastAsiaTheme="minorEastAsia" w:cstheme="minorBidi"/>
              <w:b w:val="0"/>
              <w:bCs w:val="0"/>
              <w:noProof/>
              <w:sz w:val="24"/>
              <w:szCs w:val="24"/>
            </w:rPr>
          </w:pPr>
          <w:hyperlink w:anchor="_Toc504996163" w:history="1">
            <w:r w:rsidRPr="00AB48C8">
              <w:rPr>
                <w:rStyle w:val="Hyperlink"/>
                <w:noProof/>
              </w:rPr>
              <w:t>Section 2: Lab Workflow Overview</w:t>
            </w:r>
            <w:r>
              <w:rPr>
                <w:noProof/>
                <w:webHidden/>
              </w:rPr>
              <w:tab/>
            </w:r>
            <w:r>
              <w:rPr>
                <w:noProof/>
                <w:webHidden/>
              </w:rPr>
              <w:fldChar w:fldCharType="begin"/>
            </w:r>
            <w:r>
              <w:rPr>
                <w:noProof/>
                <w:webHidden/>
              </w:rPr>
              <w:instrText xml:space="preserve"> PAGEREF _Toc504996163 \h </w:instrText>
            </w:r>
            <w:r>
              <w:rPr>
                <w:noProof/>
                <w:webHidden/>
              </w:rPr>
            </w:r>
            <w:r>
              <w:rPr>
                <w:noProof/>
                <w:webHidden/>
              </w:rPr>
              <w:fldChar w:fldCharType="separate"/>
            </w:r>
            <w:r>
              <w:rPr>
                <w:noProof/>
                <w:webHidden/>
              </w:rPr>
              <w:t>13</w:t>
            </w:r>
            <w:r>
              <w:rPr>
                <w:noProof/>
                <w:webHidden/>
              </w:rPr>
              <w:fldChar w:fldCharType="end"/>
            </w:r>
          </w:hyperlink>
        </w:p>
        <w:p w14:paraId="12340704" w14:textId="17AF0262" w:rsidR="00A263ED" w:rsidRDefault="00A263ED">
          <w:pPr>
            <w:pStyle w:val="TOC2"/>
            <w:tabs>
              <w:tab w:val="right" w:leader="dot" w:pos="9350"/>
            </w:tabs>
            <w:rPr>
              <w:rFonts w:eastAsiaTheme="minorEastAsia" w:cstheme="minorBidi"/>
              <w:b w:val="0"/>
              <w:bCs w:val="0"/>
              <w:noProof/>
              <w:sz w:val="24"/>
              <w:szCs w:val="24"/>
            </w:rPr>
          </w:pPr>
          <w:hyperlink w:anchor="_Toc504996164" w:history="1">
            <w:r w:rsidRPr="00AB48C8">
              <w:rPr>
                <w:rStyle w:val="Hyperlink"/>
                <w:noProof/>
              </w:rPr>
              <w:t>Section 2: Lab Instructions</w:t>
            </w:r>
            <w:r>
              <w:rPr>
                <w:noProof/>
                <w:webHidden/>
              </w:rPr>
              <w:tab/>
            </w:r>
            <w:r>
              <w:rPr>
                <w:noProof/>
                <w:webHidden/>
              </w:rPr>
              <w:fldChar w:fldCharType="begin"/>
            </w:r>
            <w:r>
              <w:rPr>
                <w:noProof/>
                <w:webHidden/>
              </w:rPr>
              <w:instrText xml:space="preserve"> PAGEREF _Toc504996164 \h </w:instrText>
            </w:r>
            <w:r>
              <w:rPr>
                <w:noProof/>
                <w:webHidden/>
              </w:rPr>
            </w:r>
            <w:r>
              <w:rPr>
                <w:noProof/>
                <w:webHidden/>
              </w:rPr>
              <w:fldChar w:fldCharType="separate"/>
            </w:r>
            <w:r>
              <w:rPr>
                <w:noProof/>
                <w:webHidden/>
              </w:rPr>
              <w:t>14</w:t>
            </w:r>
            <w:r>
              <w:rPr>
                <w:noProof/>
                <w:webHidden/>
              </w:rPr>
              <w:fldChar w:fldCharType="end"/>
            </w:r>
          </w:hyperlink>
        </w:p>
        <w:p w14:paraId="70FDE1AB" w14:textId="581B9AE2" w:rsidR="00A263ED" w:rsidRDefault="00A263ED">
          <w:pPr>
            <w:pStyle w:val="TOC2"/>
            <w:tabs>
              <w:tab w:val="right" w:leader="dot" w:pos="9350"/>
            </w:tabs>
            <w:rPr>
              <w:rFonts w:eastAsiaTheme="minorEastAsia" w:cstheme="minorBidi"/>
              <w:b w:val="0"/>
              <w:bCs w:val="0"/>
              <w:noProof/>
              <w:sz w:val="24"/>
              <w:szCs w:val="24"/>
            </w:rPr>
          </w:pPr>
          <w:hyperlink w:anchor="_Toc504996165" w:history="1">
            <w:r w:rsidRPr="00AB48C8">
              <w:rPr>
                <w:rStyle w:val="Hyperlink"/>
                <w:noProof/>
              </w:rPr>
              <w:t>Section 2: Lab Summary</w:t>
            </w:r>
            <w:r>
              <w:rPr>
                <w:noProof/>
                <w:webHidden/>
              </w:rPr>
              <w:tab/>
            </w:r>
            <w:r>
              <w:rPr>
                <w:noProof/>
                <w:webHidden/>
              </w:rPr>
              <w:fldChar w:fldCharType="begin"/>
            </w:r>
            <w:r>
              <w:rPr>
                <w:noProof/>
                <w:webHidden/>
              </w:rPr>
              <w:instrText xml:space="preserve"> PAGEREF _Toc504996165 \h </w:instrText>
            </w:r>
            <w:r>
              <w:rPr>
                <w:noProof/>
                <w:webHidden/>
              </w:rPr>
            </w:r>
            <w:r>
              <w:rPr>
                <w:noProof/>
                <w:webHidden/>
              </w:rPr>
              <w:fldChar w:fldCharType="separate"/>
            </w:r>
            <w:r>
              <w:rPr>
                <w:noProof/>
                <w:webHidden/>
              </w:rPr>
              <w:t>19</w:t>
            </w:r>
            <w:r>
              <w:rPr>
                <w:noProof/>
                <w:webHidden/>
              </w:rPr>
              <w:fldChar w:fldCharType="end"/>
            </w:r>
          </w:hyperlink>
        </w:p>
        <w:p w14:paraId="56C74652" w14:textId="4604EFC1" w:rsidR="00A263ED" w:rsidRDefault="00A263ED">
          <w:pPr>
            <w:pStyle w:val="TOC1"/>
            <w:tabs>
              <w:tab w:val="right" w:leader="dot" w:pos="9350"/>
            </w:tabs>
            <w:rPr>
              <w:rFonts w:eastAsiaTheme="minorEastAsia" w:cstheme="minorBidi"/>
              <w:b w:val="0"/>
              <w:bCs w:val="0"/>
              <w:noProof/>
            </w:rPr>
          </w:pPr>
          <w:hyperlink w:anchor="_Toc504996166" w:history="1">
            <w:r w:rsidRPr="00AB48C8">
              <w:rPr>
                <w:rStyle w:val="Hyperlink"/>
                <w:noProof/>
              </w:rPr>
              <w:t>Section 3: Data Persistence in Docker</w:t>
            </w:r>
            <w:r>
              <w:rPr>
                <w:noProof/>
                <w:webHidden/>
              </w:rPr>
              <w:tab/>
            </w:r>
            <w:r>
              <w:rPr>
                <w:noProof/>
                <w:webHidden/>
              </w:rPr>
              <w:fldChar w:fldCharType="begin"/>
            </w:r>
            <w:r>
              <w:rPr>
                <w:noProof/>
                <w:webHidden/>
              </w:rPr>
              <w:instrText xml:space="preserve"> PAGEREF _Toc504996166 \h </w:instrText>
            </w:r>
            <w:r>
              <w:rPr>
                <w:noProof/>
                <w:webHidden/>
              </w:rPr>
            </w:r>
            <w:r>
              <w:rPr>
                <w:noProof/>
                <w:webHidden/>
              </w:rPr>
              <w:fldChar w:fldCharType="separate"/>
            </w:r>
            <w:r>
              <w:rPr>
                <w:noProof/>
                <w:webHidden/>
              </w:rPr>
              <w:t>20</w:t>
            </w:r>
            <w:r>
              <w:rPr>
                <w:noProof/>
                <w:webHidden/>
              </w:rPr>
              <w:fldChar w:fldCharType="end"/>
            </w:r>
          </w:hyperlink>
        </w:p>
        <w:p w14:paraId="35E19287" w14:textId="1E689A78" w:rsidR="00A263ED" w:rsidRDefault="00A263ED">
          <w:pPr>
            <w:pStyle w:val="TOC2"/>
            <w:tabs>
              <w:tab w:val="right" w:leader="dot" w:pos="9350"/>
            </w:tabs>
            <w:rPr>
              <w:rFonts w:eastAsiaTheme="minorEastAsia" w:cstheme="minorBidi"/>
              <w:b w:val="0"/>
              <w:bCs w:val="0"/>
              <w:noProof/>
              <w:sz w:val="24"/>
              <w:szCs w:val="24"/>
            </w:rPr>
          </w:pPr>
          <w:hyperlink w:anchor="_Toc504996167" w:history="1">
            <w:r w:rsidRPr="00AB48C8">
              <w:rPr>
                <w:rStyle w:val="Hyperlink"/>
                <w:noProof/>
              </w:rPr>
              <w:t>Section 3: Lab Workflow Overview</w:t>
            </w:r>
            <w:r>
              <w:rPr>
                <w:noProof/>
                <w:webHidden/>
              </w:rPr>
              <w:tab/>
            </w:r>
            <w:r>
              <w:rPr>
                <w:noProof/>
                <w:webHidden/>
              </w:rPr>
              <w:fldChar w:fldCharType="begin"/>
            </w:r>
            <w:r>
              <w:rPr>
                <w:noProof/>
                <w:webHidden/>
              </w:rPr>
              <w:instrText xml:space="preserve"> PAGEREF _Toc504996167 \h </w:instrText>
            </w:r>
            <w:r>
              <w:rPr>
                <w:noProof/>
                <w:webHidden/>
              </w:rPr>
            </w:r>
            <w:r>
              <w:rPr>
                <w:noProof/>
                <w:webHidden/>
              </w:rPr>
              <w:fldChar w:fldCharType="separate"/>
            </w:r>
            <w:r>
              <w:rPr>
                <w:noProof/>
                <w:webHidden/>
              </w:rPr>
              <w:t>21</w:t>
            </w:r>
            <w:r>
              <w:rPr>
                <w:noProof/>
                <w:webHidden/>
              </w:rPr>
              <w:fldChar w:fldCharType="end"/>
            </w:r>
          </w:hyperlink>
        </w:p>
        <w:p w14:paraId="29BF1D9C" w14:textId="3EAF0925" w:rsidR="00A263ED" w:rsidRDefault="00A263ED">
          <w:pPr>
            <w:pStyle w:val="TOC2"/>
            <w:tabs>
              <w:tab w:val="right" w:leader="dot" w:pos="9350"/>
            </w:tabs>
            <w:rPr>
              <w:rFonts w:eastAsiaTheme="minorEastAsia" w:cstheme="minorBidi"/>
              <w:b w:val="0"/>
              <w:bCs w:val="0"/>
              <w:noProof/>
              <w:sz w:val="24"/>
              <w:szCs w:val="24"/>
            </w:rPr>
          </w:pPr>
          <w:hyperlink w:anchor="_Toc504996168" w:history="1">
            <w:r w:rsidRPr="00AB48C8">
              <w:rPr>
                <w:rStyle w:val="Hyperlink"/>
                <w:noProof/>
              </w:rPr>
              <w:t>Section 3: Lab Instructions</w:t>
            </w:r>
            <w:r>
              <w:rPr>
                <w:noProof/>
                <w:webHidden/>
              </w:rPr>
              <w:tab/>
            </w:r>
            <w:r>
              <w:rPr>
                <w:noProof/>
                <w:webHidden/>
              </w:rPr>
              <w:fldChar w:fldCharType="begin"/>
            </w:r>
            <w:r>
              <w:rPr>
                <w:noProof/>
                <w:webHidden/>
              </w:rPr>
              <w:instrText xml:space="preserve"> PAGEREF _Toc504996168 \h </w:instrText>
            </w:r>
            <w:r>
              <w:rPr>
                <w:noProof/>
                <w:webHidden/>
              </w:rPr>
            </w:r>
            <w:r>
              <w:rPr>
                <w:noProof/>
                <w:webHidden/>
              </w:rPr>
              <w:fldChar w:fldCharType="separate"/>
            </w:r>
            <w:r>
              <w:rPr>
                <w:noProof/>
                <w:webHidden/>
              </w:rPr>
              <w:t>22</w:t>
            </w:r>
            <w:r>
              <w:rPr>
                <w:noProof/>
                <w:webHidden/>
              </w:rPr>
              <w:fldChar w:fldCharType="end"/>
            </w:r>
          </w:hyperlink>
        </w:p>
        <w:p w14:paraId="23DFB7F9" w14:textId="4EFDCD5A" w:rsidR="00A263ED" w:rsidRDefault="00A263ED">
          <w:pPr>
            <w:pStyle w:val="TOC2"/>
            <w:tabs>
              <w:tab w:val="right" w:leader="dot" w:pos="9350"/>
            </w:tabs>
            <w:rPr>
              <w:rFonts w:eastAsiaTheme="minorEastAsia" w:cstheme="minorBidi"/>
              <w:b w:val="0"/>
              <w:bCs w:val="0"/>
              <w:noProof/>
              <w:sz w:val="24"/>
              <w:szCs w:val="24"/>
            </w:rPr>
          </w:pPr>
          <w:hyperlink w:anchor="_Toc504996169" w:history="1">
            <w:r w:rsidRPr="00AB48C8">
              <w:rPr>
                <w:rStyle w:val="Hyperlink"/>
                <w:noProof/>
              </w:rPr>
              <w:t>Section 3: Lab Summary</w:t>
            </w:r>
            <w:r>
              <w:rPr>
                <w:noProof/>
                <w:webHidden/>
              </w:rPr>
              <w:tab/>
            </w:r>
            <w:r>
              <w:rPr>
                <w:noProof/>
                <w:webHidden/>
              </w:rPr>
              <w:fldChar w:fldCharType="begin"/>
            </w:r>
            <w:r>
              <w:rPr>
                <w:noProof/>
                <w:webHidden/>
              </w:rPr>
              <w:instrText xml:space="preserve"> PAGEREF _Toc504996169 \h </w:instrText>
            </w:r>
            <w:r>
              <w:rPr>
                <w:noProof/>
                <w:webHidden/>
              </w:rPr>
            </w:r>
            <w:r>
              <w:rPr>
                <w:noProof/>
                <w:webHidden/>
              </w:rPr>
              <w:fldChar w:fldCharType="separate"/>
            </w:r>
            <w:r>
              <w:rPr>
                <w:noProof/>
                <w:webHidden/>
              </w:rPr>
              <w:t>23</w:t>
            </w:r>
            <w:r>
              <w:rPr>
                <w:noProof/>
                <w:webHidden/>
              </w:rPr>
              <w:fldChar w:fldCharType="end"/>
            </w:r>
          </w:hyperlink>
        </w:p>
        <w:p w14:paraId="58A19E2D" w14:textId="1F767A58" w:rsidR="00A263ED" w:rsidRDefault="00A263ED">
          <w:pPr>
            <w:pStyle w:val="TOC1"/>
            <w:tabs>
              <w:tab w:val="right" w:leader="dot" w:pos="9350"/>
            </w:tabs>
            <w:rPr>
              <w:rFonts w:eastAsiaTheme="minorEastAsia" w:cstheme="minorBidi"/>
              <w:b w:val="0"/>
              <w:bCs w:val="0"/>
              <w:noProof/>
            </w:rPr>
          </w:pPr>
          <w:hyperlink w:anchor="_Toc504996170" w:history="1">
            <w:r w:rsidRPr="00AB48C8">
              <w:rPr>
                <w:rStyle w:val="Hyperlink"/>
                <w:noProof/>
              </w:rPr>
              <w:t>Section 4: Getting Started with Minikube</w:t>
            </w:r>
            <w:r>
              <w:rPr>
                <w:noProof/>
                <w:webHidden/>
              </w:rPr>
              <w:tab/>
            </w:r>
            <w:r>
              <w:rPr>
                <w:noProof/>
                <w:webHidden/>
              </w:rPr>
              <w:fldChar w:fldCharType="begin"/>
            </w:r>
            <w:r>
              <w:rPr>
                <w:noProof/>
                <w:webHidden/>
              </w:rPr>
              <w:instrText xml:space="preserve"> PAGEREF _Toc504996170 \h </w:instrText>
            </w:r>
            <w:r>
              <w:rPr>
                <w:noProof/>
                <w:webHidden/>
              </w:rPr>
            </w:r>
            <w:r>
              <w:rPr>
                <w:noProof/>
                <w:webHidden/>
              </w:rPr>
              <w:fldChar w:fldCharType="separate"/>
            </w:r>
            <w:r>
              <w:rPr>
                <w:noProof/>
                <w:webHidden/>
              </w:rPr>
              <w:t>23</w:t>
            </w:r>
            <w:r>
              <w:rPr>
                <w:noProof/>
                <w:webHidden/>
              </w:rPr>
              <w:fldChar w:fldCharType="end"/>
            </w:r>
          </w:hyperlink>
        </w:p>
        <w:p w14:paraId="4B3E1291" w14:textId="554FC7AA" w:rsidR="00A263ED" w:rsidRDefault="00A263ED">
          <w:pPr>
            <w:pStyle w:val="TOC2"/>
            <w:tabs>
              <w:tab w:val="right" w:leader="dot" w:pos="9350"/>
            </w:tabs>
            <w:rPr>
              <w:rFonts w:eastAsiaTheme="minorEastAsia" w:cstheme="minorBidi"/>
              <w:b w:val="0"/>
              <w:bCs w:val="0"/>
              <w:noProof/>
              <w:sz w:val="24"/>
              <w:szCs w:val="24"/>
            </w:rPr>
          </w:pPr>
          <w:hyperlink w:anchor="_Toc504996171" w:history="1">
            <w:r w:rsidRPr="00AB48C8">
              <w:rPr>
                <w:rStyle w:val="Hyperlink"/>
                <w:noProof/>
              </w:rPr>
              <w:t>Section 4: Getting Started with Minikube</w:t>
            </w:r>
            <w:r>
              <w:rPr>
                <w:noProof/>
                <w:webHidden/>
              </w:rPr>
              <w:tab/>
            </w:r>
            <w:r>
              <w:rPr>
                <w:noProof/>
                <w:webHidden/>
              </w:rPr>
              <w:fldChar w:fldCharType="begin"/>
            </w:r>
            <w:r>
              <w:rPr>
                <w:noProof/>
                <w:webHidden/>
              </w:rPr>
              <w:instrText xml:space="preserve"> PAGEREF _Toc504996171 \h </w:instrText>
            </w:r>
            <w:r>
              <w:rPr>
                <w:noProof/>
                <w:webHidden/>
              </w:rPr>
            </w:r>
            <w:r>
              <w:rPr>
                <w:noProof/>
                <w:webHidden/>
              </w:rPr>
              <w:fldChar w:fldCharType="separate"/>
            </w:r>
            <w:r>
              <w:rPr>
                <w:noProof/>
                <w:webHidden/>
              </w:rPr>
              <w:t>25</w:t>
            </w:r>
            <w:r>
              <w:rPr>
                <w:noProof/>
                <w:webHidden/>
              </w:rPr>
              <w:fldChar w:fldCharType="end"/>
            </w:r>
          </w:hyperlink>
        </w:p>
        <w:p w14:paraId="275B25EF" w14:textId="5D826DBD" w:rsidR="00A263ED" w:rsidRDefault="00A263ED">
          <w:pPr>
            <w:pStyle w:val="TOC2"/>
            <w:tabs>
              <w:tab w:val="right" w:leader="dot" w:pos="9350"/>
            </w:tabs>
            <w:rPr>
              <w:rFonts w:eastAsiaTheme="minorEastAsia" w:cstheme="minorBidi"/>
              <w:b w:val="0"/>
              <w:bCs w:val="0"/>
              <w:noProof/>
              <w:sz w:val="24"/>
              <w:szCs w:val="24"/>
            </w:rPr>
          </w:pPr>
          <w:hyperlink w:anchor="_Toc504996172" w:history="1">
            <w:r w:rsidRPr="00AB48C8">
              <w:rPr>
                <w:rStyle w:val="Hyperlink"/>
                <w:noProof/>
              </w:rPr>
              <w:t>Section 4: Lab Instructions</w:t>
            </w:r>
            <w:r>
              <w:rPr>
                <w:noProof/>
                <w:webHidden/>
              </w:rPr>
              <w:tab/>
            </w:r>
            <w:r>
              <w:rPr>
                <w:noProof/>
                <w:webHidden/>
              </w:rPr>
              <w:fldChar w:fldCharType="begin"/>
            </w:r>
            <w:r>
              <w:rPr>
                <w:noProof/>
                <w:webHidden/>
              </w:rPr>
              <w:instrText xml:space="preserve"> PAGEREF _Toc504996172 \h </w:instrText>
            </w:r>
            <w:r>
              <w:rPr>
                <w:noProof/>
                <w:webHidden/>
              </w:rPr>
            </w:r>
            <w:r>
              <w:rPr>
                <w:noProof/>
                <w:webHidden/>
              </w:rPr>
              <w:fldChar w:fldCharType="separate"/>
            </w:r>
            <w:r>
              <w:rPr>
                <w:noProof/>
                <w:webHidden/>
              </w:rPr>
              <w:t>26</w:t>
            </w:r>
            <w:r>
              <w:rPr>
                <w:noProof/>
                <w:webHidden/>
              </w:rPr>
              <w:fldChar w:fldCharType="end"/>
            </w:r>
          </w:hyperlink>
        </w:p>
        <w:p w14:paraId="6ECB12D2" w14:textId="3CF51E15" w:rsidR="00A263ED" w:rsidRDefault="00A263ED">
          <w:pPr>
            <w:pStyle w:val="TOC2"/>
            <w:tabs>
              <w:tab w:val="right" w:leader="dot" w:pos="9350"/>
            </w:tabs>
            <w:rPr>
              <w:rFonts w:eastAsiaTheme="minorEastAsia" w:cstheme="minorBidi"/>
              <w:b w:val="0"/>
              <w:bCs w:val="0"/>
              <w:noProof/>
              <w:sz w:val="24"/>
              <w:szCs w:val="24"/>
            </w:rPr>
          </w:pPr>
          <w:hyperlink w:anchor="_Toc504996173" w:history="1">
            <w:r w:rsidRPr="00AB48C8">
              <w:rPr>
                <w:rStyle w:val="Hyperlink"/>
                <w:noProof/>
              </w:rPr>
              <w:t>Section 4: Lab Summary</w:t>
            </w:r>
            <w:r>
              <w:rPr>
                <w:noProof/>
                <w:webHidden/>
              </w:rPr>
              <w:tab/>
            </w:r>
            <w:r>
              <w:rPr>
                <w:noProof/>
                <w:webHidden/>
              </w:rPr>
              <w:fldChar w:fldCharType="begin"/>
            </w:r>
            <w:r>
              <w:rPr>
                <w:noProof/>
                <w:webHidden/>
              </w:rPr>
              <w:instrText xml:space="preserve"> PAGEREF _Toc504996173 \h </w:instrText>
            </w:r>
            <w:r>
              <w:rPr>
                <w:noProof/>
                <w:webHidden/>
              </w:rPr>
            </w:r>
            <w:r>
              <w:rPr>
                <w:noProof/>
                <w:webHidden/>
              </w:rPr>
              <w:fldChar w:fldCharType="separate"/>
            </w:r>
            <w:r>
              <w:rPr>
                <w:noProof/>
                <w:webHidden/>
              </w:rPr>
              <w:t>28</w:t>
            </w:r>
            <w:r>
              <w:rPr>
                <w:noProof/>
                <w:webHidden/>
              </w:rPr>
              <w:fldChar w:fldCharType="end"/>
            </w:r>
          </w:hyperlink>
        </w:p>
        <w:p w14:paraId="7F9DE9B0" w14:textId="11F6FDDF" w:rsidR="00A263ED" w:rsidRDefault="00A263ED">
          <w:pPr>
            <w:pStyle w:val="TOC1"/>
            <w:tabs>
              <w:tab w:val="right" w:leader="dot" w:pos="9350"/>
            </w:tabs>
            <w:rPr>
              <w:rFonts w:eastAsiaTheme="minorEastAsia" w:cstheme="minorBidi"/>
              <w:b w:val="0"/>
              <w:bCs w:val="0"/>
              <w:noProof/>
            </w:rPr>
          </w:pPr>
          <w:hyperlink w:anchor="_Toc504996174" w:history="1">
            <w:r w:rsidRPr="00AB48C8">
              <w:rPr>
                <w:rStyle w:val="Hyperlink"/>
                <w:noProof/>
              </w:rPr>
              <w:t>Section 5: Deploy your Application to Kubernetes</w:t>
            </w:r>
            <w:r>
              <w:rPr>
                <w:noProof/>
                <w:webHidden/>
              </w:rPr>
              <w:tab/>
            </w:r>
            <w:r>
              <w:rPr>
                <w:noProof/>
                <w:webHidden/>
              </w:rPr>
              <w:fldChar w:fldCharType="begin"/>
            </w:r>
            <w:r>
              <w:rPr>
                <w:noProof/>
                <w:webHidden/>
              </w:rPr>
              <w:instrText xml:space="preserve"> PAGEREF _Toc504996174 \h </w:instrText>
            </w:r>
            <w:r>
              <w:rPr>
                <w:noProof/>
                <w:webHidden/>
              </w:rPr>
            </w:r>
            <w:r>
              <w:rPr>
                <w:noProof/>
                <w:webHidden/>
              </w:rPr>
              <w:fldChar w:fldCharType="separate"/>
            </w:r>
            <w:r>
              <w:rPr>
                <w:noProof/>
                <w:webHidden/>
              </w:rPr>
              <w:t>29</w:t>
            </w:r>
            <w:r>
              <w:rPr>
                <w:noProof/>
                <w:webHidden/>
              </w:rPr>
              <w:fldChar w:fldCharType="end"/>
            </w:r>
          </w:hyperlink>
        </w:p>
        <w:p w14:paraId="681AF840" w14:textId="5A9F3E17" w:rsidR="00A263ED" w:rsidRDefault="00A263ED">
          <w:pPr>
            <w:pStyle w:val="TOC2"/>
            <w:tabs>
              <w:tab w:val="right" w:leader="dot" w:pos="9350"/>
            </w:tabs>
            <w:rPr>
              <w:rFonts w:eastAsiaTheme="minorEastAsia" w:cstheme="minorBidi"/>
              <w:b w:val="0"/>
              <w:bCs w:val="0"/>
              <w:noProof/>
              <w:sz w:val="24"/>
              <w:szCs w:val="24"/>
            </w:rPr>
          </w:pPr>
          <w:hyperlink w:anchor="_Toc504996175" w:history="1">
            <w:r w:rsidRPr="00AB48C8">
              <w:rPr>
                <w:rStyle w:val="Hyperlink"/>
                <w:noProof/>
              </w:rPr>
              <w:t>Section 5: Deploy an Application to Kubernetes</w:t>
            </w:r>
            <w:r>
              <w:rPr>
                <w:noProof/>
                <w:webHidden/>
              </w:rPr>
              <w:tab/>
            </w:r>
            <w:r>
              <w:rPr>
                <w:noProof/>
                <w:webHidden/>
              </w:rPr>
              <w:fldChar w:fldCharType="begin"/>
            </w:r>
            <w:r>
              <w:rPr>
                <w:noProof/>
                <w:webHidden/>
              </w:rPr>
              <w:instrText xml:space="preserve"> PAGEREF _Toc504996175 \h </w:instrText>
            </w:r>
            <w:r>
              <w:rPr>
                <w:noProof/>
                <w:webHidden/>
              </w:rPr>
            </w:r>
            <w:r>
              <w:rPr>
                <w:noProof/>
                <w:webHidden/>
              </w:rPr>
              <w:fldChar w:fldCharType="separate"/>
            </w:r>
            <w:r>
              <w:rPr>
                <w:noProof/>
                <w:webHidden/>
              </w:rPr>
              <w:t>30</w:t>
            </w:r>
            <w:r>
              <w:rPr>
                <w:noProof/>
                <w:webHidden/>
              </w:rPr>
              <w:fldChar w:fldCharType="end"/>
            </w:r>
          </w:hyperlink>
        </w:p>
        <w:p w14:paraId="6DB29E11" w14:textId="6B5933F7" w:rsidR="00A263ED" w:rsidRDefault="00A263ED">
          <w:pPr>
            <w:pStyle w:val="TOC2"/>
            <w:tabs>
              <w:tab w:val="right" w:leader="dot" w:pos="9350"/>
            </w:tabs>
            <w:rPr>
              <w:rFonts w:eastAsiaTheme="minorEastAsia" w:cstheme="minorBidi"/>
              <w:b w:val="0"/>
              <w:bCs w:val="0"/>
              <w:noProof/>
              <w:sz w:val="24"/>
              <w:szCs w:val="24"/>
            </w:rPr>
          </w:pPr>
          <w:hyperlink w:anchor="_Toc504996176" w:history="1">
            <w:r w:rsidRPr="00AB48C8">
              <w:rPr>
                <w:rStyle w:val="Hyperlink"/>
                <w:noProof/>
              </w:rPr>
              <w:t>Section 5: Lab Instructions</w:t>
            </w:r>
            <w:r>
              <w:rPr>
                <w:noProof/>
                <w:webHidden/>
              </w:rPr>
              <w:tab/>
            </w:r>
            <w:r>
              <w:rPr>
                <w:noProof/>
                <w:webHidden/>
              </w:rPr>
              <w:fldChar w:fldCharType="begin"/>
            </w:r>
            <w:r>
              <w:rPr>
                <w:noProof/>
                <w:webHidden/>
              </w:rPr>
              <w:instrText xml:space="preserve"> PAGEREF _Toc504996176 \h </w:instrText>
            </w:r>
            <w:r>
              <w:rPr>
                <w:noProof/>
                <w:webHidden/>
              </w:rPr>
            </w:r>
            <w:r>
              <w:rPr>
                <w:noProof/>
                <w:webHidden/>
              </w:rPr>
              <w:fldChar w:fldCharType="separate"/>
            </w:r>
            <w:r>
              <w:rPr>
                <w:noProof/>
                <w:webHidden/>
              </w:rPr>
              <w:t>31</w:t>
            </w:r>
            <w:r>
              <w:rPr>
                <w:noProof/>
                <w:webHidden/>
              </w:rPr>
              <w:fldChar w:fldCharType="end"/>
            </w:r>
          </w:hyperlink>
        </w:p>
        <w:p w14:paraId="7866E4D0" w14:textId="7531C61B" w:rsidR="00A263ED" w:rsidRDefault="00A263ED">
          <w:pPr>
            <w:pStyle w:val="TOC2"/>
            <w:tabs>
              <w:tab w:val="right" w:leader="dot" w:pos="9350"/>
            </w:tabs>
            <w:rPr>
              <w:rFonts w:eastAsiaTheme="minorEastAsia" w:cstheme="minorBidi"/>
              <w:b w:val="0"/>
              <w:bCs w:val="0"/>
              <w:noProof/>
              <w:sz w:val="24"/>
              <w:szCs w:val="24"/>
            </w:rPr>
          </w:pPr>
          <w:hyperlink w:anchor="_Toc504996177" w:history="1">
            <w:r w:rsidRPr="00AB48C8">
              <w:rPr>
                <w:rStyle w:val="Hyperlink"/>
                <w:noProof/>
              </w:rPr>
              <w:t>Section 5: Lab Summary</w:t>
            </w:r>
            <w:r>
              <w:rPr>
                <w:noProof/>
                <w:webHidden/>
              </w:rPr>
              <w:tab/>
            </w:r>
            <w:r>
              <w:rPr>
                <w:noProof/>
                <w:webHidden/>
              </w:rPr>
              <w:fldChar w:fldCharType="begin"/>
            </w:r>
            <w:r>
              <w:rPr>
                <w:noProof/>
                <w:webHidden/>
              </w:rPr>
              <w:instrText xml:space="preserve"> PAGEREF _Toc504996177 \h </w:instrText>
            </w:r>
            <w:r>
              <w:rPr>
                <w:noProof/>
                <w:webHidden/>
              </w:rPr>
            </w:r>
            <w:r>
              <w:rPr>
                <w:noProof/>
                <w:webHidden/>
              </w:rPr>
              <w:fldChar w:fldCharType="separate"/>
            </w:r>
            <w:r>
              <w:rPr>
                <w:noProof/>
                <w:webHidden/>
              </w:rPr>
              <w:t>34</w:t>
            </w:r>
            <w:r>
              <w:rPr>
                <w:noProof/>
                <w:webHidden/>
              </w:rPr>
              <w:fldChar w:fldCharType="end"/>
            </w:r>
          </w:hyperlink>
        </w:p>
        <w:p w14:paraId="1E64FC78" w14:textId="3752DFE7" w:rsidR="00A263ED" w:rsidRDefault="00A263ED">
          <w:pPr>
            <w:pStyle w:val="TOC1"/>
            <w:tabs>
              <w:tab w:val="right" w:leader="dot" w:pos="9350"/>
            </w:tabs>
            <w:rPr>
              <w:rFonts w:eastAsiaTheme="minorEastAsia" w:cstheme="minorBidi"/>
              <w:b w:val="0"/>
              <w:bCs w:val="0"/>
              <w:noProof/>
            </w:rPr>
          </w:pPr>
          <w:hyperlink w:anchor="_Toc504996178" w:history="1">
            <w:r w:rsidRPr="00AB48C8">
              <w:rPr>
                <w:rStyle w:val="Hyperlink"/>
                <w:noProof/>
              </w:rPr>
              <w:t>Section 6: Observing Kubernetes Resiliency</w:t>
            </w:r>
            <w:r>
              <w:rPr>
                <w:noProof/>
                <w:webHidden/>
              </w:rPr>
              <w:tab/>
            </w:r>
            <w:r>
              <w:rPr>
                <w:noProof/>
                <w:webHidden/>
              </w:rPr>
              <w:fldChar w:fldCharType="begin"/>
            </w:r>
            <w:r>
              <w:rPr>
                <w:noProof/>
                <w:webHidden/>
              </w:rPr>
              <w:instrText xml:space="preserve"> PAGEREF _Toc504996178 \h </w:instrText>
            </w:r>
            <w:r>
              <w:rPr>
                <w:noProof/>
                <w:webHidden/>
              </w:rPr>
            </w:r>
            <w:r>
              <w:rPr>
                <w:noProof/>
                <w:webHidden/>
              </w:rPr>
              <w:fldChar w:fldCharType="separate"/>
            </w:r>
            <w:r>
              <w:rPr>
                <w:noProof/>
                <w:webHidden/>
              </w:rPr>
              <w:t>34</w:t>
            </w:r>
            <w:r>
              <w:rPr>
                <w:noProof/>
                <w:webHidden/>
              </w:rPr>
              <w:fldChar w:fldCharType="end"/>
            </w:r>
          </w:hyperlink>
        </w:p>
        <w:p w14:paraId="233659A4" w14:textId="3CB9E311" w:rsidR="00A263ED" w:rsidRDefault="00A263ED">
          <w:pPr>
            <w:pStyle w:val="TOC2"/>
            <w:tabs>
              <w:tab w:val="right" w:leader="dot" w:pos="9350"/>
            </w:tabs>
            <w:rPr>
              <w:rFonts w:eastAsiaTheme="minorEastAsia" w:cstheme="minorBidi"/>
              <w:b w:val="0"/>
              <w:bCs w:val="0"/>
              <w:noProof/>
              <w:sz w:val="24"/>
              <w:szCs w:val="24"/>
            </w:rPr>
          </w:pPr>
          <w:hyperlink w:anchor="_Toc504996179" w:history="1">
            <w:r w:rsidRPr="00AB48C8">
              <w:rPr>
                <w:rStyle w:val="Hyperlink"/>
                <w:noProof/>
              </w:rPr>
              <w:t>Section 6: Observing Kubernetes Resiliency</w:t>
            </w:r>
            <w:r>
              <w:rPr>
                <w:noProof/>
                <w:webHidden/>
              </w:rPr>
              <w:tab/>
            </w:r>
            <w:r>
              <w:rPr>
                <w:noProof/>
                <w:webHidden/>
              </w:rPr>
              <w:fldChar w:fldCharType="begin"/>
            </w:r>
            <w:r>
              <w:rPr>
                <w:noProof/>
                <w:webHidden/>
              </w:rPr>
              <w:instrText xml:space="preserve"> PAGEREF _Toc504996179 \h </w:instrText>
            </w:r>
            <w:r>
              <w:rPr>
                <w:noProof/>
                <w:webHidden/>
              </w:rPr>
            </w:r>
            <w:r>
              <w:rPr>
                <w:noProof/>
                <w:webHidden/>
              </w:rPr>
              <w:fldChar w:fldCharType="separate"/>
            </w:r>
            <w:r>
              <w:rPr>
                <w:noProof/>
                <w:webHidden/>
              </w:rPr>
              <w:t>35</w:t>
            </w:r>
            <w:r>
              <w:rPr>
                <w:noProof/>
                <w:webHidden/>
              </w:rPr>
              <w:fldChar w:fldCharType="end"/>
            </w:r>
          </w:hyperlink>
        </w:p>
        <w:p w14:paraId="7719BE71" w14:textId="3553361A" w:rsidR="00A263ED" w:rsidRDefault="00A263ED">
          <w:pPr>
            <w:pStyle w:val="TOC2"/>
            <w:tabs>
              <w:tab w:val="right" w:leader="dot" w:pos="9350"/>
            </w:tabs>
            <w:rPr>
              <w:rFonts w:eastAsiaTheme="minorEastAsia" w:cstheme="minorBidi"/>
              <w:b w:val="0"/>
              <w:bCs w:val="0"/>
              <w:noProof/>
              <w:sz w:val="24"/>
              <w:szCs w:val="24"/>
            </w:rPr>
          </w:pPr>
          <w:hyperlink w:anchor="_Toc504996180" w:history="1">
            <w:r w:rsidRPr="00AB48C8">
              <w:rPr>
                <w:rStyle w:val="Hyperlink"/>
                <w:noProof/>
              </w:rPr>
              <w:t>Section 6: Lab Instructions</w:t>
            </w:r>
            <w:r>
              <w:rPr>
                <w:noProof/>
                <w:webHidden/>
              </w:rPr>
              <w:tab/>
            </w:r>
            <w:r>
              <w:rPr>
                <w:noProof/>
                <w:webHidden/>
              </w:rPr>
              <w:fldChar w:fldCharType="begin"/>
            </w:r>
            <w:r>
              <w:rPr>
                <w:noProof/>
                <w:webHidden/>
              </w:rPr>
              <w:instrText xml:space="preserve"> PAGEREF _Toc504996180 \h </w:instrText>
            </w:r>
            <w:r>
              <w:rPr>
                <w:noProof/>
                <w:webHidden/>
              </w:rPr>
            </w:r>
            <w:r>
              <w:rPr>
                <w:noProof/>
                <w:webHidden/>
              </w:rPr>
              <w:fldChar w:fldCharType="separate"/>
            </w:r>
            <w:r>
              <w:rPr>
                <w:noProof/>
                <w:webHidden/>
              </w:rPr>
              <w:t>36</w:t>
            </w:r>
            <w:r>
              <w:rPr>
                <w:noProof/>
                <w:webHidden/>
              </w:rPr>
              <w:fldChar w:fldCharType="end"/>
            </w:r>
          </w:hyperlink>
        </w:p>
        <w:p w14:paraId="31ABFB66" w14:textId="2B4DA1F2" w:rsidR="00A263ED" w:rsidRDefault="00A263ED">
          <w:pPr>
            <w:pStyle w:val="TOC2"/>
            <w:tabs>
              <w:tab w:val="right" w:leader="dot" w:pos="9350"/>
            </w:tabs>
            <w:rPr>
              <w:rFonts w:eastAsiaTheme="minorEastAsia" w:cstheme="minorBidi"/>
              <w:b w:val="0"/>
              <w:bCs w:val="0"/>
              <w:noProof/>
              <w:sz w:val="24"/>
              <w:szCs w:val="24"/>
            </w:rPr>
          </w:pPr>
          <w:hyperlink w:anchor="_Toc504996181" w:history="1">
            <w:r w:rsidRPr="00AB48C8">
              <w:rPr>
                <w:rStyle w:val="Hyperlink"/>
                <w:noProof/>
              </w:rPr>
              <w:t>Section 6: Lab Summary</w:t>
            </w:r>
            <w:r>
              <w:rPr>
                <w:noProof/>
                <w:webHidden/>
              </w:rPr>
              <w:tab/>
            </w:r>
            <w:r>
              <w:rPr>
                <w:noProof/>
                <w:webHidden/>
              </w:rPr>
              <w:fldChar w:fldCharType="begin"/>
            </w:r>
            <w:r>
              <w:rPr>
                <w:noProof/>
                <w:webHidden/>
              </w:rPr>
              <w:instrText xml:space="preserve"> PAGEREF _Toc504996181 \h </w:instrText>
            </w:r>
            <w:r>
              <w:rPr>
                <w:noProof/>
                <w:webHidden/>
              </w:rPr>
            </w:r>
            <w:r>
              <w:rPr>
                <w:noProof/>
                <w:webHidden/>
              </w:rPr>
              <w:fldChar w:fldCharType="separate"/>
            </w:r>
            <w:r>
              <w:rPr>
                <w:noProof/>
                <w:webHidden/>
              </w:rPr>
              <w:t>42</w:t>
            </w:r>
            <w:r>
              <w:rPr>
                <w:noProof/>
                <w:webHidden/>
              </w:rPr>
              <w:fldChar w:fldCharType="end"/>
            </w:r>
          </w:hyperlink>
        </w:p>
        <w:p w14:paraId="7329E730" w14:textId="08A3CF59" w:rsidR="001577C9" w:rsidRDefault="001577C9">
          <w:r>
            <w:rPr>
              <w:b/>
              <w:bCs/>
              <w:noProof/>
            </w:rPr>
            <w:fldChar w:fldCharType="end"/>
          </w:r>
        </w:p>
      </w:sdtContent>
    </w:sdt>
    <w:p w14:paraId="4D70127A" w14:textId="77777777" w:rsidR="001577C9" w:rsidRDefault="001577C9" w:rsidP="00B361EF">
      <w:pPr>
        <w:pStyle w:val="TableParagraph"/>
        <w:rPr>
          <w:rFonts w:asciiTheme="minorHAnsi" w:hAnsiTheme="minorHAnsi" w:cstheme="minorHAnsi"/>
        </w:rPr>
      </w:pPr>
    </w:p>
    <w:p w14:paraId="5F81A411" w14:textId="77777777" w:rsidR="001577C9" w:rsidRDefault="001577C9">
      <w:pPr>
        <w:rPr>
          <w:rFonts w:eastAsia="Arial" w:cstheme="minorHAnsi"/>
          <w:szCs w:val="22"/>
        </w:rPr>
      </w:pPr>
      <w:r>
        <w:rPr>
          <w:rFonts w:cstheme="minorHAnsi"/>
        </w:rPr>
        <w:br w:type="page"/>
      </w:r>
    </w:p>
    <w:p w14:paraId="0B800089" w14:textId="77777777" w:rsidR="001577C9" w:rsidRPr="001577C9" w:rsidRDefault="001577C9" w:rsidP="00EA4A71">
      <w:pPr>
        <w:pStyle w:val="Heading1"/>
        <w:jc w:val="center"/>
        <w:rPr>
          <w:rFonts w:eastAsia="Times New Roman"/>
        </w:rPr>
      </w:pPr>
      <w:bookmarkStart w:id="0" w:name="_Toc493603826"/>
      <w:bookmarkStart w:id="1" w:name="_Toc504996157"/>
      <w:r w:rsidRPr="001577C9">
        <w:rPr>
          <w:rFonts w:eastAsia="Times New Roman"/>
        </w:rPr>
        <w:lastRenderedPageBreak/>
        <w:t>Lab Environment Overview</w:t>
      </w:r>
      <w:bookmarkEnd w:id="0"/>
      <w:bookmarkEnd w:id="1"/>
    </w:p>
    <w:p w14:paraId="48A151E0" w14:textId="77777777" w:rsidR="001577C9" w:rsidRDefault="001577C9" w:rsidP="001577C9">
      <w:pPr>
        <w:pStyle w:val="BodyText"/>
        <w:rPr>
          <w:b/>
          <w:color w:val="27495F" w:themeColor="accent1"/>
          <w:w w:val="110"/>
          <w:sz w:val="28"/>
          <w:szCs w:val="28"/>
        </w:rPr>
      </w:pPr>
    </w:p>
    <w:p w14:paraId="6FCECA80" w14:textId="77777777" w:rsidR="001577C9" w:rsidRPr="00466A61" w:rsidRDefault="001577C9" w:rsidP="00B7121D">
      <w:pPr>
        <w:rPr>
          <w:b/>
          <w:color w:val="5F97BD" w:themeColor="accent1" w:themeTint="99"/>
          <w:sz w:val="28"/>
          <w:szCs w:val="28"/>
        </w:rPr>
      </w:pPr>
      <w:r w:rsidRPr="00466A61">
        <w:rPr>
          <w:b/>
          <w:color w:val="5F97BD" w:themeColor="accent1" w:themeTint="99"/>
          <w:sz w:val="28"/>
          <w:szCs w:val="28"/>
        </w:rPr>
        <w:t>Installed Software and Tools</w:t>
      </w:r>
    </w:p>
    <w:p w14:paraId="6B3B7F51" w14:textId="77777777" w:rsidR="001577C9" w:rsidRPr="007925AD" w:rsidRDefault="001577C9" w:rsidP="001577C9">
      <w:pPr>
        <w:pStyle w:val="BodyText"/>
        <w:spacing w:before="6"/>
        <w:rPr>
          <w:b/>
          <w:sz w:val="23"/>
        </w:rPr>
      </w:pPr>
    </w:p>
    <w:tbl>
      <w:tblPr>
        <w:tblW w:w="10359" w:type="dxa"/>
        <w:tblInd w:w="-2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3333"/>
        <w:gridCol w:w="7026"/>
      </w:tblGrid>
      <w:tr w:rsidR="001577C9" w:rsidRPr="007925AD" w14:paraId="1CE049D6" w14:textId="77777777" w:rsidTr="00BC19F6">
        <w:trPr>
          <w:trHeight w:hRule="exact" w:val="325"/>
        </w:trPr>
        <w:tc>
          <w:tcPr>
            <w:tcW w:w="3333" w:type="dxa"/>
            <w:tcBorders>
              <w:bottom w:val="single" w:sz="4" w:space="0" w:color="4F81BD"/>
            </w:tcBorders>
          </w:tcPr>
          <w:p w14:paraId="64903924" w14:textId="77777777" w:rsidR="001577C9" w:rsidRPr="003E6844" w:rsidRDefault="001577C9" w:rsidP="00865233">
            <w:pPr>
              <w:rPr>
                <w:rFonts w:cstheme="minorHAnsi"/>
                <w:b/>
                <w:sz w:val="28"/>
                <w:szCs w:val="28"/>
              </w:rPr>
            </w:pPr>
            <w:r w:rsidRPr="003E6844">
              <w:rPr>
                <w:rFonts w:cstheme="minorHAnsi"/>
                <w:b/>
                <w:sz w:val="28"/>
                <w:szCs w:val="28"/>
              </w:rPr>
              <w:t>Software</w:t>
            </w:r>
          </w:p>
        </w:tc>
        <w:tc>
          <w:tcPr>
            <w:tcW w:w="7026" w:type="dxa"/>
            <w:tcBorders>
              <w:bottom w:val="single" w:sz="4" w:space="0" w:color="4F81BD"/>
            </w:tcBorders>
          </w:tcPr>
          <w:p w14:paraId="0BECF784" w14:textId="77777777" w:rsidR="001577C9" w:rsidRPr="003E6844" w:rsidRDefault="001577C9" w:rsidP="00865233">
            <w:pPr>
              <w:rPr>
                <w:rFonts w:cstheme="minorHAnsi"/>
                <w:b/>
                <w:sz w:val="28"/>
                <w:szCs w:val="28"/>
              </w:rPr>
            </w:pPr>
            <w:r w:rsidRPr="003E6844">
              <w:rPr>
                <w:rFonts w:cstheme="minorHAnsi"/>
                <w:b/>
                <w:sz w:val="28"/>
                <w:szCs w:val="28"/>
              </w:rPr>
              <w:t>Link</w:t>
            </w:r>
          </w:p>
        </w:tc>
      </w:tr>
      <w:tr w:rsidR="00BC19F6" w:rsidRPr="007925AD" w14:paraId="6BF36043" w14:textId="77777777" w:rsidTr="00BC19F6">
        <w:trPr>
          <w:trHeight w:hRule="exact" w:val="406"/>
        </w:trPr>
        <w:tc>
          <w:tcPr>
            <w:tcW w:w="3333" w:type="dxa"/>
            <w:tcBorders>
              <w:top w:val="single" w:sz="4" w:space="0" w:color="4F81BD"/>
            </w:tcBorders>
            <w:shd w:val="clear" w:color="auto" w:fill="C9DCE9" w:themeFill="accent1" w:themeFillTint="33"/>
          </w:tcPr>
          <w:p w14:paraId="637D6A23" w14:textId="666984FD" w:rsidR="001577C9" w:rsidRPr="003E6844" w:rsidRDefault="00910AFA" w:rsidP="00865233">
            <w:pPr>
              <w:rPr>
                <w:rFonts w:cstheme="minorHAnsi"/>
                <w:b/>
              </w:rPr>
            </w:pPr>
            <w:r w:rsidRPr="00BC19F6">
              <w:rPr>
                <w:rFonts w:cstheme="minorHAnsi"/>
                <w:b/>
              </w:rPr>
              <w:t>Docker</w:t>
            </w:r>
          </w:p>
        </w:tc>
        <w:tc>
          <w:tcPr>
            <w:tcW w:w="7026" w:type="dxa"/>
            <w:tcBorders>
              <w:top w:val="single" w:sz="4" w:space="0" w:color="4F81BD"/>
            </w:tcBorders>
            <w:shd w:val="clear" w:color="auto" w:fill="C9DCE9" w:themeFill="accent1" w:themeFillTint="33"/>
          </w:tcPr>
          <w:p w14:paraId="5D5DA0EC" w14:textId="6029E650" w:rsidR="001577C9" w:rsidRPr="003E6844" w:rsidRDefault="00BC19F6" w:rsidP="00865233">
            <w:pPr>
              <w:pStyle w:val="TableParagraph"/>
              <w:tabs>
                <w:tab w:val="left" w:pos="2630"/>
              </w:tabs>
              <w:spacing w:before="56"/>
              <w:ind w:left="98"/>
              <w:rPr>
                <w:rFonts w:asciiTheme="minorHAnsi" w:hAnsiTheme="minorHAnsi" w:cstheme="minorHAnsi"/>
                <w:color w:val="000000" w:themeColor="text1"/>
              </w:rPr>
            </w:pPr>
            <w:r w:rsidRPr="00BC19F6">
              <w:rPr>
                <w:rFonts w:cstheme="minorHAnsi"/>
              </w:rPr>
              <w:t>https://www.docker.com</w:t>
            </w:r>
          </w:p>
        </w:tc>
      </w:tr>
      <w:tr w:rsidR="00BC19F6" w:rsidRPr="007925AD" w14:paraId="1F1BE0D0" w14:textId="77777777" w:rsidTr="00BC19F6">
        <w:trPr>
          <w:trHeight w:hRule="exact" w:val="416"/>
        </w:trPr>
        <w:tc>
          <w:tcPr>
            <w:tcW w:w="3333" w:type="dxa"/>
            <w:tcBorders>
              <w:bottom w:val="single" w:sz="8" w:space="0" w:color="4F81BD"/>
            </w:tcBorders>
          </w:tcPr>
          <w:p w14:paraId="72C0E512" w14:textId="52E0EFF8" w:rsidR="001577C9" w:rsidRPr="003E6844" w:rsidRDefault="00BC19F6" w:rsidP="00865233">
            <w:pPr>
              <w:rPr>
                <w:rFonts w:cstheme="minorHAnsi"/>
                <w:b/>
              </w:rPr>
            </w:pPr>
            <w:proofErr w:type="spellStart"/>
            <w:r w:rsidRPr="00BC19F6">
              <w:rPr>
                <w:rFonts w:cstheme="minorHAnsi"/>
                <w:b/>
              </w:rPr>
              <w:t>VirtualBox</w:t>
            </w:r>
            <w:proofErr w:type="spellEnd"/>
          </w:p>
        </w:tc>
        <w:tc>
          <w:tcPr>
            <w:tcW w:w="7026" w:type="dxa"/>
            <w:tcBorders>
              <w:bottom w:val="single" w:sz="8" w:space="0" w:color="4F81BD"/>
            </w:tcBorders>
          </w:tcPr>
          <w:p w14:paraId="6D20D1C2" w14:textId="397C7739" w:rsidR="001577C9" w:rsidRPr="003E6844" w:rsidRDefault="00BC19F6" w:rsidP="00865233">
            <w:pPr>
              <w:pStyle w:val="TableParagraph"/>
              <w:tabs>
                <w:tab w:val="left" w:pos="2630"/>
              </w:tabs>
              <w:spacing w:before="56"/>
              <w:ind w:left="98"/>
              <w:rPr>
                <w:rFonts w:asciiTheme="minorHAnsi" w:hAnsiTheme="minorHAnsi" w:cstheme="minorHAnsi"/>
                <w:color w:val="000000" w:themeColor="text1"/>
              </w:rPr>
            </w:pPr>
            <w:r w:rsidRPr="00BC19F6">
              <w:rPr>
                <w:rFonts w:asciiTheme="minorHAnsi" w:hAnsiTheme="minorHAnsi" w:cstheme="minorHAnsi"/>
                <w:color w:val="000000" w:themeColor="text1"/>
              </w:rPr>
              <w:t>https://www.virtualbox.org/wiki/Downloads</w:t>
            </w:r>
          </w:p>
        </w:tc>
      </w:tr>
      <w:tr w:rsidR="00BC19F6" w:rsidRPr="007925AD" w14:paraId="55588059" w14:textId="77777777" w:rsidTr="00F4451C">
        <w:trPr>
          <w:trHeight w:hRule="exact" w:val="443"/>
        </w:trPr>
        <w:tc>
          <w:tcPr>
            <w:tcW w:w="3333" w:type="dxa"/>
            <w:shd w:val="clear" w:color="auto" w:fill="C9DCE9" w:themeFill="accent1" w:themeFillTint="33"/>
          </w:tcPr>
          <w:p w14:paraId="0B8C3D3E" w14:textId="5802F9F8" w:rsidR="001577C9" w:rsidRPr="003E6844" w:rsidRDefault="00BC19F6" w:rsidP="00865233">
            <w:pPr>
              <w:rPr>
                <w:rFonts w:cstheme="minorHAnsi"/>
                <w:b/>
              </w:rPr>
            </w:pPr>
            <w:proofErr w:type="spellStart"/>
            <w:r w:rsidRPr="00BC19F6">
              <w:rPr>
                <w:rFonts w:cstheme="minorHAnsi"/>
                <w:b/>
              </w:rPr>
              <w:t>Minikube</w:t>
            </w:r>
            <w:proofErr w:type="spellEnd"/>
          </w:p>
        </w:tc>
        <w:tc>
          <w:tcPr>
            <w:tcW w:w="7026" w:type="dxa"/>
            <w:shd w:val="clear" w:color="auto" w:fill="C9DCE9" w:themeFill="accent1" w:themeFillTint="33"/>
          </w:tcPr>
          <w:p w14:paraId="1E163769" w14:textId="1B901495" w:rsidR="001577C9" w:rsidRPr="003E6844" w:rsidRDefault="00BC19F6" w:rsidP="00865233">
            <w:pPr>
              <w:pStyle w:val="TableParagraph"/>
              <w:tabs>
                <w:tab w:val="left" w:pos="2630"/>
              </w:tabs>
              <w:spacing w:before="56"/>
              <w:ind w:left="98"/>
              <w:rPr>
                <w:rFonts w:asciiTheme="minorHAnsi" w:hAnsiTheme="minorHAnsi" w:cstheme="minorHAnsi"/>
                <w:color w:val="000000" w:themeColor="text1"/>
              </w:rPr>
            </w:pPr>
            <w:r w:rsidRPr="00BC19F6">
              <w:rPr>
                <w:rFonts w:asciiTheme="minorHAnsi" w:hAnsiTheme="minorHAnsi" w:cstheme="minorHAnsi"/>
                <w:color w:val="000000" w:themeColor="text1"/>
              </w:rPr>
              <w:t>https://kubernetes.io/docs/getting-started-guides/minikube/</w:t>
            </w:r>
          </w:p>
        </w:tc>
      </w:tr>
      <w:tr w:rsidR="00BC19F6" w:rsidRPr="007925AD" w14:paraId="25B36383" w14:textId="77777777" w:rsidTr="00F4451C">
        <w:trPr>
          <w:trHeight w:hRule="exact" w:val="425"/>
        </w:trPr>
        <w:tc>
          <w:tcPr>
            <w:tcW w:w="3333" w:type="dxa"/>
            <w:tcBorders>
              <w:bottom w:val="single" w:sz="8" w:space="0" w:color="4F81BD"/>
            </w:tcBorders>
          </w:tcPr>
          <w:p w14:paraId="3F40C1EE" w14:textId="4B03A954" w:rsidR="001577C9" w:rsidRPr="003E6844" w:rsidRDefault="00F4451C" w:rsidP="00865233">
            <w:pPr>
              <w:rPr>
                <w:rFonts w:cstheme="minorHAnsi"/>
                <w:b/>
              </w:rPr>
            </w:pPr>
            <w:r w:rsidRPr="00F4451C">
              <w:rPr>
                <w:rFonts w:cstheme="minorHAnsi"/>
                <w:b/>
              </w:rPr>
              <w:t>Docker Hub</w:t>
            </w:r>
          </w:p>
        </w:tc>
        <w:tc>
          <w:tcPr>
            <w:tcW w:w="7026" w:type="dxa"/>
            <w:tcBorders>
              <w:bottom w:val="single" w:sz="8" w:space="0" w:color="4F81BD"/>
            </w:tcBorders>
          </w:tcPr>
          <w:p w14:paraId="325C9B02" w14:textId="25896967" w:rsidR="001577C9" w:rsidRPr="003E6844" w:rsidRDefault="00F4451C" w:rsidP="00865233">
            <w:pPr>
              <w:pStyle w:val="TableParagraph"/>
              <w:spacing w:before="38" w:line="288" w:lineRule="auto"/>
              <w:ind w:left="103" w:right="246"/>
              <w:rPr>
                <w:rFonts w:asciiTheme="minorHAnsi" w:hAnsiTheme="minorHAnsi" w:cstheme="minorHAnsi"/>
                <w:color w:val="000000" w:themeColor="text1"/>
              </w:rPr>
            </w:pPr>
            <w:r w:rsidRPr="00F4451C">
              <w:rPr>
                <w:rFonts w:cstheme="minorHAnsi"/>
              </w:rPr>
              <w:t>https://hub.docker.com/</w:t>
            </w:r>
          </w:p>
        </w:tc>
      </w:tr>
    </w:tbl>
    <w:p w14:paraId="2AB1A6B4" w14:textId="77777777" w:rsidR="001577C9" w:rsidRDefault="001577C9" w:rsidP="001577C9">
      <w:pPr>
        <w:pStyle w:val="BodyText"/>
        <w:rPr>
          <w:rFonts w:ascii="Times New Roman"/>
          <w:b/>
          <w:sz w:val="20"/>
        </w:rPr>
      </w:pPr>
    </w:p>
    <w:p w14:paraId="7C55213A" w14:textId="77777777" w:rsidR="004937CA" w:rsidRDefault="004937CA">
      <w:pPr>
        <w:rPr>
          <w:rFonts w:eastAsia="Arial" w:cstheme="minorHAnsi"/>
          <w:szCs w:val="22"/>
        </w:rPr>
      </w:pPr>
      <w:r>
        <w:rPr>
          <w:rFonts w:cstheme="minorHAnsi"/>
        </w:rPr>
        <w:br w:type="page"/>
      </w:r>
    </w:p>
    <w:p w14:paraId="68E8A61A" w14:textId="42ECD208" w:rsidR="001577C9" w:rsidRDefault="0033257D" w:rsidP="004937CA">
      <w:pPr>
        <w:pStyle w:val="Heading1"/>
      </w:pPr>
      <w:bookmarkStart w:id="2" w:name="_Toc504996158"/>
      <w:r>
        <w:lastRenderedPageBreak/>
        <w:t>Section</w:t>
      </w:r>
      <w:r w:rsidR="004937CA">
        <w:t xml:space="preserve"> 1: </w:t>
      </w:r>
      <w:r w:rsidRPr="0033257D">
        <w:t>Pre-requisites</w:t>
      </w:r>
      <w:bookmarkEnd w:id="2"/>
    </w:p>
    <w:p w14:paraId="40393359" w14:textId="77777777" w:rsidR="004937CA" w:rsidRDefault="004937CA" w:rsidP="004937CA"/>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1613"/>
        <w:gridCol w:w="7096"/>
      </w:tblGrid>
      <w:tr w:rsidR="004937CA" w14:paraId="56FEAAFB" w14:textId="77777777" w:rsidTr="009947D2">
        <w:tc>
          <w:tcPr>
            <w:tcW w:w="1613" w:type="dxa"/>
            <w:tcBorders>
              <w:bottom w:val="single" w:sz="4" w:space="0" w:color="auto"/>
            </w:tcBorders>
            <w:shd w:val="clear" w:color="auto" w:fill="D9D9D9" w:themeFill="background1" w:themeFillShade="D9"/>
          </w:tcPr>
          <w:p w14:paraId="6D73B97E" w14:textId="77777777" w:rsidR="004937CA" w:rsidRPr="00C7412B" w:rsidRDefault="004937CA" w:rsidP="00865233">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08F3C7B4" w14:textId="4F44F6A0" w:rsidR="004937CA" w:rsidRDefault="00B361EF" w:rsidP="00B361EF">
            <w:pPr>
              <w:rPr>
                <w:rFonts w:cstheme="minorHAnsi"/>
                <w:color w:val="000000" w:themeColor="text1"/>
                <w:w w:val="105"/>
              </w:rPr>
            </w:pPr>
            <w:r>
              <w:rPr>
                <w:rFonts w:cstheme="minorHAnsi"/>
                <w:color w:val="000000" w:themeColor="text1"/>
                <w:w w:val="105"/>
              </w:rPr>
              <w:t xml:space="preserve">This section </w:t>
            </w:r>
            <w:r w:rsidR="009947D2">
              <w:rPr>
                <w:rFonts w:cstheme="minorHAnsi"/>
                <w:color w:val="000000" w:themeColor="text1"/>
                <w:w w:val="105"/>
              </w:rPr>
              <w:t>introduces Docker editions, and installation types along with guidance on how to install Docker on its supported platforms.</w:t>
            </w:r>
          </w:p>
          <w:p w14:paraId="74DBBCD9" w14:textId="77777777" w:rsidR="009947D2" w:rsidRDefault="009947D2" w:rsidP="00B361EF">
            <w:pPr>
              <w:rPr>
                <w:rFonts w:cstheme="minorHAnsi"/>
                <w:color w:val="000000" w:themeColor="text1"/>
                <w:w w:val="105"/>
              </w:rPr>
            </w:pPr>
          </w:p>
          <w:p w14:paraId="60F84CA1" w14:textId="761B840A" w:rsidR="009947D2" w:rsidRPr="00C7412B" w:rsidRDefault="009947D2" w:rsidP="00B361EF">
            <w:pPr>
              <w:rPr>
                <w:rFonts w:cstheme="minorHAnsi"/>
                <w:color w:val="000000" w:themeColor="text1"/>
                <w:w w:val="105"/>
                <w:highlight w:val="red"/>
              </w:rPr>
            </w:pPr>
            <w:r>
              <w:rPr>
                <w:rFonts w:cstheme="minorHAnsi"/>
                <w:color w:val="000000" w:themeColor="text1"/>
                <w:w w:val="105"/>
              </w:rPr>
              <w:t>You will determine the version of Docker running on your laptop and then verify that Docker is running without issues.</w:t>
            </w:r>
          </w:p>
          <w:p w14:paraId="0B40FB8B" w14:textId="77777777" w:rsidR="00C7412B" w:rsidRPr="00C7412B" w:rsidRDefault="00C7412B" w:rsidP="00C7412B">
            <w:pPr>
              <w:ind w:left="360"/>
              <w:rPr>
                <w:rFonts w:cstheme="minorHAnsi"/>
                <w:color w:val="000000" w:themeColor="text1"/>
                <w:w w:val="105"/>
              </w:rPr>
            </w:pPr>
          </w:p>
        </w:tc>
      </w:tr>
      <w:tr w:rsidR="004937CA" w14:paraId="73A23605" w14:textId="77777777" w:rsidTr="009947D2">
        <w:trPr>
          <w:trHeight w:val="353"/>
        </w:trPr>
        <w:tc>
          <w:tcPr>
            <w:tcW w:w="1613" w:type="dxa"/>
            <w:tcBorders>
              <w:right w:val="nil"/>
            </w:tcBorders>
          </w:tcPr>
          <w:p w14:paraId="02F254D3" w14:textId="22C0FEB6" w:rsidR="004937CA" w:rsidRPr="00C7412B" w:rsidRDefault="004937CA" w:rsidP="00865233">
            <w:pPr>
              <w:rPr>
                <w:rFonts w:cstheme="minorHAnsi"/>
                <w:b/>
                <w:bCs/>
                <w:color w:val="4F81BD"/>
                <w:w w:val="105"/>
                <w:sz w:val="28"/>
                <w:szCs w:val="28"/>
              </w:rPr>
            </w:pPr>
          </w:p>
        </w:tc>
        <w:tc>
          <w:tcPr>
            <w:tcW w:w="7096" w:type="dxa"/>
            <w:tcBorders>
              <w:left w:val="nil"/>
            </w:tcBorders>
          </w:tcPr>
          <w:p w14:paraId="25ACDCE0" w14:textId="77777777" w:rsidR="004937CA" w:rsidRPr="00C7412B" w:rsidRDefault="004937CA" w:rsidP="00865233">
            <w:pPr>
              <w:rPr>
                <w:rFonts w:cstheme="minorHAnsi"/>
                <w:b/>
                <w:bCs/>
                <w:color w:val="4F81BD"/>
                <w:w w:val="105"/>
                <w:sz w:val="28"/>
                <w:szCs w:val="28"/>
              </w:rPr>
            </w:pPr>
          </w:p>
        </w:tc>
      </w:tr>
      <w:tr w:rsidR="004937CA" w14:paraId="20858434" w14:textId="77777777" w:rsidTr="009947D2">
        <w:tc>
          <w:tcPr>
            <w:tcW w:w="1613" w:type="dxa"/>
            <w:tcBorders>
              <w:bottom w:val="single" w:sz="4" w:space="0" w:color="auto"/>
            </w:tcBorders>
            <w:shd w:val="clear" w:color="auto" w:fill="D9D9D9" w:themeFill="background1" w:themeFillShade="D9"/>
          </w:tcPr>
          <w:p w14:paraId="30FF5AF3" w14:textId="77777777" w:rsidR="004937CA" w:rsidRPr="00C7412B" w:rsidRDefault="004937CA" w:rsidP="00865233">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6C38DA05" w14:textId="799C792E" w:rsidR="004937CA" w:rsidRDefault="00504E05" w:rsidP="00865233">
            <w:pPr>
              <w:rPr>
                <w:rFonts w:cstheme="minorHAnsi"/>
                <w:color w:val="000000" w:themeColor="text1"/>
                <w:w w:val="105"/>
              </w:rPr>
            </w:pPr>
            <w:r>
              <w:rPr>
                <w:rFonts w:cstheme="minorHAnsi"/>
                <w:color w:val="000000" w:themeColor="text1"/>
                <w:w w:val="105"/>
              </w:rPr>
              <w:t>Docker software for</w:t>
            </w:r>
            <w:r w:rsidR="004937CA" w:rsidRPr="00C7412B">
              <w:rPr>
                <w:rFonts w:cstheme="minorHAnsi"/>
                <w:color w:val="000000" w:themeColor="text1"/>
                <w:w w:val="105"/>
              </w:rPr>
              <w:t>:</w:t>
            </w:r>
          </w:p>
          <w:p w14:paraId="02E1D486" w14:textId="77777777" w:rsidR="006E49F5" w:rsidRDefault="006E49F5" w:rsidP="00865233">
            <w:pPr>
              <w:rPr>
                <w:rFonts w:cstheme="minorHAnsi"/>
                <w:color w:val="000000" w:themeColor="text1"/>
                <w:w w:val="105"/>
              </w:rPr>
            </w:pPr>
          </w:p>
          <w:p w14:paraId="7CA0FBB1" w14:textId="77777777" w:rsidR="00F22F3D" w:rsidRDefault="00F22F3D" w:rsidP="00A93869">
            <w:pPr>
              <w:pStyle w:val="ListParagraph"/>
              <w:numPr>
                <w:ilvl w:val="0"/>
                <w:numId w:val="13"/>
              </w:numPr>
              <w:rPr>
                <w:rFonts w:cstheme="minorHAnsi"/>
                <w:color w:val="000000" w:themeColor="text1"/>
                <w:w w:val="105"/>
              </w:rPr>
            </w:pPr>
            <w:r w:rsidRPr="00A93869">
              <w:rPr>
                <w:rFonts w:cstheme="minorHAnsi"/>
                <w:color w:val="000000" w:themeColor="text1"/>
                <w:w w:val="105"/>
              </w:rPr>
              <w:t>Discuss Docker Editions</w:t>
            </w:r>
          </w:p>
          <w:p w14:paraId="35852E67" w14:textId="77777777" w:rsidR="00A93869" w:rsidRDefault="00A93869" w:rsidP="00A93869">
            <w:pPr>
              <w:pStyle w:val="ListParagraph"/>
              <w:numPr>
                <w:ilvl w:val="0"/>
                <w:numId w:val="13"/>
              </w:numPr>
              <w:rPr>
                <w:rFonts w:cstheme="minorHAnsi"/>
                <w:color w:val="000000" w:themeColor="text1"/>
                <w:w w:val="105"/>
              </w:rPr>
            </w:pPr>
            <w:r>
              <w:rPr>
                <w:rFonts w:cstheme="minorHAnsi"/>
                <w:color w:val="000000" w:themeColor="text1"/>
                <w:w w:val="105"/>
              </w:rPr>
              <w:t>Review supported platforms</w:t>
            </w:r>
          </w:p>
          <w:p w14:paraId="5151F49E" w14:textId="49D8F538" w:rsidR="00A93869" w:rsidRDefault="00A93869" w:rsidP="00A93869">
            <w:pPr>
              <w:pStyle w:val="ListParagraph"/>
              <w:numPr>
                <w:ilvl w:val="0"/>
                <w:numId w:val="13"/>
              </w:numPr>
              <w:rPr>
                <w:rFonts w:cstheme="minorHAnsi"/>
                <w:color w:val="000000" w:themeColor="text1"/>
                <w:w w:val="105"/>
              </w:rPr>
            </w:pPr>
            <w:r>
              <w:rPr>
                <w:rFonts w:cstheme="minorHAnsi"/>
                <w:color w:val="000000" w:themeColor="text1"/>
                <w:w w:val="105"/>
              </w:rPr>
              <w:t xml:space="preserve">Gather information about Docker </w:t>
            </w:r>
            <w:r w:rsidR="00686211">
              <w:rPr>
                <w:rFonts w:cstheme="minorHAnsi"/>
                <w:color w:val="000000" w:themeColor="text1"/>
                <w:w w:val="105"/>
              </w:rPr>
              <w:t>installation</w:t>
            </w:r>
          </w:p>
          <w:p w14:paraId="42FF25AE" w14:textId="77777777" w:rsidR="003D655E" w:rsidRDefault="00686211" w:rsidP="00261E5E">
            <w:pPr>
              <w:pStyle w:val="ListParagraph"/>
              <w:numPr>
                <w:ilvl w:val="0"/>
                <w:numId w:val="13"/>
              </w:numPr>
              <w:rPr>
                <w:rFonts w:cstheme="minorHAnsi"/>
                <w:color w:val="000000" w:themeColor="text1"/>
                <w:w w:val="105"/>
              </w:rPr>
            </w:pPr>
            <w:r>
              <w:rPr>
                <w:rFonts w:cstheme="minorHAnsi"/>
                <w:color w:val="000000" w:themeColor="text1"/>
                <w:w w:val="105"/>
              </w:rPr>
              <w:t xml:space="preserve">Verify </w:t>
            </w:r>
            <w:r w:rsidR="00E851A0">
              <w:rPr>
                <w:rFonts w:cstheme="minorHAnsi"/>
                <w:color w:val="000000" w:themeColor="text1"/>
                <w:w w:val="105"/>
              </w:rPr>
              <w:t>Docker is running without issue</w:t>
            </w:r>
          </w:p>
          <w:p w14:paraId="36958113" w14:textId="5B46B79F" w:rsidR="00261E5E" w:rsidRPr="00261E5E" w:rsidRDefault="00261E5E" w:rsidP="00261E5E">
            <w:pPr>
              <w:pStyle w:val="ListParagraph"/>
              <w:rPr>
                <w:rFonts w:cstheme="minorHAnsi"/>
                <w:color w:val="000000" w:themeColor="text1"/>
                <w:w w:val="105"/>
              </w:rPr>
            </w:pPr>
          </w:p>
        </w:tc>
      </w:tr>
    </w:tbl>
    <w:p w14:paraId="36C73B16" w14:textId="1808D604" w:rsidR="00640557" w:rsidRDefault="00640557" w:rsidP="004937CA"/>
    <w:p w14:paraId="14328BFE" w14:textId="77777777" w:rsidR="00640557" w:rsidRDefault="00640557" w:rsidP="004937CA"/>
    <w:p w14:paraId="7231504F" w14:textId="77777777" w:rsidR="00640557" w:rsidRDefault="00640557">
      <w:pPr>
        <w:rPr>
          <w:highlight w:val="red"/>
        </w:rPr>
      </w:pPr>
      <w:r>
        <w:rPr>
          <w:highlight w:val="red"/>
        </w:rPr>
        <w:br w:type="page"/>
      </w:r>
    </w:p>
    <w:p w14:paraId="68E2DA03" w14:textId="58A8C7C4" w:rsidR="00640557" w:rsidRDefault="005D6371" w:rsidP="00640557">
      <w:pPr>
        <w:pStyle w:val="Heading2"/>
        <w:jc w:val="center"/>
      </w:pPr>
      <w:bookmarkStart w:id="3" w:name="_Toc504996159"/>
      <w:r>
        <w:lastRenderedPageBreak/>
        <w:t>Section 1</w:t>
      </w:r>
      <w:r w:rsidR="00640557">
        <w:t>: Lab Workflow Overview</w:t>
      </w:r>
      <w:bookmarkEnd w:id="3"/>
    </w:p>
    <w:p w14:paraId="61D293E8" w14:textId="77777777" w:rsidR="00474C65" w:rsidRDefault="00474C65" w:rsidP="00474C65"/>
    <w:p w14:paraId="66811DEB" w14:textId="77777777" w:rsidR="00474C65" w:rsidRDefault="00474C65" w:rsidP="00474C65">
      <w:r>
        <w:rPr>
          <w:noProof/>
        </w:rPr>
        <w:drawing>
          <wp:inline distT="0" distB="0" distL="0" distR="0" wp14:anchorId="59D16E41" wp14:editId="2BF68F66">
            <wp:extent cx="5126610" cy="2295144"/>
            <wp:effectExtent l="0" t="25400" r="17145" b="29210"/>
            <wp:docPr id="238" name="Diagram 238"/>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265BD21" w14:textId="77777777" w:rsidR="00C17558" w:rsidRDefault="00C17558" w:rsidP="00474C65"/>
    <w:p w14:paraId="14155F07" w14:textId="77777777" w:rsidR="00C17558" w:rsidRDefault="00C17558">
      <w:r>
        <w:br w:type="page"/>
      </w:r>
    </w:p>
    <w:p w14:paraId="12EB4054" w14:textId="6E89A8D2" w:rsidR="00C17558" w:rsidRDefault="005D6371" w:rsidP="00A31355">
      <w:pPr>
        <w:pStyle w:val="Heading2"/>
      </w:pPr>
      <w:bookmarkStart w:id="4" w:name="_Toc504996160"/>
      <w:r>
        <w:lastRenderedPageBreak/>
        <w:t>Section 1</w:t>
      </w:r>
      <w:r w:rsidR="00A31355">
        <w:t>: Lab Instructions</w:t>
      </w:r>
      <w:bookmarkEnd w:id="4"/>
    </w:p>
    <w:p w14:paraId="660F8425" w14:textId="77777777" w:rsidR="00A31355" w:rsidRDefault="00A31355" w:rsidP="00A31355"/>
    <w:tbl>
      <w:tblPr>
        <w:tblStyle w:val="TableGrid"/>
        <w:tblW w:w="5272" w:type="pct"/>
        <w:tblLook w:val="04A0" w:firstRow="1" w:lastRow="0" w:firstColumn="1" w:lastColumn="0" w:noHBand="0" w:noVBand="1"/>
      </w:tblPr>
      <w:tblGrid>
        <w:gridCol w:w="793"/>
        <w:gridCol w:w="9066"/>
      </w:tblGrid>
      <w:tr w:rsidR="00A31355" w:rsidRPr="00A31355" w14:paraId="1B62EDD3" w14:textId="77777777" w:rsidTr="00865233">
        <w:trPr>
          <w:trHeight w:val="566"/>
          <w:tblHeader/>
        </w:trPr>
        <w:tc>
          <w:tcPr>
            <w:tcW w:w="402" w:type="pct"/>
            <w:shd w:val="clear" w:color="auto" w:fill="D9D9D9" w:themeFill="background1" w:themeFillShade="D9"/>
          </w:tcPr>
          <w:p w14:paraId="7C4D7108" w14:textId="77777777" w:rsidR="00A31355" w:rsidRPr="00A31355" w:rsidRDefault="00A31355" w:rsidP="00865233">
            <w:pPr>
              <w:jc w:val="center"/>
              <w:rPr>
                <w:rFonts w:cstheme="minorHAnsi"/>
                <w:sz w:val="28"/>
                <w:szCs w:val="28"/>
              </w:rPr>
            </w:pPr>
            <w:r w:rsidRPr="00A31355">
              <w:rPr>
                <w:rFonts w:cstheme="minorHAnsi"/>
                <w:sz w:val="28"/>
                <w:szCs w:val="28"/>
              </w:rPr>
              <w:t>Step</w:t>
            </w:r>
          </w:p>
        </w:tc>
        <w:tc>
          <w:tcPr>
            <w:tcW w:w="4598" w:type="pct"/>
            <w:shd w:val="clear" w:color="auto" w:fill="D9D9D9" w:themeFill="background1" w:themeFillShade="D9"/>
          </w:tcPr>
          <w:p w14:paraId="41F627D5" w14:textId="77777777" w:rsidR="00A31355" w:rsidRPr="00A31355" w:rsidRDefault="00A31355" w:rsidP="00A31355">
            <w:pPr>
              <w:tabs>
                <w:tab w:val="left" w:pos="3870"/>
                <w:tab w:val="left" w:pos="4050"/>
              </w:tabs>
              <w:jc w:val="center"/>
              <w:rPr>
                <w:rFonts w:cstheme="minorHAnsi"/>
                <w:sz w:val="28"/>
                <w:szCs w:val="28"/>
              </w:rPr>
            </w:pPr>
            <w:r w:rsidRPr="00A31355">
              <w:rPr>
                <w:rFonts w:cstheme="minorHAnsi"/>
                <w:sz w:val="28"/>
                <w:szCs w:val="28"/>
              </w:rPr>
              <w:t>Action</w:t>
            </w:r>
          </w:p>
        </w:tc>
      </w:tr>
      <w:tr w:rsidR="009947D2" w:rsidRPr="00A31355" w14:paraId="21DDA2C2" w14:textId="77777777" w:rsidTr="00865233">
        <w:tc>
          <w:tcPr>
            <w:tcW w:w="402" w:type="pct"/>
          </w:tcPr>
          <w:p w14:paraId="10C1CDE4" w14:textId="4EB9A6FF" w:rsidR="009947D2" w:rsidRPr="00A31355" w:rsidRDefault="009947D2" w:rsidP="00865233">
            <w:pPr>
              <w:jc w:val="center"/>
              <w:rPr>
                <w:rFonts w:cstheme="minorHAnsi"/>
              </w:rPr>
            </w:pPr>
            <w:r>
              <w:rPr>
                <w:rFonts w:cstheme="minorHAnsi"/>
              </w:rPr>
              <w:t>1</w:t>
            </w:r>
          </w:p>
        </w:tc>
        <w:tc>
          <w:tcPr>
            <w:tcW w:w="4598" w:type="pct"/>
          </w:tcPr>
          <w:p w14:paraId="5B335E08" w14:textId="21224B15" w:rsidR="007F67D2" w:rsidRPr="0048586E" w:rsidRDefault="007F67D2" w:rsidP="007F67D2">
            <w:pPr>
              <w:rPr>
                <w:rFonts w:cstheme="minorHAnsi"/>
                <w:b/>
                <w:u w:val="single"/>
              </w:rPr>
            </w:pPr>
            <w:r>
              <w:rPr>
                <w:rFonts w:cstheme="minorHAnsi"/>
                <w:b/>
                <w:u w:val="single"/>
              </w:rPr>
              <w:t>Docker Editions</w:t>
            </w:r>
          </w:p>
          <w:p w14:paraId="5CAB3358" w14:textId="77777777" w:rsidR="007F67D2" w:rsidRPr="0048586E" w:rsidRDefault="007F67D2" w:rsidP="007F67D2">
            <w:pPr>
              <w:pStyle w:val="TableParagraph"/>
              <w:spacing w:before="8"/>
              <w:rPr>
                <w:rFonts w:asciiTheme="minorHAnsi" w:hAnsiTheme="minorHAnsi" w:cstheme="minorHAnsi"/>
                <w:b/>
                <w:szCs w:val="24"/>
              </w:rPr>
            </w:pPr>
          </w:p>
          <w:p w14:paraId="066AB6F8" w14:textId="3A922A90" w:rsidR="007F67D2" w:rsidRDefault="00AE4928" w:rsidP="00AE4928">
            <w:pPr>
              <w:pStyle w:val="ListParagraph"/>
              <w:numPr>
                <w:ilvl w:val="0"/>
                <w:numId w:val="15"/>
              </w:numPr>
              <w:rPr>
                <w:rFonts w:cstheme="minorHAnsi"/>
              </w:rPr>
            </w:pPr>
            <w:r>
              <w:rPr>
                <w:rFonts w:cstheme="minorHAnsi"/>
              </w:rPr>
              <w:t xml:space="preserve">Community Edition (CE) </w:t>
            </w:r>
          </w:p>
          <w:p w14:paraId="10FADF3A" w14:textId="1BBCECA4" w:rsidR="00AE4928" w:rsidRDefault="000F6C7D" w:rsidP="00AE4928">
            <w:pPr>
              <w:pStyle w:val="ListParagraph"/>
              <w:rPr>
                <w:rFonts w:cstheme="minorHAnsi"/>
              </w:rPr>
            </w:pPr>
            <w:r>
              <w:rPr>
                <w:rFonts w:cstheme="minorHAnsi"/>
              </w:rPr>
              <w:t>Free, quarterly release cadence</w:t>
            </w:r>
            <w:r w:rsidR="00463B5D">
              <w:rPr>
                <w:rFonts w:cstheme="minorHAnsi"/>
              </w:rPr>
              <w:t>, no premium support (community).</w:t>
            </w:r>
          </w:p>
          <w:p w14:paraId="39CF157D" w14:textId="56E0D080" w:rsidR="00463B5D" w:rsidRPr="001436F0" w:rsidRDefault="001436F0" w:rsidP="00AE4928">
            <w:pPr>
              <w:pStyle w:val="ListParagraph"/>
              <w:rPr>
                <w:rFonts w:cstheme="minorHAnsi"/>
                <w:b/>
              </w:rPr>
            </w:pPr>
            <w:r w:rsidRPr="001436F0">
              <w:rPr>
                <w:rFonts w:cstheme="minorHAnsi"/>
                <w:b/>
              </w:rPr>
              <w:t>This lab uses Docker CE</w:t>
            </w:r>
          </w:p>
          <w:p w14:paraId="147799E7" w14:textId="77777777" w:rsidR="00AE4928" w:rsidRDefault="00AE4928" w:rsidP="00AE4928">
            <w:pPr>
              <w:pStyle w:val="ListParagraph"/>
              <w:numPr>
                <w:ilvl w:val="0"/>
                <w:numId w:val="15"/>
              </w:numPr>
              <w:rPr>
                <w:rFonts w:cstheme="minorHAnsi"/>
              </w:rPr>
            </w:pPr>
            <w:r>
              <w:rPr>
                <w:rFonts w:cstheme="minorHAnsi"/>
              </w:rPr>
              <w:t>Enterprise Edition (EE)</w:t>
            </w:r>
          </w:p>
          <w:p w14:paraId="09AB951F" w14:textId="168478D7" w:rsidR="001436F0" w:rsidRDefault="001436F0" w:rsidP="001436F0">
            <w:pPr>
              <w:pStyle w:val="ListParagraph"/>
              <w:rPr>
                <w:rFonts w:cstheme="minorHAnsi"/>
              </w:rPr>
            </w:pPr>
            <w:r>
              <w:rPr>
                <w:rFonts w:cstheme="minorHAnsi"/>
              </w:rPr>
              <w:t xml:space="preserve">Not free, quarterly </w:t>
            </w:r>
            <w:r w:rsidR="004C3EAF">
              <w:rPr>
                <w:rFonts w:cstheme="minorHAnsi"/>
              </w:rPr>
              <w:t>release cadence, premium support available</w:t>
            </w:r>
          </w:p>
          <w:p w14:paraId="76D546B3" w14:textId="5CD373D5" w:rsidR="004C3EAF" w:rsidRDefault="004C3EAF" w:rsidP="001436F0">
            <w:pPr>
              <w:pStyle w:val="ListParagraph"/>
              <w:rPr>
                <w:rFonts w:cstheme="minorHAnsi"/>
              </w:rPr>
            </w:pPr>
            <w:r>
              <w:rPr>
                <w:rFonts w:cstheme="minorHAnsi"/>
              </w:rPr>
              <w:t>Certified on specific platforms</w:t>
            </w:r>
          </w:p>
          <w:p w14:paraId="370FA47F" w14:textId="5275016B" w:rsidR="004C3EAF" w:rsidRDefault="004C3EAF" w:rsidP="001436F0">
            <w:pPr>
              <w:pStyle w:val="ListParagraph"/>
              <w:rPr>
                <w:rFonts w:cstheme="minorHAnsi"/>
              </w:rPr>
            </w:pPr>
            <w:r>
              <w:rPr>
                <w:rFonts w:cstheme="minorHAnsi"/>
              </w:rPr>
              <w:t>Extra products</w:t>
            </w:r>
          </w:p>
          <w:p w14:paraId="0542CCF9" w14:textId="70ECBBF5" w:rsidR="00AE4928" w:rsidRDefault="004C3EAF" w:rsidP="00AE4928">
            <w:pPr>
              <w:pStyle w:val="ListParagraph"/>
              <w:numPr>
                <w:ilvl w:val="0"/>
                <w:numId w:val="15"/>
              </w:numPr>
              <w:rPr>
                <w:rFonts w:cstheme="minorHAnsi"/>
              </w:rPr>
            </w:pPr>
            <w:r>
              <w:rPr>
                <w:rFonts w:cstheme="minorHAnsi"/>
              </w:rPr>
              <w:t>General Availability (GA)</w:t>
            </w:r>
            <w:r w:rsidR="00AE4928">
              <w:rPr>
                <w:rFonts w:cstheme="minorHAnsi"/>
              </w:rPr>
              <w:t xml:space="preserve"> vs Beta (Edge)</w:t>
            </w:r>
          </w:p>
          <w:p w14:paraId="6DC43A76" w14:textId="259C6DDC" w:rsidR="004C3EAF" w:rsidRDefault="004C3EAF" w:rsidP="004C3EAF">
            <w:pPr>
              <w:pStyle w:val="ListParagraph"/>
              <w:rPr>
                <w:rFonts w:cstheme="minorHAnsi"/>
              </w:rPr>
            </w:pPr>
            <w:r w:rsidRPr="004C3EAF">
              <w:rPr>
                <w:rFonts w:cstheme="minorHAnsi"/>
                <w:b/>
              </w:rPr>
              <w:t>GA</w:t>
            </w:r>
            <w:r>
              <w:rPr>
                <w:rFonts w:cstheme="minorHAnsi"/>
              </w:rPr>
              <w:t xml:space="preserve"> is the stable production ready release of Docker; quarterly cadence for CE and EE</w:t>
            </w:r>
          </w:p>
          <w:p w14:paraId="7D2F68E2" w14:textId="53E2F2ED" w:rsidR="004C3EAF" w:rsidRPr="00AE4928" w:rsidRDefault="004C3EAF" w:rsidP="004C3EAF">
            <w:pPr>
              <w:pStyle w:val="ListParagraph"/>
              <w:rPr>
                <w:rFonts w:cstheme="minorHAnsi"/>
              </w:rPr>
            </w:pPr>
            <w:r w:rsidRPr="004C3EAF">
              <w:rPr>
                <w:rFonts w:cstheme="minorHAnsi"/>
                <w:b/>
              </w:rPr>
              <w:t>Edge</w:t>
            </w:r>
            <w:r>
              <w:rPr>
                <w:rFonts w:cstheme="minorHAnsi"/>
              </w:rPr>
              <w:t xml:space="preserve"> is the monthly beta release, gets new functionality first. Each edge release is supported for the month, once new edge release is released prior edge cannot get support.  Aggregate edge functionally changes roll up into EE GA release quarterly.</w:t>
            </w:r>
          </w:p>
          <w:p w14:paraId="76046683" w14:textId="77777777" w:rsidR="009947D2" w:rsidRPr="0048586E" w:rsidRDefault="009947D2" w:rsidP="00865233">
            <w:pPr>
              <w:rPr>
                <w:rFonts w:cstheme="minorHAnsi"/>
                <w:b/>
                <w:u w:val="single"/>
              </w:rPr>
            </w:pPr>
          </w:p>
        </w:tc>
      </w:tr>
      <w:tr w:rsidR="004C3EAF" w:rsidRPr="00A31355" w14:paraId="051A1900" w14:textId="77777777" w:rsidTr="00865233">
        <w:tc>
          <w:tcPr>
            <w:tcW w:w="402" w:type="pct"/>
          </w:tcPr>
          <w:p w14:paraId="6AA27963" w14:textId="553DD8F6" w:rsidR="004C3EAF" w:rsidRPr="00A31355" w:rsidRDefault="004C3EAF" w:rsidP="00865233">
            <w:pPr>
              <w:jc w:val="center"/>
              <w:rPr>
                <w:rFonts w:cstheme="minorHAnsi"/>
              </w:rPr>
            </w:pPr>
            <w:r>
              <w:rPr>
                <w:rFonts w:cstheme="minorHAnsi"/>
              </w:rPr>
              <w:t>2</w:t>
            </w:r>
          </w:p>
        </w:tc>
        <w:tc>
          <w:tcPr>
            <w:tcW w:w="4598" w:type="pct"/>
          </w:tcPr>
          <w:p w14:paraId="40B9258A" w14:textId="77777777" w:rsidR="004C3EAF" w:rsidRDefault="004C3EAF" w:rsidP="00865233">
            <w:pPr>
              <w:rPr>
                <w:rFonts w:cstheme="minorHAnsi"/>
                <w:b/>
                <w:u w:val="single"/>
              </w:rPr>
            </w:pPr>
            <w:r>
              <w:rPr>
                <w:rFonts w:cstheme="minorHAnsi"/>
                <w:b/>
                <w:u w:val="single"/>
              </w:rPr>
              <w:t>Installation Types</w:t>
            </w:r>
          </w:p>
          <w:p w14:paraId="0F246298" w14:textId="77777777" w:rsidR="004C3EAF" w:rsidRDefault="004C3EAF" w:rsidP="00865233">
            <w:pPr>
              <w:rPr>
                <w:rFonts w:cstheme="minorHAnsi"/>
                <w:b/>
                <w:u w:val="single"/>
              </w:rPr>
            </w:pPr>
          </w:p>
          <w:p w14:paraId="31D8C03D" w14:textId="77777777" w:rsidR="004C3EAF" w:rsidRPr="005D5EC7" w:rsidRDefault="00E77E7B" w:rsidP="004C3EAF">
            <w:pPr>
              <w:pStyle w:val="ListParagraph"/>
              <w:numPr>
                <w:ilvl w:val="0"/>
                <w:numId w:val="15"/>
              </w:numPr>
              <w:rPr>
                <w:rFonts w:cstheme="minorHAnsi"/>
                <w:b/>
              </w:rPr>
            </w:pPr>
            <w:r w:rsidRPr="005D5EC7">
              <w:rPr>
                <w:rFonts w:cstheme="minorHAnsi"/>
                <w:b/>
              </w:rPr>
              <w:t>Direct</w:t>
            </w:r>
          </w:p>
          <w:p w14:paraId="1CB67B40" w14:textId="74D5D5F9" w:rsidR="003B4D18" w:rsidRPr="003B4D18" w:rsidRDefault="003B4D18" w:rsidP="003B4D18">
            <w:pPr>
              <w:pStyle w:val="ListParagraph"/>
              <w:rPr>
                <w:rFonts w:cstheme="minorHAnsi"/>
              </w:rPr>
            </w:pPr>
            <w:r>
              <w:rPr>
                <w:rFonts w:cstheme="minorHAnsi"/>
              </w:rPr>
              <w:t xml:space="preserve">Direct installation on a supported operating system. E.g. Linux, </w:t>
            </w:r>
            <w:proofErr w:type="spellStart"/>
            <w:r>
              <w:rPr>
                <w:rFonts w:cstheme="minorHAnsi"/>
              </w:rPr>
              <w:t>RaspPI</w:t>
            </w:r>
            <w:proofErr w:type="spellEnd"/>
            <w:r>
              <w:rPr>
                <w:rFonts w:cstheme="minorHAnsi"/>
              </w:rPr>
              <w:t>, Mainframe, Windows Server 2016</w:t>
            </w:r>
          </w:p>
          <w:p w14:paraId="1E3F9C97" w14:textId="0577EEEA" w:rsidR="00E77E7B" w:rsidRPr="005D5EC7" w:rsidRDefault="00E77E7B" w:rsidP="004C3EAF">
            <w:pPr>
              <w:pStyle w:val="ListParagraph"/>
              <w:numPr>
                <w:ilvl w:val="0"/>
                <w:numId w:val="15"/>
              </w:numPr>
              <w:rPr>
                <w:rFonts w:cstheme="minorHAnsi"/>
                <w:b/>
              </w:rPr>
            </w:pPr>
            <w:r w:rsidRPr="005D5EC7">
              <w:rPr>
                <w:rFonts w:cstheme="minorHAnsi"/>
                <w:b/>
              </w:rPr>
              <w:t>Mac/Windows</w:t>
            </w:r>
            <w:r w:rsidR="00C71279" w:rsidRPr="005D5EC7">
              <w:rPr>
                <w:rFonts w:cstheme="minorHAnsi"/>
                <w:b/>
              </w:rPr>
              <w:t xml:space="preserve"> 10</w:t>
            </w:r>
          </w:p>
          <w:p w14:paraId="5C9F1AAC" w14:textId="2EB0CB41" w:rsidR="00C71279" w:rsidRPr="003B4D18" w:rsidRDefault="00C71279" w:rsidP="00C71279">
            <w:pPr>
              <w:pStyle w:val="ListParagraph"/>
              <w:rPr>
                <w:rFonts w:cstheme="minorHAnsi"/>
              </w:rPr>
            </w:pPr>
            <w:r>
              <w:rPr>
                <w:rFonts w:cstheme="minorHAnsi"/>
              </w:rPr>
              <w:t xml:space="preserve">Natively does not support “direct” installation of Docker.  Small VM </w:t>
            </w:r>
            <w:r w:rsidR="000D4110">
              <w:rPr>
                <w:rFonts w:cstheme="minorHAnsi"/>
              </w:rPr>
              <w:t xml:space="preserve">(transparent) </w:t>
            </w:r>
            <w:r>
              <w:rPr>
                <w:rFonts w:cstheme="minorHAnsi"/>
              </w:rPr>
              <w:t>is spun up to run the containers in.</w:t>
            </w:r>
          </w:p>
          <w:p w14:paraId="527EB8B6" w14:textId="77777777" w:rsidR="00E77E7B" w:rsidRPr="005D5EC7" w:rsidRDefault="00E77E7B" w:rsidP="004C3EAF">
            <w:pPr>
              <w:pStyle w:val="ListParagraph"/>
              <w:numPr>
                <w:ilvl w:val="0"/>
                <w:numId w:val="15"/>
              </w:numPr>
              <w:rPr>
                <w:rFonts w:cstheme="minorHAnsi"/>
                <w:b/>
              </w:rPr>
            </w:pPr>
            <w:r w:rsidRPr="005D5EC7">
              <w:rPr>
                <w:rFonts w:cstheme="minorHAnsi"/>
                <w:b/>
              </w:rPr>
              <w:t>Cloud</w:t>
            </w:r>
          </w:p>
          <w:p w14:paraId="4F725182" w14:textId="6FADBA58" w:rsidR="000D4110" w:rsidRDefault="000D4110" w:rsidP="000D4110">
            <w:pPr>
              <w:pStyle w:val="ListParagraph"/>
              <w:rPr>
                <w:rFonts w:cstheme="minorHAnsi"/>
              </w:rPr>
            </w:pPr>
            <w:r>
              <w:rPr>
                <w:rFonts w:cstheme="minorHAnsi"/>
              </w:rPr>
              <w:t>IBM Cloud, AWS, Azure, Google Cloud</w:t>
            </w:r>
          </w:p>
          <w:p w14:paraId="6BDCD80A" w14:textId="37B3723A" w:rsidR="003B4D18" w:rsidRDefault="000D4110" w:rsidP="00434A9D">
            <w:pPr>
              <w:pStyle w:val="ListParagraph"/>
              <w:rPr>
                <w:rFonts w:cstheme="minorHAnsi"/>
              </w:rPr>
            </w:pPr>
            <w:r>
              <w:rPr>
                <w:rFonts w:cstheme="minorHAnsi"/>
              </w:rPr>
              <w:t xml:space="preserve">Usually have proprietary features specific to </w:t>
            </w:r>
            <w:r w:rsidR="00D923EC">
              <w:rPr>
                <w:rFonts w:cstheme="minorHAnsi"/>
              </w:rPr>
              <w:t>cloud</w:t>
            </w:r>
          </w:p>
          <w:p w14:paraId="7617AB78" w14:textId="12D0B5D8" w:rsidR="00434A9D" w:rsidRPr="00434A9D" w:rsidRDefault="00434A9D" w:rsidP="00434A9D">
            <w:pPr>
              <w:pStyle w:val="ListParagraph"/>
              <w:rPr>
                <w:rFonts w:cstheme="minorHAnsi"/>
              </w:rPr>
            </w:pPr>
          </w:p>
        </w:tc>
      </w:tr>
      <w:tr w:rsidR="00434A9D" w:rsidRPr="00A31355" w14:paraId="4355F8F5" w14:textId="77777777" w:rsidTr="00865233">
        <w:tc>
          <w:tcPr>
            <w:tcW w:w="402" w:type="pct"/>
          </w:tcPr>
          <w:p w14:paraId="6070E237" w14:textId="543CAB64" w:rsidR="00434A9D" w:rsidRPr="00C40F51" w:rsidRDefault="00434A9D" w:rsidP="00865233">
            <w:pPr>
              <w:jc w:val="center"/>
              <w:rPr>
                <w:rFonts w:cstheme="minorHAnsi"/>
                <w:b/>
              </w:rPr>
            </w:pPr>
            <w:r w:rsidRPr="00C40F51">
              <w:rPr>
                <w:rFonts w:cstheme="minorHAnsi"/>
                <w:b/>
              </w:rPr>
              <w:t>3</w:t>
            </w:r>
          </w:p>
        </w:tc>
        <w:tc>
          <w:tcPr>
            <w:tcW w:w="4598" w:type="pct"/>
          </w:tcPr>
          <w:p w14:paraId="447F2BE1" w14:textId="229F496F" w:rsidR="00434A9D" w:rsidRPr="00C40F51" w:rsidRDefault="00C40F51" w:rsidP="00865233">
            <w:pPr>
              <w:rPr>
                <w:rFonts w:cstheme="minorHAnsi"/>
                <w:b/>
                <w:u w:val="single"/>
              </w:rPr>
            </w:pPr>
            <w:r w:rsidRPr="00C40F51">
              <w:rPr>
                <w:rFonts w:cstheme="minorHAnsi"/>
                <w:b/>
                <w:u w:val="single"/>
              </w:rPr>
              <w:t>Platform Installation</w:t>
            </w:r>
            <w:r w:rsidR="00AD1B51">
              <w:rPr>
                <w:rFonts w:cstheme="minorHAnsi"/>
                <w:b/>
                <w:u w:val="single"/>
              </w:rPr>
              <w:t>s</w:t>
            </w:r>
          </w:p>
          <w:p w14:paraId="7CEC2E45" w14:textId="7D2EFFAB" w:rsidR="00C40F51" w:rsidRPr="00C40F51" w:rsidRDefault="00C40F51" w:rsidP="00865233">
            <w:pPr>
              <w:rPr>
                <w:rFonts w:cstheme="minorHAnsi"/>
                <w:b/>
                <w:u w:val="single"/>
              </w:rPr>
            </w:pPr>
          </w:p>
          <w:p w14:paraId="48F50334" w14:textId="59F3B772" w:rsidR="00C40F51" w:rsidRPr="00082074" w:rsidRDefault="00C40F51" w:rsidP="00C40F51">
            <w:pPr>
              <w:pStyle w:val="ListParagraph"/>
              <w:numPr>
                <w:ilvl w:val="0"/>
                <w:numId w:val="15"/>
              </w:numPr>
              <w:rPr>
                <w:b/>
              </w:rPr>
            </w:pPr>
            <w:r w:rsidRPr="00082074">
              <w:rPr>
                <w:b/>
              </w:rPr>
              <w:t>Mac</w:t>
            </w:r>
          </w:p>
          <w:p w14:paraId="6401D6A8" w14:textId="36347E01" w:rsidR="00C40F51" w:rsidRPr="00082074" w:rsidRDefault="00C40F51" w:rsidP="00C40F51">
            <w:pPr>
              <w:shd w:val="clear" w:color="auto" w:fill="FFFFFF"/>
              <w:spacing w:after="300"/>
              <w:ind w:left="720"/>
              <w:rPr>
                <w:rFonts w:ascii="Arial" w:hAnsi="Arial" w:cs="Arial"/>
                <w:color w:val="29303B"/>
                <w:sz w:val="22"/>
                <w:szCs w:val="22"/>
              </w:rPr>
            </w:pPr>
            <w:r w:rsidRPr="00082074">
              <w:rPr>
                <w:rFonts w:ascii="Arial" w:hAnsi="Arial" w:cs="Arial"/>
                <w:color w:val="29303B"/>
                <w:sz w:val="22"/>
                <w:szCs w:val="22"/>
              </w:rPr>
              <w:t>Install </w:t>
            </w:r>
            <w:hyperlink r:id="rId18" w:tgtFrame="_blank" w:history="1">
              <w:r w:rsidRPr="00082074">
                <w:rPr>
                  <w:rFonts w:ascii="Arial" w:hAnsi="Arial" w:cs="Arial"/>
                  <w:color w:val="007791"/>
                  <w:sz w:val="22"/>
                  <w:szCs w:val="22"/>
                  <w:u w:val="single"/>
                </w:rPr>
                <w:t>Docker for Mac</w:t>
              </w:r>
            </w:hyperlink>
            <w:r w:rsidRPr="00082074">
              <w:rPr>
                <w:rFonts w:ascii="Arial" w:hAnsi="Arial" w:cs="Arial"/>
                <w:color w:val="29303B"/>
                <w:sz w:val="22"/>
                <w:szCs w:val="22"/>
              </w:rPr>
              <w:t xml:space="preserve">. For older Mac’s with less than OSX Yosemite </w:t>
            </w:r>
            <w:r w:rsidR="00D77E56" w:rsidRPr="00082074">
              <w:rPr>
                <w:rFonts w:ascii="Arial" w:hAnsi="Arial" w:cs="Arial"/>
                <w:color w:val="29303B"/>
                <w:sz w:val="22"/>
                <w:szCs w:val="22"/>
              </w:rPr>
              <w:t>10.10.3 install</w:t>
            </w:r>
            <w:r w:rsidRPr="00082074">
              <w:rPr>
                <w:rFonts w:ascii="Arial" w:hAnsi="Arial" w:cs="Arial"/>
                <w:color w:val="007791"/>
                <w:sz w:val="22"/>
                <w:szCs w:val="22"/>
                <w:u w:val="single"/>
              </w:rPr>
              <w:t xml:space="preserve"> the Docker Too</w:t>
            </w:r>
            <w:r w:rsidR="00082074">
              <w:rPr>
                <w:rFonts w:ascii="Arial" w:hAnsi="Arial" w:cs="Arial"/>
                <w:color w:val="007791"/>
                <w:sz w:val="22"/>
                <w:szCs w:val="22"/>
                <w:u w:val="single"/>
              </w:rPr>
              <w:t>lbox</w:t>
            </w:r>
          </w:p>
          <w:p w14:paraId="6F649DC1" w14:textId="77777777" w:rsidR="00C40F51" w:rsidRPr="00082074" w:rsidRDefault="00C40F51" w:rsidP="00C40F51">
            <w:pPr>
              <w:pStyle w:val="ListParagraph"/>
              <w:numPr>
                <w:ilvl w:val="0"/>
                <w:numId w:val="15"/>
              </w:numPr>
              <w:shd w:val="clear" w:color="auto" w:fill="FFFFFF"/>
              <w:spacing w:after="300"/>
              <w:rPr>
                <w:b/>
                <w:color w:val="29303B"/>
              </w:rPr>
            </w:pPr>
            <w:r w:rsidRPr="00082074">
              <w:rPr>
                <w:b/>
              </w:rPr>
              <w:t>Windows 10 Pro/Enterprise</w:t>
            </w:r>
          </w:p>
          <w:p w14:paraId="619001B5" w14:textId="0204D6AD" w:rsidR="00C40F51" w:rsidRPr="00082074" w:rsidRDefault="00C40F51" w:rsidP="00C40F51">
            <w:pPr>
              <w:pStyle w:val="ListParagraph"/>
              <w:shd w:val="clear" w:color="auto" w:fill="FFFFFF"/>
              <w:spacing w:after="300"/>
              <w:rPr>
                <w:color w:val="29303B"/>
              </w:rPr>
            </w:pPr>
            <w:r w:rsidRPr="00082074">
              <w:rPr>
                <w:color w:val="29303B"/>
                <w:sz w:val="24"/>
                <w:szCs w:val="24"/>
              </w:rPr>
              <w:t>Install</w:t>
            </w:r>
            <w:r w:rsidRPr="00082074">
              <w:rPr>
                <w:color w:val="29303B"/>
              </w:rPr>
              <w:t> </w:t>
            </w:r>
            <w:hyperlink r:id="rId19" w:tgtFrame="_blank" w:history="1">
              <w:r w:rsidRPr="00082074">
                <w:rPr>
                  <w:color w:val="007791"/>
                  <w:u w:val="single"/>
                </w:rPr>
                <w:t>"Docker for Windows" from the Docker Store</w:t>
              </w:r>
            </w:hyperlink>
          </w:p>
          <w:p w14:paraId="677D9D6B" w14:textId="77777777" w:rsidR="00C40F51" w:rsidRPr="00082074" w:rsidRDefault="00C40F51" w:rsidP="00C40F51">
            <w:pPr>
              <w:pStyle w:val="ListParagraph"/>
              <w:shd w:val="clear" w:color="auto" w:fill="FFFFFF"/>
              <w:spacing w:after="300"/>
              <w:rPr>
                <w:color w:val="29303B"/>
              </w:rPr>
            </w:pPr>
          </w:p>
          <w:p w14:paraId="4167FC63" w14:textId="367718F8" w:rsidR="00C40F51" w:rsidRPr="00082074" w:rsidRDefault="00C40F51" w:rsidP="00C40F51">
            <w:pPr>
              <w:pStyle w:val="ListParagraph"/>
              <w:numPr>
                <w:ilvl w:val="0"/>
                <w:numId w:val="15"/>
              </w:numPr>
              <w:rPr>
                <w:b/>
              </w:rPr>
            </w:pPr>
            <w:r w:rsidRPr="00082074">
              <w:rPr>
                <w:b/>
              </w:rPr>
              <w:t>Windows 7, 8, 10 Home</w:t>
            </w:r>
          </w:p>
          <w:p w14:paraId="02CB88F0" w14:textId="22C72F9D" w:rsidR="00C40F51" w:rsidRPr="00082074" w:rsidRDefault="00C40F51" w:rsidP="00C40F51">
            <w:pPr>
              <w:pStyle w:val="ListParagraph"/>
              <w:rPr>
                <w:color w:val="29303B"/>
              </w:rPr>
            </w:pPr>
            <w:r w:rsidRPr="00082074">
              <w:rPr>
                <w:color w:val="29303B"/>
              </w:rPr>
              <w:t>Install </w:t>
            </w:r>
            <w:hyperlink r:id="rId20" w:history="1">
              <w:r w:rsidRPr="00082074">
                <w:rPr>
                  <w:color w:val="007791"/>
                  <w:u w:val="single"/>
                </w:rPr>
                <w:t>Docker Toolbox</w:t>
              </w:r>
            </w:hyperlink>
            <w:r w:rsidRPr="00082074">
              <w:rPr>
                <w:color w:val="29303B"/>
              </w:rPr>
              <w:t>.  Lack of Hyper-V necessitates this type of installation</w:t>
            </w:r>
          </w:p>
          <w:p w14:paraId="6FABF733" w14:textId="77777777" w:rsidR="005E1908" w:rsidRPr="00C40F51" w:rsidRDefault="005E1908" w:rsidP="00C40F51">
            <w:pPr>
              <w:pStyle w:val="ListParagraph"/>
              <w:rPr>
                <w:rFonts w:asciiTheme="minorHAnsi" w:hAnsiTheme="minorHAnsi" w:cstheme="minorHAnsi"/>
              </w:rPr>
            </w:pPr>
          </w:p>
          <w:p w14:paraId="65A34333" w14:textId="54227526" w:rsidR="00C40F51" w:rsidRPr="00C40F51" w:rsidRDefault="00C40F51" w:rsidP="00865233">
            <w:pPr>
              <w:rPr>
                <w:rFonts w:cstheme="minorHAnsi"/>
                <w:b/>
                <w:u w:val="single"/>
              </w:rPr>
            </w:pPr>
          </w:p>
        </w:tc>
      </w:tr>
      <w:tr w:rsidR="00A31355" w:rsidRPr="00A31355" w14:paraId="61CE5E1C" w14:textId="77777777" w:rsidTr="00865233">
        <w:tc>
          <w:tcPr>
            <w:tcW w:w="402" w:type="pct"/>
          </w:tcPr>
          <w:p w14:paraId="3D4A6A28" w14:textId="327D2E6A" w:rsidR="00A31355" w:rsidRPr="00A31355" w:rsidRDefault="0079323F" w:rsidP="00865233">
            <w:pPr>
              <w:jc w:val="center"/>
              <w:rPr>
                <w:rFonts w:cstheme="minorHAnsi"/>
              </w:rPr>
            </w:pPr>
            <w:r>
              <w:rPr>
                <w:rFonts w:cstheme="minorHAnsi"/>
              </w:rPr>
              <w:lastRenderedPageBreak/>
              <w:t>4</w:t>
            </w:r>
          </w:p>
        </w:tc>
        <w:tc>
          <w:tcPr>
            <w:tcW w:w="4598" w:type="pct"/>
          </w:tcPr>
          <w:p w14:paraId="6AD74457" w14:textId="5B487A21" w:rsidR="00A31355" w:rsidRPr="0048586E" w:rsidRDefault="0048586E" w:rsidP="00865233">
            <w:pPr>
              <w:rPr>
                <w:rFonts w:cstheme="minorHAnsi"/>
                <w:b/>
                <w:u w:val="single"/>
              </w:rPr>
            </w:pPr>
            <w:r w:rsidRPr="0048586E">
              <w:rPr>
                <w:rFonts w:cstheme="minorHAnsi"/>
                <w:b/>
                <w:u w:val="single"/>
              </w:rPr>
              <w:t>Determine Docker Version</w:t>
            </w:r>
          </w:p>
          <w:p w14:paraId="5F65A634" w14:textId="77777777" w:rsidR="00A31355" w:rsidRPr="0048586E" w:rsidRDefault="00A31355" w:rsidP="00865233">
            <w:pPr>
              <w:pStyle w:val="TableParagraph"/>
              <w:spacing w:before="8"/>
              <w:rPr>
                <w:rFonts w:asciiTheme="minorHAnsi" w:hAnsiTheme="minorHAnsi" w:cstheme="minorHAnsi"/>
                <w:b/>
                <w:szCs w:val="24"/>
              </w:rPr>
            </w:pPr>
          </w:p>
          <w:p w14:paraId="59A6089C" w14:textId="42BC781F" w:rsidR="00A31355" w:rsidRPr="0048586E" w:rsidRDefault="0048586E" w:rsidP="00A31355">
            <w:pPr>
              <w:pStyle w:val="ListParagraph"/>
              <w:numPr>
                <w:ilvl w:val="0"/>
                <w:numId w:val="3"/>
              </w:numPr>
              <w:rPr>
                <w:rFonts w:asciiTheme="minorHAnsi" w:hAnsiTheme="minorHAnsi" w:cstheme="minorHAnsi"/>
                <w:sz w:val="24"/>
                <w:szCs w:val="24"/>
              </w:rPr>
            </w:pPr>
            <w:r w:rsidRPr="0048586E">
              <w:rPr>
                <w:rFonts w:asciiTheme="minorHAnsi" w:hAnsiTheme="minorHAnsi" w:cstheme="minorHAnsi"/>
                <w:sz w:val="24"/>
                <w:szCs w:val="24"/>
              </w:rPr>
              <w:t>Open terminal (MAC)</w:t>
            </w:r>
            <w:r w:rsidR="00635BB7">
              <w:rPr>
                <w:rFonts w:asciiTheme="minorHAnsi" w:hAnsiTheme="minorHAnsi" w:cstheme="minorHAnsi"/>
                <w:sz w:val="24"/>
                <w:szCs w:val="24"/>
              </w:rPr>
              <w:t xml:space="preserve">, </w:t>
            </w:r>
            <w:r w:rsidRPr="0048586E">
              <w:rPr>
                <w:rFonts w:asciiTheme="minorHAnsi" w:hAnsiTheme="minorHAnsi" w:cstheme="minorHAnsi"/>
                <w:sz w:val="24"/>
                <w:szCs w:val="24"/>
              </w:rPr>
              <w:t>Shell (Windows)</w:t>
            </w:r>
            <w:r w:rsidR="00635BB7">
              <w:rPr>
                <w:rFonts w:asciiTheme="minorHAnsi" w:hAnsiTheme="minorHAnsi" w:cstheme="minorHAnsi"/>
                <w:sz w:val="24"/>
                <w:szCs w:val="24"/>
              </w:rPr>
              <w:t xml:space="preserve">, or </w:t>
            </w:r>
            <w:proofErr w:type="spellStart"/>
            <w:r w:rsidR="00635BB7">
              <w:rPr>
                <w:rFonts w:asciiTheme="minorHAnsi" w:hAnsiTheme="minorHAnsi" w:cstheme="minorHAnsi"/>
                <w:sz w:val="24"/>
                <w:szCs w:val="24"/>
              </w:rPr>
              <w:t>Quickstart</w:t>
            </w:r>
            <w:proofErr w:type="spellEnd"/>
            <w:r w:rsidR="00635BB7">
              <w:rPr>
                <w:rFonts w:asciiTheme="minorHAnsi" w:hAnsiTheme="minorHAnsi" w:cstheme="minorHAnsi"/>
                <w:sz w:val="24"/>
                <w:szCs w:val="24"/>
              </w:rPr>
              <w:t xml:space="preserve"> Terminal (Docker Toolbox)</w:t>
            </w:r>
            <w:r w:rsidR="007E39AE">
              <w:rPr>
                <w:rFonts w:asciiTheme="minorHAnsi" w:hAnsiTheme="minorHAnsi" w:cstheme="minorHAnsi"/>
                <w:sz w:val="24"/>
                <w:szCs w:val="24"/>
              </w:rPr>
              <w:t xml:space="preserve"> then type:</w:t>
            </w:r>
          </w:p>
          <w:p w14:paraId="51A51BD7" w14:textId="029B160E" w:rsidR="00A31355" w:rsidRPr="0048586E" w:rsidRDefault="0048586E" w:rsidP="004858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version</w:t>
            </w:r>
          </w:p>
          <w:p w14:paraId="4629F8C6" w14:textId="0AEDCA35" w:rsidR="00A31355" w:rsidRDefault="00A31355" w:rsidP="007E39AE">
            <w:pPr>
              <w:pStyle w:val="ListParagraph"/>
              <w:ind w:left="823"/>
              <w:rPr>
                <w:rFonts w:asciiTheme="minorHAnsi" w:hAnsiTheme="minorHAnsi" w:cstheme="minorHAnsi"/>
                <w:sz w:val="24"/>
                <w:szCs w:val="24"/>
              </w:rPr>
            </w:pPr>
          </w:p>
          <w:p w14:paraId="5F730A40" w14:textId="66FD5288" w:rsidR="007E39AE" w:rsidRDefault="007E39AE" w:rsidP="009A1B6A">
            <w:pPr>
              <w:pStyle w:val="ListParagraph"/>
              <w:ind w:left="-92"/>
              <w:jc w:val="center"/>
              <w:rPr>
                <w:rFonts w:asciiTheme="minorHAnsi" w:hAnsiTheme="minorHAnsi" w:cstheme="minorHAnsi"/>
                <w:sz w:val="24"/>
                <w:szCs w:val="24"/>
              </w:rPr>
            </w:pPr>
            <w:r w:rsidRPr="007E39AE">
              <w:rPr>
                <w:rFonts w:asciiTheme="minorHAnsi" w:hAnsiTheme="minorHAnsi" w:cstheme="minorHAnsi"/>
                <w:noProof/>
                <w:sz w:val="24"/>
                <w:szCs w:val="24"/>
              </w:rPr>
              <w:drawing>
                <wp:inline distT="0" distB="0" distL="0" distR="0" wp14:anchorId="226102EA" wp14:editId="72228BE5">
                  <wp:extent cx="4442565" cy="3596362"/>
                  <wp:effectExtent l="0" t="0" r="254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326" cy="3635835"/>
                          </a:xfrm>
                          <a:prstGeom prst="rect">
                            <a:avLst/>
                          </a:prstGeom>
                        </pic:spPr>
                      </pic:pic>
                    </a:graphicData>
                  </a:graphic>
                </wp:inline>
              </w:drawing>
            </w:r>
          </w:p>
          <w:p w14:paraId="1F54119C" w14:textId="77777777" w:rsidR="004B7126" w:rsidRDefault="004B7126" w:rsidP="009A1B6A">
            <w:pPr>
              <w:pStyle w:val="ListParagraph"/>
              <w:ind w:left="-92"/>
              <w:jc w:val="center"/>
              <w:rPr>
                <w:rFonts w:asciiTheme="minorHAnsi" w:hAnsiTheme="minorHAnsi" w:cstheme="minorHAnsi"/>
                <w:sz w:val="24"/>
                <w:szCs w:val="24"/>
              </w:rPr>
            </w:pPr>
          </w:p>
          <w:p w14:paraId="7F631B10" w14:textId="6CD540D6" w:rsidR="007E39AE" w:rsidRPr="0048586E" w:rsidRDefault="007E39AE"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You output should be similar.</w:t>
            </w:r>
          </w:p>
          <w:p w14:paraId="53398C76" w14:textId="77777777" w:rsidR="00A31355" w:rsidRPr="0048586E" w:rsidRDefault="00A31355" w:rsidP="00A31355">
            <w:pPr>
              <w:pStyle w:val="TableParagraph"/>
              <w:tabs>
                <w:tab w:val="left" w:pos="824"/>
              </w:tabs>
              <w:spacing w:before="15"/>
              <w:ind w:left="823"/>
              <w:rPr>
                <w:rFonts w:asciiTheme="minorHAnsi" w:hAnsiTheme="minorHAnsi" w:cstheme="minorHAnsi"/>
              </w:rPr>
            </w:pPr>
          </w:p>
        </w:tc>
      </w:tr>
      <w:tr w:rsidR="00A31355" w:rsidRPr="00A31355" w14:paraId="23CEE270" w14:textId="77777777" w:rsidTr="00865233">
        <w:trPr>
          <w:trHeight w:val="20"/>
        </w:trPr>
        <w:tc>
          <w:tcPr>
            <w:tcW w:w="402" w:type="pct"/>
          </w:tcPr>
          <w:p w14:paraId="44FD50CE" w14:textId="18C01CDF" w:rsidR="00A31355" w:rsidRPr="00A31355" w:rsidRDefault="0079323F" w:rsidP="00865233">
            <w:pPr>
              <w:jc w:val="center"/>
              <w:rPr>
                <w:rFonts w:cstheme="minorHAnsi"/>
              </w:rPr>
            </w:pPr>
            <w:r>
              <w:rPr>
                <w:rFonts w:cstheme="minorHAnsi"/>
              </w:rPr>
              <w:t>5</w:t>
            </w:r>
          </w:p>
        </w:tc>
        <w:tc>
          <w:tcPr>
            <w:tcW w:w="4598" w:type="pct"/>
          </w:tcPr>
          <w:p w14:paraId="4511D99C" w14:textId="25520909" w:rsidR="00A31355" w:rsidRPr="008A1799" w:rsidRDefault="008A1799" w:rsidP="00A31355">
            <w:pPr>
              <w:rPr>
                <w:rFonts w:cstheme="minorHAnsi"/>
                <w:b/>
                <w:u w:val="single"/>
              </w:rPr>
            </w:pPr>
            <w:r w:rsidRPr="008A1799">
              <w:rPr>
                <w:rFonts w:cstheme="minorHAnsi"/>
                <w:b/>
                <w:u w:val="single"/>
              </w:rPr>
              <w:t>Verify Docker Installation</w:t>
            </w:r>
          </w:p>
          <w:p w14:paraId="58D6094A" w14:textId="77777777" w:rsidR="00A31355" w:rsidRPr="008A1799" w:rsidRDefault="00A31355" w:rsidP="00A31355">
            <w:pPr>
              <w:rPr>
                <w:rFonts w:cstheme="minorHAnsi"/>
                <w:b/>
                <w:u w:val="single"/>
              </w:rPr>
            </w:pPr>
          </w:p>
          <w:p w14:paraId="262F50FF" w14:textId="1E724C03" w:rsidR="00A31355" w:rsidRPr="008A1799" w:rsidRDefault="008A1799" w:rsidP="00A31355">
            <w:pPr>
              <w:pStyle w:val="ListParagraph"/>
              <w:numPr>
                <w:ilvl w:val="0"/>
                <w:numId w:val="8"/>
              </w:numPr>
              <w:rPr>
                <w:rFonts w:asciiTheme="minorHAnsi" w:hAnsiTheme="minorHAnsi" w:cstheme="minorHAnsi"/>
                <w:sz w:val="24"/>
                <w:szCs w:val="24"/>
              </w:rPr>
            </w:pPr>
            <w:r w:rsidRPr="008A1799">
              <w:rPr>
                <w:rFonts w:asciiTheme="minorHAnsi" w:hAnsiTheme="minorHAnsi" w:cstheme="minorHAnsi"/>
                <w:sz w:val="24"/>
                <w:szCs w:val="24"/>
              </w:rPr>
              <w:t>Run test Docker container</w:t>
            </w:r>
          </w:p>
          <w:p w14:paraId="00431CCF" w14:textId="62CB4ACD" w:rsidR="00A31355" w:rsidRDefault="008A1799" w:rsidP="008A1799">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run hello-world</w:t>
            </w:r>
          </w:p>
          <w:p w14:paraId="449361C8" w14:textId="77777777" w:rsidR="00B205CA" w:rsidRDefault="00B205CA" w:rsidP="008A1799">
            <w:pPr>
              <w:pStyle w:val="ListParagraph"/>
              <w:ind w:left="823"/>
              <w:rPr>
                <w:rFonts w:asciiTheme="minorHAnsi" w:hAnsiTheme="minorHAnsi" w:cstheme="minorHAnsi"/>
                <w:sz w:val="24"/>
                <w:szCs w:val="24"/>
              </w:rPr>
            </w:pPr>
          </w:p>
          <w:p w14:paraId="651B139D" w14:textId="77777777" w:rsidR="00B205CA" w:rsidRDefault="00B205CA" w:rsidP="008A1799">
            <w:pPr>
              <w:pStyle w:val="ListParagraph"/>
              <w:ind w:left="823"/>
              <w:rPr>
                <w:rFonts w:asciiTheme="minorHAnsi" w:hAnsiTheme="minorHAnsi" w:cstheme="minorHAnsi"/>
                <w:sz w:val="24"/>
                <w:szCs w:val="24"/>
              </w:rPr>
            </w:pPr>
          </w:p>
          <w:p w14:paraId="5ACC65B2" w14:textId="77777777" w:rsidR="00B205CA" w:rsidRDefault="00B205CA" w:rsidP="008A1799">
            <w:pPr>
              <w:pStyle w:val="ListParagraph"/>
              <w:ind w:left="823"/>
              <w:rPr>
                <w:rFonts w:asciiTheme="minorHAnsi" w:hAnsiTheme="minorHAnsi" w:cstheme="minorHAnsi"/>
                <w:sz w:val="24"/>
                <w:szCs w:val="24"/>
              </w:rPr>
            </w:pPr>
          </w:p>
          <w:p w14:paraId="6E663A93" w14:textId="77777777" w:rsidR="00B205CA" w:rsidRDefault="00B205CA" w:rsidP="008A1799">
            <w:pPr>
              <w:pStyle w:val="ListParagraph"/>
              <w:ind w:left="823"/>
              <w:rPr>
                <w:rFonts w:asciiTheme="minorHAnsi" w:hAnsiTheme="minorHAnsi" w:cstheme="minorHAnsi"/>
                <w:sz w:val="24"/>
                <w:szCs w:val="24"/>
              </w:rPr>
            </w:pPr>
          </w:p>
          <w:p w14:paraId="62E1FC3B" w14:textId="77777777" w:rsidR="00B205CA" w:rsidRDefault="00B205CA" w:rsidP="008A1799">
            <w:pPr>
              <w:pStyle w:val="ListParagraph"/>
              <w:ind w:left="823"/>
              <w:rPr>
                <w:rFonts w:asciiTheme="minorHAnsi" w:hAnsiTheme="minorHAnsi" w:cstheme="minorHAnsi"/>
                <w:sz w:val="24"/>
                <w:szCs w:val="24"/>
              </w:rPr>
            </w:pPr>
          </w:p>
          <w:p w14:paraId="129653C1" w14:textId="77777777" w:rsidR="00B205CA" w:rsidRDefault="00B205CA" w:rsidP="008A1799">
            <w:pPr>
              <w:pStyle w:val="ListParagraph"/>
              <w:ind w:left="823"/>
              <w:rPr>
                <w:rFonts w:asciiTheme="minorHAnsi" w:hAnsiTheme="minorHAnsi" w:cstheme="minorHAnsi"/>
                <w:sz w:val="24"/>
                <w:szCs w:val="24"/>
              </w:rPr>
            </w:pPr>
          </w:p>
          <w:p w14:paraId="2C17D14E" w14:textId="77777777" w:rsidR="00B205CA" w:rsidRDefault="00B205CA" w:rsidP="008A1799">
            <w:pPr>
              <w:pStyle w:val="ListParagraph"/>
              <w:ind w:left="823"/>
              <w:rPr>
                <w:rFonts w:asciiTheme="minorHAnsi" w:hAnsiTheme="minorHAnsi" w:cstheme="minorHAnsi"/>
                <w:sz w:val="24"/>
                <w:szCs w:val="24"/>
              </w:rPr>
            </w:pPr>
          </w:p>
          <w:p w14:paraId="28C56E09" w14:textId="77777777" w:rsidR="00B205CA" w:rsidRDefault="00B205CA" w:rsidP="008A1799">
            <w:pPr>
              <w:pStyle w:val="ListParagraph"/>
              <w:ind w:left="823"/>
              <w:rPr>
                <w:rFonts w:asciiTheme="minorHAnsi" w:hAnsiTheme="minorHAnsi" w:cstheme="minorHAnsi"/>
                <w:sz w:val="24"/>
                <w:szCs w:val="24"/>
              </w:rPr>
            </w:pPr>
          </w:p>
          <w:p w14:paraId="391B1ACC" w14:textId="77777777" w:rsidR="00B205CA" w:rsidRPr="008A1799" w:rsidRDefault="00B205CA" w:rsidP="008A1799">
            <w:pPr>
              <w:pStyle w:val="ListParagraph"/>
              <w:ind w:left="823"/>
              <w:rPr>
                <w:rFonts w:asciiTheme="minorHAnsi" w:hAnsiTheme="minorHAnsi" w:cstheme="minorHAnsi"/>
                <w:sz w:val="24"/>
                <w:szCs w:val="24"/>
              </w:rPr>
            </w:pPr>
          </w:p>
          <w:p w14:paraId="29B4E055" w14:textId="1E0E1941" w:rsidR="00A31355" w:rsidRDefault="00A31355" w:rsidP="00053A09">
            <w:pPr>
              <w:pStyle w:val="ListParagraph"/>
              <w:ind w:left="823"/>
              <w:rPr>
                <w:rFonts w:asciiTheme="minorHAnsi" w:hAnsiTheme="minorHAnsi" w:cstheme="minorHAnsi"/>
                <w:sz w:val="24"/>
                <w:szCs w:val="24"/>
              </w:rPr>
            </w:pPr>
          </w:p>
          <w:p w14:paraId="1DEB8B90" w14:textId="692F455A" w:rsidR="00053A09" w:rsidRPr="008A1799" w:rsidRDefault="00053A09" w:rsidP="009A1B6A">
            <w:pPr>
              <w:pStyle w:val="ListParagraph"/>
              <w:ind w:left="-92"/>
              <w:jc w:val="center"/>
              <w:rPr>
                <w:rFonts w:asciiTheme="minorHAnsi" w:hAnsiTheme="minorHAnsi" w:cstheme="minorHAnsi"/>
                <w:sz w:val="24"/>
                <w:szCs w:val="24"/>
              </w:rPr>
            </w:pPr>
            <w:r w:rsidRPr="00053A09">
              <w:rPr>
                <w:rFonts w:asciiTheme="minorHAnsi" w:hAnsiTheme="minorHAnsi" w:cstheme="minorHAnsi"/>
                <w:noProof/>
                <w:sz w:val="24"/>
                <w:szCs w:val="24"/>
              </w:rPr>
              <w:drawing>
                <wp:inline distT="0" distB="0" distL="0" distR="0" wp14:anchorId="55846BF4" wp14:editId="76B43748">
                  <wp:extent cx="5417463" cy="3735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0738" cy="3779133"/>
                          </a:xfrm>
                          <a:prstGeom prst="rect">
                            <a:avLst/>
                          </a:prstGeom>
                        </pic:spPr>
                      </pic:pic>
                    </a:graphicData>
                  </a:graphic>
                </wp:inline>
              </w:drawing>
            </w:r>
          </w:p>
          <w:p w14:paraId="56A153F1" w14:textId="77777777" w:rsidR="00A31355" w:rsidRDefault="00A31355" w:rsidP="00A31355">
            <w:pPr>
              <w:rPr>
                <w:rFonts w:cstheme="minorHAnsi"/>
                <w:b/>
                <w:u w:val="single"/>
              </w:rPr>
            </w:pPr>
          </w:p>
          <w:p w14:paraId="7919C35B" w14:textId="6C687B88" w:rsidR="0015174B" w:rsidRPr="00BF415A" w:rsidRDefault="00BF415A" w:rsidP="00A31355">
            <w:pPr>
              <w:rPr>
                <w:rFonts w:cstheme="minorHAnsi"/>
              </w:rPr>
            </w:pPr>
            <w:r w:rsidRPr="00BF415A">
              <w:rPr>
                <w:rFonts w:cstheme="minorHAnsi"/>
              </w:rPr>
              <w:t xml:space="preserve">Output verifies that Docker is </w:t>
            </w:r>
            <w:proofErr w:type="gramStart"/>
            <w:r w:rsidRPr="00BF415A">
              <w:rPr>
                <w:rFonts w:cstheme="minorHAnsi"/>
              </w:rPr>
              <w:t>running</w:t>
            </w:r>
            <w:proofErr w:type="gramEnd"/>
            <w:r w:rsidRPr="00BF415A">
              <w:rPr>
                <w:rFonts w:cstheme="minorHAnsi"/>
              </w:rPr>
              <w:t xml:space="preserve"> and you are able to pull images from Docker Hub, and then start a container from the image.</w:t>
            </w:r>
          </w:p>
          <w:p w14:paraId="1B0EDA06" w14:textId="4BF37674" w:rsidR="00BF415A" w:rsidRPr="00A31355" w:rsidRDefault="00BF415A" w:rsidP="00A31355">
            <w:pPr>
              <w:rPr>
                <w:rFonts w:cstheme="minorHAnsi"/>
                <w:b/>
                <w:u w:val="single"/>
              </w:rPr>
            </w:pPr>
          </w:p>
        </w:tc>
      </w:tr>
    </w:tbl>
    <w:p w14:paraId="0C3771C3" w14:textId="77777777" w:rsidR="00A31355" w:rsidRDefault="00A31355" w:rsidP="00A31355"/>
    <w:p w14:paraId="4614005C" w14:textId="77777777" w:rsidR="00D20FAD" w:rsidRDefault="00D20FAD" w:rsidP="00A31355"/>
    <w:p w14:paraId="085E9DF2" w14:textId="77777777" w:rsidR="00D20FAD" w:rsidRDefault="00D20FAD" w:rsidP="00A31355"/>
    <w:p w14:paraId="30DDFC32" w14:textId="77777777" w:rsidR="00D20FAD" w:rsidRDefault="00D20FAD">
      <w:r>
        <w:br w:type="page"/>
      </w:r>
    </w:p>
    <w:p w14:paraId="4F20D53E" w14:textId="550C4C5A" w:rsidR="00D20FAD" w:rsidRDefault="005D6371" w:rsidP="00D20FAD">
      <w:pPr>
        <w:pStyle w:val="Heading2"/>
      </w:pPr>
      <w:bookmarkStart w:id="5" w:name="_Toc504996161"/>
      <w:r>
        <w:lastRenderedPageBreak/>
        <w:t>Section 1</w:t>
      </w:r>
      <w:r w:rsidR="00D20FAD">
        <w:t>: Lab Summary</w:t>
      </w:r>
      <w:bookmarkEnd w:id="5"/>
    </w:p>
    <w:p w14:paraId="39A18583" w14:textId="77777777" w:rsidR="00D20FAD" w:rsidRDefault="00D20FAD" w:rsidP="00D20FAD"/>
    <w:p w14:paraId="0A876A25" w14:textId="42EF98E0" w:rsidR="003D3DE1" w:rsidRDefault="003D3DE1" w:rsidP="003D3DE1">
      <w:r>
        <w:t xml:space="preserve">In this lab, you learned about Docker Editions, installation types, and various platforms supported </w:t>
      </w:r>
      <w:r w:rsidR="00DD2AB5">
        <w:t>by Docker.  You also ran Docker commands to determine the version of Docker, and to verify that the installation was successful.</w:t>
      </w:r>
    </w:p>
    <w:p w14:paraId="7F580BCF" w14:textId="77777777" w:rsidR="0015174B" w:rsidRDefault="0015174B" w:rsidP="00D20FAD"/>
    <w:p w14:paraId="7CC8A023" w14:textId="77777777" w:rsidR="00DD2AB5" w:rsidRDefault="00DD2AB5" w:rsidP="00D20FAD"/>
    <w:p w14:paraId="6FCA0AB1" w14:textId="3BA8AB82" w:rsidR="0015174B" w:rsidRPr="00241DF9" w:rsidRDefault="0015174B" w:rsidP="00D20FAD">
      <w:pPr>
        <w:rPr>
          <w:b/>
        </w:rPr>
      </w:pPr>
      <w:r w:rsidRPr="00241DF9">
        <w:rPr>
          <w:b/>
        </w:rPr>
        <w:t>Other useful Docker commands:</w:t>
      </w:r>
    </w:p>
    <w:p w14:paraId="35092A4D" w14:textId="77777777" w:rsidR="0015174B" w:rsidRDefault="0015174B" w:rsidP="00D20FAD"/>
    <w:p w14:paraId="50C86468" w14:textId="4F1636D8" w:rsidR="0015174B" w:rsidRDefault="00241DF9" w:rsidP="00D20FAD">
      <w:r>
        <w:t xml:space="preserve">~$ </w:t>
      </w:r>
      <w:proofErr w:type="spellStart"/>
      <w:r>
        <w:t>d</w:t>
      </w:r>
      <w:r w:rsidR="0015174B">
        <w:t>ocker</w:t>
      </w:r>
      <w:proofErr w:type="spellEnd"/>
      <w:r w:rsidR="0015174B">
        <w:t xml:space="preserve"> Info</w:t>
      </w:r>
      <w:r>
        <w:t xml:space="preserve"> - display Docker system-wide information</w:t>
      </w:r>
    </w:p>
    <w:p w14:paraId="76816113" w14:textId="62218458" w:rsidR="00241DF9" w:rsidRDefault="00241DF9" w:rsidP="00D20FAD">
      <w:r>
        <w:t xml:space="preserve">~$ </w:t>
      </w:r>
      <w:proofErr w:type="spellStart"/>
      <w:r>
        <w:t>docker</w:t>
      </w:r>
      <w:proofErr w:type="spellEnd"/>
      <w:r>
        <w:t xml:space="preserve"> help – display help topics available</w:t>
      </w:r>
    </w:p>
    <w:p w14:paraId="74C51ED2" w14:textId="3668551D" w:rsidR="00D20FAD" w:rsidRDefault="00D20FAD" w:rsidP="00D20FAD"/>
    <w:p w14:paraId="493C495D" w14:textId="77777777" w:rsidR="00D20FAD" w:rsidRDefault="00D20FAD">
      <w:pPr>
        <w:rPr>
          <w:highlight w:val="red"/>
        </w:rPr>
      </w:pPr>
      <w:r>
        <w:rPr>
          <w:highlight w:val="red"/>
        </w:rPr>
        <w:br w:type="page"/>
      </w:r>
    </w:p>
    <w:p w14:paraId="28D754EB" w14:textId="1E47E3A9" w:rsidR="002B07C9" w:rsidRDefault="00F479B7" w:rsidP="002B07C9">
      <w:pPr>
        <w:pStyle w:val="Heading1"/>
      </w:pPr>
      <w:bookmarkStart w:id="6" w:name="_Toc504996162"/>
      <w:r>
        <w:lastRenderedPageBreak/>
        <w:t>Section</w:t>
      </w:r>
      <w:r w:rsidR="002B07C9">
        <w:t xml:space="preserve"> 2: </w:t>
      </w:r>
      <w:r w:rsidR="009B6F89">
        <w:t>Container Basics</w:t>
      </w:r>
      <w:bookmarkEnd w:id="6"/>
    </w:p>
    <w:p w14:paraId="67E196EE" w14:textId="77777777" w:rsidR="002B07C9" w:rsidRDefault="002B07C9" w:rsidP="002B07C9"/>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2B07C9" w14:paraId="686D9F20" w14:textId="77777777" w:rsidTr="00865233">
        <w:tc>
          <w:tcPr>
            <w:tcW w:w="2254" w:type="dxa"/>
            <w:tcBorders>
              <w:bottom w:val="single" w:sz="4" w:space="0" w:color="auto"/>
            </w:tcBorders>
            <w:shd w:val="clear" w:color="auto" w:fill="D9D9D9" w:themeFill="background1" w:themeFillShade="D9"/>
          </w:tcPr>
          <w:p w14:paraId="54682750" w14:textId="77777777" w:rsidR="002B07C9" w:rsidRPr="00C7412B" w:rsidRDefault="002B07C9" w:rsidP="00865233">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6AE0C2B2" w14:textId="57306D48" w:rsidR="00CD6E5E" w:rsidRDefault="00CD6E5E" w:rsidP="00446EC8">
            <w:pPr>
              <w:rPr>
                <w:rFonts w:cstheme="minorHAnsi"/>
                <w:color w:val="000000" w:themeColor="text1"/>
                <w:w w:val="105"/>
              </w:rPr>
            </w:pPr>
            <w:r>
              <w:rPr>
                <w:rFonts w:cstheme="minorHAnsi"/>
                <w:color w:val="000000" w:themeColor="text1"/>
                <w:w w:val="105"/>
              </w:rPr>
              <w:t xml:space="preserve">Throughout the remaining sections of this lab, we will be using a sample application, a variation of the mobile game 2048.  You will see how we create a Docker image from this application and run it as a container.  </w:t>
            </w:r>
          </w:p>
          <w:p w14:paraId="77DD47EF" w14:textId="7F1D816C" w:rsidR="00CD6E5E" w:rsidRDefault="00CD6E5E" w:rsidP="00446EC8">
            <w:pPr>
              <w:rPr>
                <w:rFonts w:cstheme="minorHAnsi"/>
                <w:color w:val="000000" w:themeColor="text1"/>
                <w:w w:val="105"/>
              </w:rPr>
            </w:pPr>
          </w:p>
          <w:p w14:paraId="29FB1821" w14:textId="44E500F2" w:rsidR="00CD6E5E" w:rsidRDefault="00CD6E5E" w:rsidP="00446EC8">
            <w:pPr>
              <w:rPr>
                <w:rFonts w:cstheme="minorHAnsi"/>
                <w:color w:val="000000" w:themeColor="text1"/>
                <w:w w:val="105"/>
              </w:rPr>
            </w:pPr>
            <w:r>
              <w:rPr>
                <w:rFonts w:cstheme="minorHAnsi"/>
                <w:color w:val="000000" w:themeColor="text1"/>
                <w:w w:val="105"/>
              </w:rPr>
              <w:t>In later sections of this lab, you will learn how to deploy this container into a Kubernetes environment.</w:t>
            </w:r>
          </w:p>
          <w:p w14:paraId="71EC1A53" w14:textId="77777777" w:rsidR="00CD6E5E" w:rsidRDefault="00CD6E5E" w:rsidP="00446EC8">
            <w:pPr>
              <w:rPr>
                <w:rFonts w:cstheme="minorHAnsi"/>
                <w:color w:val="000000" w:themeColor="text1"/>
                <w:w w:val="105"/>
              </w:rPr>
            </w:pPr>
          </w:p>
          <w:p w14:paraId="32EDD0BD" w14:textId="2CB46EDE" w:rsidR="008078EB" w:rsidRPr="008078EB" w:rsidRDefault="00446EC8" w:rsidP="00446EC8">
            <w:pPr>
              <w:rPr>
                <w:rFonts w:cstheme="minorHAnsi"/>
                <w:color w:val="000000" w:themeColor="text1"/>
                <w:w w:val="105"/>
              </w:rPr>
            </w:pPr>
            <w:r>
              <w:rPr>
                <w:rFonts w:cstheme="minorHAnsi"/>
                <w:color w:val="000000" w:themeColor="text1"/>
                <w:w w:val="105"/>
              </w:rPr>
              <w:t xml:space="preserve">This </w:t>
            </w:r>
            <w:r w:rsidR="00CD6E5E">
              <w:rPr>
                <w:rFonts w:cstheme="minorHAnsi"/>
                <w:color w:val="000000" w:themeColor="text1"/>
                <w:w w:val="105"/>
              </w:rPr>
              <w:t xml:space="preserve">section </w:t>
            </w:r>
            <w:r w:rsidR="00613B9A">
              <w:rPr>
                <w:rFonts w:cstheme="minorHAnsi"/>
                <w:color w:val="000000" w:themeColor="text1"/>
                <w:w w:val="105"/>
              </w:rPr>
              <w:t xml:space="preserve">introduces container basics.  You will learn how to </w:t>
            </w:r>
            <w:r w:rsidR="00CD6E5E">
              <w:rPr>
                <w:rFonts w:cstheme="minorHAnsi"/>
                <w:color w:val="000000" w:themeColor="text1"/>
                <w:w w:val="105"/>
              </w:rPr>
              <w:t xml:space="preserve">create, </w:t>
            </w:r>
            <w:r w:rsidR="00613B9A">
              <w:rPr>
                <w:rFonts w:cstheme="minorHAnsi"/>
                <w:color w:val="000000" w:themeColor="text1"/>
                <w:w w:val="105"/>
              </w:rPr>
              <w:t>run, inspect and manage containers</w:t>
            </w:r>
            <w:r w:rsidR="00AC6F20">
              <w:rPr>
                <w:rFonts w:cstheme="minorHAnsi"/>
                <w:color w:val="000000" w:themeColor="text1"/>
                <w:w w:val="105"/>
              </w:rPr>
              <w:t xml:space="preserve">.  Also, you will </w:t>
            </w:r>
            <w:r w:rsidR="00533CEA">
              <w:rPr>
                <w:rFonts w:cstheme="minorHAnsi"/>
                <w:color w:val="000000" w:themeColor="text1"/>
                <w:w w:val="105"/>
              </w:rPr>
              <w:t xml:space="preserve">work through establishing </w:t>
            </w:r>
            <w:r w:rsidR="00CD6E5E">
              <w:rPr>
                <w:rFonts w:cstheme="minorHAnsi"/>
                <w:color w:val="000000" w:themeColor="text1"/>
                <w:w w:val="105"/>
              </w:rPr>
              <w:t xml:space="preserve">console </w:t>
            </w:r>
            <w:r w:rsidR="00533CEA">
              <w:rPr>
                <w:rFonts w:cstheme="minorHAnsi"/>
                <w:color w:val="000000" w:themeColor="text1"/>
                <w:w w:val="105"/>
              </w:rPr>
              <w:t>access within the container.</w:t>
            </w:r>
          </w:p>
        </w:tc>
      </w:tr>
      <w:tr w:rsidR="002B07C9" w14:paraId="6C3B1A9D" w14:textId="77777777" w:rsidTr="00865233">
        <w:trPr>
          <w:trHeight w:val="353"/>
        </w:trPr>
        <w:tc>
          <w:tcPr>
            <w:tcW w:w="2254" w:type="dxa"/>
            <w:tcBorders>
              <w:right w:val="nil"/>
            </w:tcBorders>
          </w:tcPr>
          <w:p w14:paraId="507E7EDE" w14:textId="77777777" w:rsidR="002B07C9" w:rsidRPr="00C7412B" w:rsidRDefault="002B07C9" w:rsidP="00865233">
            <w:pPr>
              <w:rPr>
                <w:rFonts w:cstheme="minorHAnsi"/>
                <w:b/>
                <w:bCs/>
                <w:color w:val="4F81BD"/>
                <w:w w:val="105"/>
                <w:sz w:val="28"/>
                <w:szCs w:val="28"/>
              </w:rPr>
            </w:pPr>
          </w:p>
        </w:tc>
        <w:tc>
          <w:tcPr>
            <w:tcW w:w="7096" w:type="dxa"/>
            <w:tcBorders>
              <w:left w:val="nil"/>
            </w:tcBorders>
          </w:tcPr>
          <w:p w14:paraId="1FD5E83C" w14:textId="77777777" w:rsidR="002B07C9" w:rsidRPr="00C7412B" w:rsidRDefault="002B07C9" w:rsidP="00865233">
            <w:pPr>
              <w:rPr>
                <w:rFonts w:cstheme="minorHAnsi"/>
                <w:b/>
                <w:bCs/>
                <w:color w:val="4F81BD"/>
                <w:w w:val="105"/>
                <w:sz w:val="28"/>
                <w:szCs w:val="28"/>
              </w:rPr>
            </w:pPr>
          </w:p>
        </w:tc>
      </w:tr>
      <w:tr w:rsidR="002B07C9" w14:paraId="3A4F24BF" w14:textId="77777777" w:rsidTr="00865233">
        <w:tc>
          <w:tcPr>
            <w:tcW w:w="2254" w:type="dxa"/>
            <w:tcBorders>
              <w:bottom w:val="single" w:sz="4" w:space="0" w:color="auto"/>
            </w:tcBorders>
            <w:shd w:val="clear" w:color="auto" w:fill="D9D9D9" w:themeFill="background1" w:themeFillShade="D9"/>
          </w:tcPr>
          <w:p w14:paraId="3278EA8D" w14:textId="77777777" w:rsidR="002B07C9" w:rsidRPr="00C7412B" w:rsidRDefault="002B07C9" w:rsidP="00865233">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63CB0441" w14:textId="77777777" w:rsidR="002B07C9" w:rsidRPr="00C7412B" w:rsidRDefault="002B07C9" w:rsidP="00865233">
            <w:pPr>
              <w:rPr>
                <w:rFonts w:cstheme="minorHAnsi"/>
                <w:color w:val="000000" w:themeColor="text1"/>
                <w:w w:val="105"/>
              </w:rPr>
            </w:pPr>
            <w:r w:rsidRPr="00C7412B">
              <w:rPr>
                <w:rFonts w:cstheme="minorHAnsi"/>
                <w:color w:val="000000" w:themeColor="text1"/>
                <w:w w:val="105"/>
              </w:rPr>
              <w:t>Tasks you will complete in this lab exercise include:</w:t>
            </w:r>
          </w:p>
          <w:p w14:paraId="7E6F1411" w14:textId="77777777" w:rsidR="002B07C9" w:rsidRPr="00C7412B" w:rsidRDefault="002B07C9" w:rsidP="00865233">
            <w:pPr>
              <w:rPr>
                <w:rFonts w:cstheme="minorHAnsi"/>
                <w:color w:val="000000" w:themeColor="text1"/>
                <w:w w:val="105"/>
              </w:rPr>
            </w:pPr>
          </w:p>
          <w:p w14:paraId="588B1C6B" w14:textId="6F15FE8A" w:rsidR="00CD6E5E" w:rsidRDefault="00CD6E5E" w:rsidP="00E754D5">
            <w:pPr>
              <w:pStyle w:val="ListParagraph"/>
              <w:numPr>
                <w:ilvl w:val="0"/>
                <w:numId w:val="1"/>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Creating a Docker Image for an Application</w:t>
            </w:r>
          </w:p>
          <w:p w14:paraId="64C23759" w14:textId="074E0E66" w:rsidR="00E754D5" w:rsidRPr="00E92649" w:rsidRDefault="00E754D5" w:rsidP="00E754D5">
            <w:pPr>
              <w:pStyle w:val="ListParagraph"/>
              <w:numPr>
                <w:ilvl w:val="0"/>
                <w:numId w:val="1"/>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Running containers</w:t>
            </w:r>
          </w:p>
          <w:p w14:paraId="09D23045" w14:textId="6C6677F9" w:rsidR="00E754D5" w:rsidRPr="00E92649" w:rsidRDefault="00FD771E" w:rsidP="00E754D5">
            <w:pPr>
              <w:pStyle w:val="ListParagraph"/>
              <w:numPr>
                <w:ilvl w:val="0"/>
                <w:numId w:val="1"/>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Inspecting c</w:t>
            </w:r>
            <w:r w:rsidR="00E754D5" w:rsidRPr="00E92649">
              <w:rPr>
                <w:rFonts w:asciiTheme="minorHAnsi" w:hAnsiTheme="minorHAnsi" w:cstheme="minorHAnsi"/>
                <w:color w:val="000000" w:themeColor="text1"/>
                <w:w w:val="105"/>
                <w:sz w:val="24"/>
                <w:szCs w:val="24"/>
              </w:rPr>
              <w:t>ontainers</w:t>
            </w:r>
          </w:p>
          <w:p w14:paraId="5F927FDC" w14:textId="621B7533" w:rsidR="00E754D5" w:rsidRPr="00E92649" w:rsidRDefault="00FD771E" w:rsidP="00E754D5">
            <w:pPr>
              <w:pStyle w:val="ListParagraph"/>
              <w:numPr>
                <w:ilvl w:val="0"/>
                <w:numId w:val="1"/>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Container process m</w:t>
            </w:r>
            <w:r w:rsidR="00E754D5" w:rsidRPr="00E92649">
              <w:rPr>
                <w:rFonts w:asciiTheme="minorHAnsi" w:hAnsiTheme="minorHAnsi" w:cstheme="minorHAnsi"/>
                <w:color w:val="000000" w:themeColor="text1"/>
                <w:w w:val="105"/>
                <w:sz w:val="24"/>
                <w:szCs w:val="24"/>
              </w:rPr>
              <w:t>onitoring</w:t>
            </w:r>
          </w:p>
          <w:p w14:paraId="12400EFD" w14:textId="77777777" w:rsidR="00E754D5" w:rsidRPr="00E754D5" w:rsidRDefault="00E754D5" w:rsidP="00E754D5">
            <w:pPr>
              <w:pStyle w:val="ListParagraph"/>
              <w:numPr>
                <w:ilvl w:val="0"/>
                <w:numId w:val="1"/>
              </w:numPr>
              <w:rPr>
                <w:rFonts w:asciiTheme="minorHAnsi" w:hAnsiTheme="minorHAnsi" w:cstheme="minorHAnsi"/>
                <w:color w:val="000000" w:themeColor="text1"/>
                <w:w w:val="105"/>
                <w:sz w:val="24"/>
                <w:szCs w:val="24"/>
              </w:rPr>
            </w:pPr>
            <w:r w:rsidRPr="00E754D5">
              <w:rPr>
                <w:rFonts w:asciiTheme="minorHAnsi" w:hAnsiTheme="minorHAnsi" w:cstheme="minorHAnsi"/>
                <w:color w:val="000000" w:themeColor="text1"/>
                <w:w w:val="105"/>
                <w:sz w:val="24"/>
                <w:szCs w:val="24"/>
              </w:rPr>
              <w:t>Container shell access</w:t>
            </w:r>
          </w:p>
          <w:p w14:paraId="3CA71DEA" w14:textId="77777777" w:rsidR="002B07C9" w:rsidRPr="00E754D5" w:rsidRDefault="002B07C9" w:rsidP="00E754D5">
            <w:pPr>
              <w:ind w:left="360"/>
              <w:rPr>
                <w:rFonts w:cstheme="minorHAnsi"/>
                <w:color w:val="000000" w:themeColor="text1"/>
                <w:w w:val="105"/>
                <w:highlight w:val="red"/>
              </w:rPr>
            </w:pPr>
          </w:p>
          <w:p w14:paraId="72336FA6" w14:textId="77777777" w:rsidR="002B07C9" w:rsidRPr="00C7412B" w:rsidRDefault="002B07C9" w:rsidP="00865233">
            <w:pPr>
              <w:pStyle w:val="ListParagraph"/>
              <w:ind w:left="1440"/>
              <w:rPr>
                <w:rFonts w:asciiTheme="minorHAnsi" w:hAnsiTheme="minorHAnsi" w:cstheme="minorHAnsi"/>
                <w:color w:val="4F81BD"/>
                <w:w w:val="105"/>
                <w:sz w:val="24"/>
                <w:szCs w:val="24"/>
              </w:rPr>
            </w:pPr>
          </w:p>
        </w:tc>
      </w:tr>
    </w:tbl>
    <w:p w14:paraId="09418D87" w14:textId="77777777" w:rsidR="002B07C9" w:rsidRDefault="002B07C9" w:rsidP="002B07C9"/>
    <w:p w14:paraId="38EFE8FA" w14:textId="77777777" w:rsidR="002B07C9" w:rsidRDefault="002B07C9" w:rsidP="002B07C9"/>
    <w:p w14:paraId="66C98E8B" w14:textId="77777777" w:rsidR="002B07C9" w:rsidRDefault="002B07C9" w:rsidP="002B07C9"/>
    <w:p w14:paraId="5D6E4E86" w14:textId="77777777" w:rsidR="002B07C9" w:rsidRDefault="002B07C9" w:rsidP="002B07C9">
      <w:pPr>
        <w:rPr>
          <w:highlight w:val="red"/>
        </w:rPr>
      </w:pPr>
      <w:r>
        <w:rPr>
          <w:highlight w:val="red"/>
        </w:rPr>
        <w:br w:type="page"/>
      </w:r>
    </w:p>
    <w:p w14:paraId="6BC75753" w14:textId="56689D76" w:rsidR="002B07C9" w:rsidRDefault="00F479B7" w:rsidP="002B07C9">
      <w:pPr>
        <w:pStyle w:val="Heading2"/>
        <w:jc w:val="center"/>
      </w:pPr>
      <w:bookmarkStart w:id="7" w:name="_Toc504996163"/>
      <w:r>
        <w:lastRenderedPageBreak/>
        <w:t>Section</w:t>
      </w:r>
      <w:r w:rsidR="002B07C9">
        <w:t xml:space="preserve"> 2: Lab Workflow Overview</w:t>
      </w:r>
      <w:bookmarkEnd w:id="7"/>
    </w:p>
    <w:p w14:paraId="596DF387" w14:textId="77777777" w:rsidR="002B07C9" w:rsidRDefault="002B07C9" w:rsidP="002B07C9"/>
    <w:p w14:paraId="6A245CEE" w14:textId="77777777" w:rsidR="002B07C9" w:rsidRDefault="002B07C9" w:rsidP="002B07C9">
      <w:r>
        <w:rPr>
          <w:noProof/>
        </w:rPr>
        <w:drawing>
          <wp:inline distT="0" distB="0" distL="0" distR="0" wp14:anchorId="06B7FAE6" wp14:editId="5E88E01E">
            <wp:extent cx="5943600" cy="2295144"/>
            <wp:effectExtent l="0" t="25400" r="12700" b="29210"/>
            <wp:docPr id="4" name="Diagram 4"/>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00DFCF7" w14:textId="77777777" w:rsidR="002B07C9" w:rsidRDefault="002B07C9" w:rsidP="002B07C9"/>
    <w:p w14:paraId="03AE55CB" w14:textId="77777777" w:rsidR="002B07C9" w:rsidRDefault="002B07C9" w:rsidP="002B07C9">
      <w:r>
        <w:br w:type="page"/>
      </w:r>
    </w:p>
    <w:p w14:paraId="521DF9DA" w14:textId="0E709182" w:rsidR="002B07C9" w:rsidRDefault="00F479B7" w:rsidP="002B07C9">
      <w:pPr>
        <w:pStyle w:val="Heading2"/>
      </w:pPr>
      <w:bookmarkStart w:id="8" w:name="_Toc504996164"/>
      <w:r>
        <w:lastRenderedPageBreak/>
        <w:t>Section</w:t>
      </w:r>
      <w:r w:rsidR="002B07C9">
        <w:t xml:space="preserve"> 2: Lab Instructions</w:t>
      </w:r>
      <w:bookmarkEnd w:id="8"/>
    </w:p>
    <w:p w14:paraId="0F8AD410" w14:textId="77777777" w:rsidR="00CD6E5E" w:rsidRPr="00CD6E5E" w:rsidRDefault="00CD6E5E" w:rsidP="00052BF3"/>
    <w:p w14:paraId="6307075F" w14:textId="77777777" w:rsidR="002B07C9" w:rsidRDefault="002B07C9" w:rsidP="002B07C9"/>
    <w:tbl>
      <w:tblPr>
        <w:tblStyle w:val="TableGrid"/>
        <w:tblW w:w="5588" w:type="pct"/>
        <w:tblLook w:val="04A0" w:firstRow="1" w:lastRow="0" w:firstColumn="1" w:lastColumn="0" w:noHBand="0" w:noVBand="1"/>
      </w:tblPr>
      <w:tblGrid>
        <w:gridCol w:w="792"/>
        <w:gridCol w:w="9658"/>
      </w:tblGrid>
      <w:tr w:rsidR="002B07C9" w:rsidRPr="00A31355" w14:paraId="0521E9DF" w14:textId="77777777" w:rsidTr="004A6E79">
        <w:trPr>
          <w:trHeight w:val="566"/>
          <w:tblHeader/>
        </w:trPr>
        <w:tc>
          <w:tcPr>
            <w:tcW w:w="379" w:type="pct"/>
            <w:shd w:val="clear" w:color="auto" w:fill="D9D9D9" w:themeFill="background1" w:themeFillShade="D9"/>
          </w:tcPr>
          <w:p w14:paraId="1FB2A5EC" w14:textId="77777777" w:rsidR="002B07C9" w:rsidRPr="00A31355" w:rsidRDefault="002B07C9" w:rsidP="00865233">
            <w:pPr>
              <w:jc w:val="center"/>
              <w:rPr>
                <w:rFonts w:cstheme="minorHAnsi"/>
                <w:sz w:val="28"/>
                <w:szCs w:val="28"/>
              </w:rPr>
            </w:pPr>
            <w:r w:rsidRPr="00A31355">
              <w:rPr>
                <w:rFonts w:cstheme="minorHAnsi"/>
                <w:sz w:val="28"/>
                <w:szCs w:val="28"/>
              </w:rPr>
              <w:t>Step</w:t>
            </w:r>
          </w:p>
        </w:tc>
        <w:tc>
          <w:tcPr>
            <w:tcW w:w="4621" w:type="pct"/>
            <w:shd w:val="clear" w:color="auto" w:fill="D9D9D9" w:themeFill="background1" w:themeFillShade="D9"/>
          </w:tcPr>
          <w:p w14:paraId="2394237B" w14:textId="77777777" w:rsidR="002B07C9" w:rsidRPr="00A31355" w:rsidRDefault="002B07C9" w:rsidP="00865233">
            <w:pPr>
              <w:tabs>
                <w:tab w:val="left" w:pos="3870"/>
                <w:tab w:val="left" w:pos="4050"/>
              </w:tabs>
              <w:jc w:val="center"/>
              <w:rPr>
                <w:rFonts w:cstheme="minorHAnsi"/>
                <w:sz w:val="28"/>
                <w:szCs w:val="28"/>
              </w:rPr>
            </w:pPr>
            <w:r w:rsidRPr="00A31355">
              <w:rPr>
                <w:rFonts w:cstheme="minorHAnsi"/>
                <w:sz w:val="28"/>
                <w:szCs w:val="28"/>
              </w:rPr>
              <w:t>Action</w:t>
            </w:r>
          </w:p>
        </w:tc>
      </w:tr>
      <w:tr w:rsidR="00CD6E5E" w:rsidRPr="00A31355" w14:paraId="48866C36" w14:textId="77777777" w:rsidTr="004A6E79">
        <w:tc>
          <w:tcPr>
            <w:tcW w:w="379" w:type="pct"/>
          </w:tcPr>
          <w:p w14:paraId="6E4DB929" w14:textId="67F2425C" w:rsidR="00CD6E5E" w:rsidRPr="00A31355" w:rsidRDefault="00CD6E5E" w:rsidP="00865233">
            <w:pPr>
              <w:jc w:val="center"/>
              <w:rPr>
                <w:rFonts w:cstheme="minorHAnsi"/>
              </w:rPr>
            </w:pPr>
            <w:r>
              <w:rPr>
                <w:rFonts w:cstheme="minorHAnsi"/>
              </w:rPr>
              <w:t>1</w:t>
            </w:r>
          </w:p>
        </w:tc>
        <w:tc>
          <w:tcPr>
            <w:tcW w:w="4621" w:type="pct"/>
          </w:tcPr>
          <w:p w14:paraId="00A7E87F" w14:textId="77777777" w:rsidR="00CD6E5E" w:rsidRDefault="00CD6E5E" w:rsidP="00865233">
            <w:pPr>
              <w:rPr>
                <w:rFonts w:cstheme="minorHAnsi"/>
                <w:b/>
                <w:u w:val="single"/>
              </w:rPr>
            </w:pPr>
            <w:r>
              <w:rPr>
                <w:rFonts w:cstheme="minorHAnsi"/>
                <w:b/>
                <w:u w:val="single"/>
              </w:rPr>
              <w:t>Build a Docker Image for an Application</w:t>
            </w:r>
          </w:p>
          <w:p w14:paraId="3D56B209" w14:textId="41C3C3E0" w:rsidR="00CD6E5E" w:rsidRDefault="00CD6E5E" w:rsidP="00865233">
            <w:pPr>
              <w:rPr>
                <w:rFonts w:cstheme="minorHAnsi"/>
                <w:b/>
                <w:u w:val="single"/>
              </w:rPr>
            </w:pPr>
          </w:p>
          <w:p w14:paraId="0E3E3D1F" w14:textId="7B4F1AFC" w:rsidR="00CD6E5E" w:rsidRPr="003B3FA2" w:rsidRDefault="00CD6E5E" w:rsidP="00052BF3">
            <w:pPr>
              <w:pStyle w:val="ListParagraph"/>
              <w:numPr>
                <w:ilvl w:val="0"/>
                <w:numId w:val="40"/>
              </w:numPr>
              <w:rPr>
                <w:rFonts w:cstheme="minorHAnsi"/>
              </w:rPr>
            </w:pPr>
            <w:r w:rsidRPr="003B3FA2">
              <w:rPr>
                <w:rFonts w:cstheme="minorHAnsi"/>
              </w:rPr>
              <w:t xml:space="preserve">In order to build an image, you will first need to download the 2048 application from the following URL: </w:t>
            </w:r>
          </w:p>
          <w:p w14:paraId="24CB3CCB" w14:textId="09F94E1A" w:rsidR="00CD6E5E" w:rsidRDefault="00CD6E5E" w:rsidP="00865233">
            <w:pPr>
              <w:rPr>
                <w:rFonts w:cstheme="minorHAnsi"/>
              </w:rPr>
            </w:pPr>
          </w:p>
          <w:p w14:paraId="3C35E255" w14:textId="6C3BC1F3" w:rsidR="00294D94" w:rsidRDefault="00294D94" w:rsidP="00052BF3">
            <w:pPr>
              <w:ind w:left="1440"/>
              <w:rPr>
                <w:rFonts w:cstheme="minorHAnsi"/>
              </w:rPr>
            </w:pPr>
            <w:hyperlink r:id="rId28" w:history="1">
              <w:r w:rsidRPr="00294D94">
                <w:rPr>
                  <w:rStyle w:val="Hyperlink"/>
                  <w:rFonts w:cstheme="minorHAnsi"/>
                </w:rPr>
                <w:t>http://bit.ly/</w:t>
              </w:r>
              <w:r w:rsidRPr="00294D94">
                <w:rPr>
                  <w:rStyle w:val="Hyperlink"/>
                  <w:rFonts w:cstheme="minorHAnsi"/>
                </w:rPr>
                <w:t>2</w:t>
              </w:r>
              <w:r w:rsidRPr="00294D94">
                <w:rPr>
                  <w:rStyle w:val="Hyperlink"/>
                  <w:rFonts w:cstheme="minorHAnsi"/>
                </w:rPr>
                <w:t>GuzEAP</w:t>
              </w:r>
            </w:hyperlink>
          </w:p>
          <w:p w14:paraId="24504114" w14:textId="41FFB616" w:rsidR="003B3FA2" w:rsidRDefault="00294D94" w:rsidP="003B3FA2">
            <w:pPr>
              <w:rPr>
                <w:rFonts w:cstheme="minorHAnsi"/>
                <w:b/>
                <w:u w:val="single"/>
              </w:rPr>
            </w:pPr>
            <w:r>
              <w:rPr>
                <w:rFonts w:cstheme="minorHAnsi"/>
                <w:b/>
                <w:u w:val="single"/>
              </w:rPr>
              <w:t xml:space="preserve"> </w:t>
            </w:r>
          </w:p>
          <w:p w14:paraId="6249F3E2" w14:textId="7E21EE7D" w:rsidR="003B3FA2" w:rsidRDefault="003B3FA2" w:rsidP="00052BF3">
            <w:pPr>
              <w:pStyle w:val="ListParagraph"/>
              <w:numPr>
                <w:ilvl w:val="0"/>
                <w:numId w:val="40"/>
              </w:numPr>
              <w:rPr>
                <w:rFonts w:cstheme="minorHAnsi"/>
              </w:rPr>
            </w:pPr>
            <w:r>
              <w:rPr>
                <w:rFonts w:cstheme="minorHAnsi"/>
              </w:rPr>
              <w:t>Unzip the files into a directory on your local machine and open a terminal and cd to that directory.</w:t>
            </w:r>
          </w:p>
          <w:p w14:paraId="76C734D5" w14:textId="4413F446" w:rsidR="003B3FA2" w:rsidRDefault="003B3FA2" w:rsidP="003B3FA2">
            <w:pPr>
              <w:rPr>
                <w:rFonts w:cstheme="minorHAnsi"/>
              </w:rPr>
            </w:pPr>
          </w:p>
          <w:p w14:paraId="1383DDB5" w14:textId="1161DF11" w:rsidR="00C50DD0" w:rsidRDefault="00C50DD0" w:rsidP="00052BF3">
            <w:pPr>
              <w:pStyle w:val="ListParagraph"/>
              <w:numPr>
                <w:ilvl w:val="0"/>
                <w:numId w:val="40"/>
              </w:numPr>
              <w:rPr>
                <w:rFonts w:cstheme="minorHAnsi"/>
              </w:rPr>
            </w:pPr>
            <w:r>
              <w:rPr>
                <w:rFonts w:cstheme="minorHAnsi"/>
              </w:rPr>
              <w:t>These files are the application code required to run the game.  Notice there is a file called “</w:t>
            </w:r>
            <w:proofErr w:type="spellStart"/>
            <w:r>
              <w:rPr>
                <w:rFonts w:cstheme="minorHAnsi"/>
              </w:rPr>
              <w:t>Dockerfile</w:t>
            </w:r>
            <w:proofErr w:type="spellEnd"/>
            <w:r>
              <w:rPr>
                <w:rFonts w:cstheme="minorHAnsi"/>
              </w:rPr>
              <w:t xml:space="preserve">” in the top directory of the unzipped files.  The </w:t>
            </w:r>
            <w:proofErr w:type="spellStart"/>
            <w:r>
              <w:rPr>
                <w:rFonts w:cstheme="minorHAnsi"/>
              </w:rPr>
              <w:t>Dockerfile</w:t>
            </w:r>
            <w:proofErr w:type="spellEnd"/>
            <w:r>
              <w:rPr>
                <w:rFonts w:cstheme="minorHAnsi"/>
              </w:rPr>
              <w:t xml:space="preserve"> is the file you create that instructs Docker how to create and package the application into a Docker image.  In this case, the file has already been created for you.  Open the file and browse its contents.  It will look similar to the figure below:</w:t>
            </w:r>
          </w:p>
          <w:p w14:paraId="79E9C4D5" w14:textId="444FB060" w:rsidR="00C50DD0" w:rsidRDefault="00C50DD0" w:rsidP="00052BF3">
            <w:pPr>
              <w:pStyle w:val="ListParagraph"/>
              <w:rPr>
                <w:rFonts w:cstheme="minorHAnsi"/>
              </w:rPr>
            </w:pPr>
          </w:p>
          <w:p w14:paraId="402E3D6C" w14:textId="48F73D50" w:rsidR="00C50DD0" w:rsidRDefault="00C50DD0" w:rsidP="00052BF3">
            <w:pPr>
              <w:pStyle w:val="ListParagraph"/>
              <w:rPr>
                <w:rFonts w:cstheme="minorHAnsi"/>
              </w:rPr>
            </w:pPr>
          </w:p>
          <w:p w14:paraId="4FF8012D" w14:textId="327DA8AE" w:rsidR="00C50DD0" w:rsidRDefault="0002321E" w:rsidP="00052BF3">
            <w:pPr>
              <w:pStyle w:val="ListParagraph"/>
              <w:rPr>
                <w:rFonts w:cstheme="minorHAnsi"/>
              </w:rPr>
            </w:pPr>
            <w:r w:rsidRPr="0002321E">
              <w:rPr>
                <w:rFonts w:cstheme="minorHAnsi"/>
                <w:noProof/>
              </w:rPr>
              <w:drawing>
                <wp:inline distT="0" distB="0" distL="0" distR="0" wp14:anchorId="19BCD762" wp14:editId="4C677750">
                  <wp:extent cx="4612584" cy="30233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8648" cy="3033841"/>
                          </a:xfrm>
                          <a:prstGeom prst="rect">
                            <a:avLst/>
                          </a:prstGeom>
                        </pic:spPr>
                      </pic:pic>
                    </a:graphicData>
                  </a:graphic>
                </wp:inline>
              </w:drawing>
            </w:r>
          </w:p>
          <w:p w14:paraId="7A800C62" w14:textId="1D6806B6" w:rsidR="00C50DD0" w:rsidRDefault="00C50DD0" w:rsidP="00052BF3">
            <w:pPr>
              <w:pStyle w:val="ListParagraph"/>
              <w:rPr>
                <w:rFonts w:cstheme="minorHAnsi"/>
              </w:rPr>
            </w:pPr>
          </w:p>
          <w:p w14:paraId="3AD63861" w14:textId="534618EE" w:rsidR="00C50DD0" w:rsidRDefault="00C50DD0" w:rsidP="00052BF3">
            <w:pPr>
              <w:pStyle w:val="ListParagraph"/>
              <w:rPr>
                <w:rFonts w:cstheme="minorHAnsi"/>
              </w:rPr>
            </w:pPr>
            <w:r>
              <w:rPr>
                <w:rFonts w:cstheme="minorHAnsi"/>
              </w:rPr>
              <w:t>The commands in this file instruct Docker to use a simple web service (</w:t>
            </w:r>
            <w:proofErr w:type="spellStart"/>
            <w:r>
              <w:rPr>
                <w:rFonts w:cstheme="minorHAnsi"/>
              </w:rPr>
              <w:t>nginx</w:t>
            </w:r>
            <w:proofErr w:type="spellEnd"/>
            <w:r>
              <w:rPr>
                <w:rFonts w:cstheme="minorHAnsi"/>
              </w:rPr>
              <w:t>) as a base image (</w:t>
            </w:r>
            <w:proofErr w:type="spellStart"/>
            <w:r>
              <w:rPr>
                <w:rFonts w:cstheme="minorHAnsi"/>
              </w:rPr>
              <w:t>nginx</w:t>
            </w:r>
            <w:proofErr w:type="spellEnd"/>
            <w:r>
              <w:rPr>
                <w:rFonts w:cstheme="minorHAnsi"/>
              </w:rPr>
              <w:t xml:space="preserve"> is automatically pulled from Docker Hub when the image is built.  The file then copies the application code into a directory structure within the image (in /</w:t>
            </w:r>
            <w:proofErr w:type="spellStart"/>
            <w:r>
              <w:rPr>
                <w:rFonts w:cstheme="minorHAnsi"/>
              </w:rPr>
              <w:t>usr</w:t>
            </w:r>
            <w:proofErr w:type="spellEnd"/>
            <w:r>
              <w:rPr>
                <w:rFonts w:cstheme="minorHAnsi"/>
              </w:rPr>
              <w:t>/share).  Finally, port 80 is exposed in order to enable access to the game from our Web Browser.</w:t>
            </w:r>
          </w:p>
          <w:p w14:paraId="17194673" w14:textId="4489935D" w:rsidR="00C50DD0" w:rsidRPr="00C50DD0" w:rsidRDefault="00C50DD0" w:rsidP="00052BF3">
            <w:pPr>
              <w:rPr>
                <w:rFonts w:cstheme="minorHAnsi"/>
              </w:rPr>
            </w:pPr>
          </w:p>
          <w:p w14:paraId="0300CE0C" w14:textId="53CAAF80" w:rsidR="00C50DD0" w:rsidRDefault="00C50DD0" w:rsidP="00052BF3">
            <w:pPr>
              <w:pStyle w:val="ListParagraph"/>
              <w:numPr>
                <w:ilvl w:val="0"/>
                <w:numId w:val="40"/>
              </w:numPr>
              <w:rPr>
                <w:rFonts w:cstheme="minorHAnsi"/>
              </w:rPr>
            </w:pPr>
            <w:r>
              <w:rPr>
                <w:rFonts w:cstheme="minorHAnsi"/>
              </w:rPr>
              <w:lastRenderedPageBreak/>
              <w:t>Now you can build the image by running the following command:</w:t>
            </w:r>
          </w:p>
          <w:p w14:paraId="21BBA90E" w14:textId="69644001" w:rsidR="00C50DD0" w:rsidRDefault="00C50DD0" w:rsidP="00C50DD0">
            <w:pPr>
              <w:rPr>
                <w:rFonts w:cstheme="minorHAnsi"/>
              </w:rPr>
            </w:pPr>
          </w:p>
          <w:p w14:paraId="45F86178" w14:textId="3F1716CF" w:rsidR="00C50DD0" w:rsidRPr="00052BF3" w:rsidRDefault="00C50DD0" w:rsidP="00052BF3">
            <w:pPr>
              <w:ind w:left="720"/>
              <w:rPr>
                <w:rFonts w:cstheme="minorHAnsi"/>
                <w:i/>
              </w:rPr>
            </w:pPr>
            <w:r>
              <w:rPr>
                <w:rFonts w:cstheme="minorHAnsi"/>
              </w:rPr>
              <w:t xml:space="preserve">~ $ </w:t>
            </w:r>
            <w:proofErr w:type="spellStart"/>
            <w:r>
              <w:rPr>
                <w:rFonts w:cstheme="minorHAnsi"/>
              </w:rPr>
              <w:t>docker</w:t>
            </w:r>
            <w:proofErr w:type="spellEnd"/>
            <w:r>
              <w:rPr>
                <w:rFonts w:cstheme="minorHAnsi"/>
              </w:rPr>
              <w:t xml:space="preserve"> build -t 2048_</w:t>
            </w:r>
            <w:proofErr w:type="gramStart"/>
            <w:r>
              <w:rPr>
                <w:rFonts w:cstheme="minorHAnsi"/>
              </w:rPr>
              <w:t>game .</w:t>
            </w:r>
            <w:proofErr w:type="gramEnd"/>
            <w:r>
              <w:rPr>
                <w:rFonts w:cstheme="minorHAnsi"/>
              </w:rPr>
              <w:t xml:space="preserve"> </w:t>
            </w:r>
            <w:r>
              <w:rPr>
                <w:rFonts w:cstheme="minorHAnsi"/>
                <w:i/>
              </w:rPr>
              <w:t>(don’t forget the “.” at the end of the command)</w:t>
            </w:r>
          </w:p>
          <w:p w14:paraId="3A110128" w14:textId="77777777" w:rsidR="00C50DD0" w:rsidRPr="00C50DD0" w:rsidRDefault="00C50DD0" w:rsidP="00C50DD0">
            <w:pPr>
              <w:rPr>
                <w:rFonts w:cstheme="minorHAnsi"/>
              </w:rPr>
            </w:pPr>
          </w:p>
          <w:p w14:paraId="5F803052" w14:textId="30F2375A" w:rsidR="00C50DD0" w:rsidRDefault="00C50DD0" w:rsidP="00052BF3">
            <w:pPr>
              <w:pStyle w:val="ListParagraph"/>
              <w:numPr>
                <w:ilvl w:val="0"/>
                <w:numId w:val="40"/>
              </w:numPr>
              <w:rPr>
                <w:rFonts w:cstheme="minorHAnsi"/>
              </w:rPr>
            </w:pPr>
            <w:r>
              <w:rPr>
                <w:rFonts w:cstheme="minorHAnsi"/>
              </w:rPr>
              <w:t>Docker will now build the image.  You can confirm this by running the following command</w:t>
            </w:r>
            <w:r w:rsidR="000D18B7">
              <w:rPr>
                <w:rFonts w:cstheme="minorHAnsi"/>
              </w:rPr>
              <w:t xml:space="preserve"> and observing that an image named “2048_game” is listed:</w:t>
            </w:r>
          </w:p>
          <w:p w14:paraId="5742477E" w14:textId="2EDCB9EE" w:rsidR="00256550" w:rsidRDefault="00256550" w:rsidP="00256550">
            <w:pPr>
              <w:rPr>
                <w:rFonts w:cstheme="minorHAnsi"/>
              </w:rPr>
            </w:pPr>
          </w:p>
          <w:p w14:paraId="64D5A0F2" w14:textId="56F96E8D" w:rsidR="00256550" w:rsidRPr="00256550" w:rsidRDefault="00256550" w:rsidP="00052BF3">
            <w:pPr>
              <w:ind w:left="720"/>
              <w:rPr>
                <w:rFonts w:cstheme="minorHAnsi"/>
              </w:rPr>
            </w:pPr>
            <w:r>
              <w:rPr>
                <w:rFonts w:cstheme="minorHAnsi"/>
              </w:rPr>
              <w:t xml:space="preserve">~$ </w:t>
            </w:r>
            <w:proofErr w:type="spellStart"/>
            <w:r>
              <w:rPr>
                <w:rFonts w:cstheme="minorHAnsi"/>
              </w:rPr>
              <w:t>docker</w:t>
            </w:r>
            <w:proofErr w:type="spellEnd"/>
            <w:r>
              <w:rPr>
                <w:rFonts w:cstheme="minorHAnsi"/>
              </w:rPr>
              <w:t xml:space="preserve"> images</w:t>
            </w:r>
          </w:p>
          <w:p w14:paraId="4062BB65" w14:textId="711D9913" w:rsidR="00256550" w:rsidRDefault="00256550" w:rsidP="00256550">
            <w:pPr>
              <w:rPr>
                <w:rFonts w:cstheme="minorHAnsi"/>
              </w:rPr>
            </w:pPr>
          </w:p>
          <w:p w14:paraId="17864EDD" w14:textId="30470E09" w:rsidR="00256550" w:rsidRPr="00256550" w:rsidRDefault="00256550" w:rsidP="00256550">
            <w:pPr>
              <w:rPr>
                <w:rFonts w:cstheme="minorHAnsi"/>
              </w:rPr>
            </w:pPr>
            <w:r>
              <w:rPr>
                <w:rFonts w:cstheme="minorHAnsi"/>
              </w:rPr>
              <w:t xml:space="preserve">                  </w:t>
            </w:r>
          </w:p>
          <w:p w14:paraId="6AE3B9A7" w14:textId="3D5620BF" w:rsidR="000D18B7" w:rsidRDefault="000D18B7" w:rsidP="00052BF3">
            <w:pPr>
              <w:pStyle w:val="ListParagraph"/>
              <w:rPr>
                <w:rFonts w:cstheme="minorHAnsi"/>
              </w:rPr>
            </w:pPr>
          </w:p>
          <w:p w14:paraId="2C331A93" w14:textId="09CFAF51" w:rsidR="000D18B7" w:rsidRDefault="00256550" w:rsidP="00052BF3">
            <w:pPr>
              <w:pStyle w:val="ListParagraph"/>
              <w:rPr>
                <w:rFonts w:cstheme="minorHAnsi"/>
              </w:rPr>
            </w:pPr>
            <w:r w:rsidRPr="00256550">
              <w:rPr>
                <w:rFonts w:cstheme="minorHAnsi"/>
                <w:noProof/>
              </w:rPr>
              <w:drawing>
                <wp:inline distT="0" distB="0" distL="0" distR="0" wp14:anchorId="7F857F1A" wp14:editId="38D0E763">
                  <wp:extent cx="5287010" cy="55682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153" cy="561794"/>
                          </a:xfrm>
                          <a:prstGeom prst="rect">
                            <a:avLst/>
                          </a:prstGeom>
                        </pic:spPr>
                      </pic:pic>
                    </a:graphicData>
                  </a:graphic>
                </wp:inline>
              </w:drawing>
            </w:r>
          </w:p>
          <w:p w14:paraId="78CC9F71" w14:textId="77777777" w:rsidR="000D18B7" w:rsidRDefault="000D18B7" w:rsidP="00052BF3">
            <w:pPr>
              <w:pStyle w:val="ListParagraph"/>
              <w:rPr>
                <w:rFonts w:cstheme="minorHAnsi"/>
              </w:rPr>
            </w:pPr>
          </w:p>
          <w:p w14:paraId="7995ABDF" w14:textId="63A9E055" w:rsidR="000D18B7" w:rsidRPr="00256550" w:rsidRDefault="00256550" w:rsidP="0027586B">
            <w:pPr>
              <w:rPr>
                <w:rFonts w:cstheme="minorHAnsi"/>
              </w:rPr>
            </w:pPr>
            <w:r>
              <w:rPr>
                <w:rFonts w:cstheme="minorHAnsi"/>
              </w:rPr>
              <w:t xml:space="preserve">You have now successfully taken an existing application and created a </w:t>
            </w:r>
            <w:proofErr w:type="spellStart"/>
            <w:r>
              <w:rPr>
                <w:rFonts w:cstheme="minorHAnsi"/>
              </w:rPr>
              <w:t>docker</w:t>
            </w:r>
            <w:proofErr w:type="spellEnd"/>
            <w:r>
              <w:rPr>
                <w:rFonts w:cstheme="minorHAnsi"/>
              </w:rPr>
              <w:t xml:space="preserve"> image from it.</w:t>
            </w:r>
          </w:p>
          <w:p w14:paraId="048C1E3C" w14:textId="77777777" w:rsidR="00CD6E5E" w:rsidRDefault="00CD6E5E" w:rsidP="00865233">
            <w:pPr>
              <w:rPr>
                <w:rFonts w:cstheme="minorHAnsi"/>
                <w:b/>
                <w:u w:val="single"/>
              </w:rPr>
            </w:pPr>
          </w:p>
          <w:p w14:paraId="36C5421F" w14:textId="41F8E593" w:rsidR="00CD6E5E" w:rsidRPr="006F6843" w:rsidRDefault="00CD6E5E" w:rsidP="00865233">
            <w:pPr>
              <w:rPr>
                <w:rFonts w:cstheme="minorHAnsi"/>
                <w:b/>
                <w:u w:val="single"/>
              </w:rPr>
            </w:pPr>
          </w:p>
        </w:tc>
      </w:tr>
      <w:tr w:rsidR="002B07C9" w:rsidRPr="00A31355" w14:paraId="5CDCD395" w14:textId="77777777" w:rsidTr="004A6E79">
        <w:tc>
          <w:tcPr>
            <w:tcW w:w="379" w:type="pct"/>
          </w:tcPr>
          <w:p w14:paraId="0115CEBB" w14:textId="1F307AD5" w:rsidR="002B07C9" w:rsidRPr="00A31355" w:rsidRDefault="00256550" w:rsidP="00865233">
            <w:pPr>
              <w:jc w:val="center"/>
              <w:rPr>
                <w:rFonts w:cstheme="minorHAnsi"/>
              </w:rPr>
            </w:pPr>
            <w:r>
              <w:rPr>
                <w:rFonts w:cstheme="minorHAnsi"/>
              </w:rPr>
              <w:lastRenderedPageBreak/>
              <w:t>2</w:t>
            </w:r>
          </w:p>
        </w:tc>
        <w:tc>
          <w:tcPr>
            <w:tcW w:w="4621" w:type="pct"/>
          </w:tcPr>
          <w:p w14:paraId="3CA890AF" w14:textId="623CADC0" w:rsidR="002B07C9" w:rsidRPr="00A31355" w:rsidRDefault="006F6843" w:rsidP="00865233">
            <w:pPr>
              <w:rPr>
                <w:rFonts w:cstheme="minorHAnsi"/>
                <w:b/>
                <w:u w:val="single"/>
              </w:rPr>
            </w:pPr>
            <w:r w:rsidRPr="006F6843">
              <w:rPr>
                <w:rFonts w:cstheme="minorHAnsi"/>
                <w:b/>
                <w:u w:val="single"/>
              </w:rPr>
              <w:t>Run a Container</w:t>
            </w:r>
          </w:p>
          <w:p w14:paraId="29C35E9F" w14:textId="77777777" w:rsidR="002B07C9" w:rsidRPr="00A31355" w:rsidRDefault="002B07C9" w:rsidP="00865233">
            <w:pPr>
              <w:pStyle w:val="TableParagraph"/>
              <w:spacing w:before="8"/>
              <w:rPr>
                <w:rFonts w:asciiTheme="minorHAnsi" w:hAnsiTheme="minorHAnsi" w:cstheme="minorHAnsi"/>
                <w:b/>
                <w:szCs w:val="24"/>
              </w:rPr>
            </w:pPr>
          </w:p>
          <w:p w14:paraId="7B843887" w14:textId="69DE71DD" w:rsidR="00256550" w:rsidRDefault="00256550" w:rsidP="00256550">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Now that you have an image, we will now run the 2048 application as a container.  To do this, run the following command:</w:t>
            </w:r>
          </w:p>
          <w:p w14:paraId="7880DE9F" w14:textId="67BC4735" w:rsidR="00256550" w:rsidRDefault="00256550" w:rsidP="00052BF3">
            <w:pPr>
              <w:rPr>
                <w:rFonts w:cstheme="minorHAnsi"/>
              </w:rPr>
            </w:pPr>
          </w:p>
          <w:p w14:paraId="3D04A022" w14:textId="55EBF1A6" w:rsidR="00256550" w:rsidRDefault="00256550" w:rsidP="00052BF3">
            <w:pPr>
              <w:ind w:left="823"/>
              <w:rPr>
                <w:rFonts w:cstheme="minorHAnsi"/>
              </w:rPr>
            </w:pPr>
            <w:r>
              <w:rPr>
                <w:rFonts w:cstheme="minorHAnsi"/>
              </w:rPr>
              <w:t xml:space="preserve">~$ </w:t>
            </w:r>
            <w:proofErr w:type="spellStart"/>
            <w:r>
              <w:rPr>
                <w:rFonts w:cstheme="minorHAnsi"/>
              </w:rPr>
              <w:t>docker</w:t>
            </w:r>
            <w:proofErr w:type="spellEnd"/>
            <w:r>
              <w:rPr>
                <w:rFonts w:cstheme="minorHAnsi"/>
              </w:rPr>
              <w:t xml:space="preserve"> container run </w:t>
            </w:r>
            <w:ins w:id="9" w:author="Microsoft Office User" w:date="2018-02-01T11:27:00Z">
              <w:r w:rsidR="00056DE1">
                <w:rPr>
                  <w:rFonts w:cstheme="minorHAnsi"/>
                </w:rPr>
                <w:t>--</w:t>
              </w:r>
            </w:ins>
            <w:del w:id="10" w:author="Microsoft Office User" w:date="2018-02-01T11:26:00Z">
              <w:r w:rsidDel="00056DE1">
                <w:rPr>
                  <w:rFonts w:cstheme="minorHAnsi"/>
                </w:rPr>
                <w:delText>–</w:delText>
              </w:r>
            </w:del>
            <w:r>
              <w:rPr>
                <w:rFonts w:cstheme="minorHAnsi"/>
              </w:rPr>
              <w:t xml:space="preserve">name </w:t>
            </w:r>
            <w:proofErr w:type="spellStart"/>
            <w:r>
              <w:rPr>
                <w:rFonts w:cstheme="minorHAnsi"/>
              </w:rPr>
              <w:t>mygame</w:t>
            </w:r>
            <w:proofErr w:type="spellEnd"/>
            <w:r>
              <w:rPr>
                <w:rFonts w:cstheme="minorHAnsi"/>
              </w:rPr>
              <w:t xml:space="preserve"> -p 8080:80 2048_game</w:t>
            </w:r>
          </w:p>
          <w:p w14:paraId="4E1B25D5" w14:textId="2684B136" w:rsidR="00256550" w:rsidRPr="00256550" w:rsidRDefault="00256550" w:rsidP="00052BF3">
            <w:pPr>
              <w:rPr>
                <w:rFonts w:cstheme="minorHAnsi"/>
              </w:rPr>
            </w:pPr>
          </w:p>
          <w:p w14:paraId="513F2178" w14:textId="77777777" w:rsidR="00256550" w:rsidRDefault="00256550" w:rsidP="00755D43">
            <w:pPr>
              <w:pStyle w:val="ListParagraph"/>
              <w:ind w:left="823"/>
              <w:rPr>
                <w:rFonts w:asciiTheme="minorHAnsi" w:hAnsiTheme="minorHAnsi" w:cstheme="minorHAnsi"/>
                <w:sz w:val="24"/>
                <w:szCs w:val="24"/>
              </w:rPr>
            </w:pPr>
            <w:bookmarkStart w:id="11" w:name="_GoBack"/>
            <w:bookmarkEnd w:id="11"/>
          </w:p>
          <w:p w14:paraId="04C77772" w14:textId="6D57EC26" w:rsidR="00D94C99" w:rsidRPr="00230E53" w:rsidRDefault="00D94C99" w:rsidP="00052BF3">
            <w:pPr>
              <w:pStyle w:val="ListParagraph"/>
              <w:ind w:left="0"/>
            </w:pPr>
            <w:r w:rsidRPr="00052BF3">
              <w:rPr>
                <w:sz w:val="24"/>
                <w:szCs w:val="24"/>
              </w:rPr>
              <w:t>The container “</w:t>
            </w:r>
            <w:proofErr w:type="spellStart"/>
            <w:r w:rsidR="00256550" w:rsidRPr="00052BF3">
              <w:rPr>
                <w:sz w:val="24"/>
                <w:szCs w:val="24"/>
              </w:rPr>
              <w:t>mygame</w:t>
            </w:r>
            <w:proofErr w:type="spellEnd"/>
            <w:r w:rsidRPr="00052BF3">
              <w:rPr>
                <w:sz w:val="24"/>
                <w:szCs w:val="24"/>
              </w:rPr>
              <w:t>” is an instance of the image “</w:t>
            </w:r>
            <w:r w:rsidR="00256550" w:rsidRPr="00052BF3">
              <w:rPr>
                <w:sz w:val="24"/>
                <w:szCs w:val="24"/>
              </w:rPr>
              <w:t>2048_game</w:t>
            </w:r>
            <w:r w:rsidRPr="00052BF3">
              <w:rPr>
                <w:sz w:val="24"/>
                <w:szCs w:val="24"/>
              </w:rPr>
              <w:t xml:space="preserve">” running as a process.  </w:t>
            </w:r>
          </w:p>
          <w:p w14:paraId="72B6419E" w14:textId="5980DBE3" w:rsidR="00C21FEE" w:rsidRPr="00256550" w:rsidRDefault="00C21FEE" w:rsidP="003F32CD">
            <w:pPr>
              <w:rPr>
                <w:rFonts w:cstheme="minorHAnsi"/>
              </w:rPr>
            </w:pPr>
            <w:r w:rsidRPr="00256550">
              <w:rPr>
                <w:rFonts w:cstheme="minorHAnsi"/>
              </w:rPr>
              <w:t>There is no limit to the number of containers that can be run from an image.</w:t>
            </w:r>
          </w:p>
          <w:p w14:paraId="29275D59" w14:textId="77777777" w:rsidR="00D94C99" w:rsidRDefault="00D94C99" w:rsidP="003F32CD">
            <w:pPr>
              <w:rPr>
                <w:rFonts w:cstheme="minorHAnsi"/>
              </w:rPr>
            </w:pPr>
          </w:p>
          <w:p w14:paraId="2DAE0562" w14:textId="21B83052" w:rsidR="003F32CD" w:rsidRDefault="00654677" w:rsidP="003F32CD">
            <w:pPr>
              <w:rPr>
                <w:rFonts w:cstheme="minorHAnsi"/>
              </w:rPr>
            </w:pPr>
            <w:r>
              <w:rPr>
                <w:rFonts w:cstheme="minorHAnsi"/>
              </w:rPr>
              <w:t>Commands</w:t>
            </w:r>
            <w:r w:rsidR="003F32CD">
              <w:rPr>
                <w:rFonts w:cstheme="minorHAnsi"/>
              </w:rPr>
              <w:t>:</w:t>
            </w:r>
          </w:p>
          <w:p w14:paraId="3D97BDF1" w14:textId="2572B70E" w:rsidR="00EE4845" w:rsidRDefault="003F32CD" w:rsidP="003F32CD">
            <w:pPr>
              <w:rPr>
                <w:rFonts w:cstheme="minorHAnsi"/>
              </w:rPr>
            </w:pPr>
            <w:r w:rsidRPr="00EE4845">
              <w:rPr>
                <w:rFonts w:cstheme="minorHAnsi"/>
                <w:b/>
              </w:rPr>
              <w:t>--name</w:t>
            </w:r>
            <w:r>
              <w:rPr>
                <w:rFonts w:cstheme="minorHAnsi"/>
              </w:rPr>
              <w:t xml:space="preserve"> – Specify a unique name for the container service</w:t>
            </w:r>
            <w:r w:rsidR="00EE4845">
              <w:rPr>
                <w:rFonts w:cstheme="minorHAnsi"/>
              </w:rPr>
              <w:t>.  If omitted Docker will create a random, human readable name.</w:t>
            </w:r>
          </w:p>
          <w:p w14:paraId="45E29ADC" w14:textId="567E327B" w:rsidR="00EE4845" w:rsidRDefault="003F32CD" w:rsidP="00EE4845">
            <w:pPr>
              <w:rPr>
                <w:rFonts w:cstheme="minorHAnsi"/>
              </w:rPr>
            </w:pPr>
            <w:r w:rsidRPr="00EE4845">
              <w:rPr>
                <w:rFonts w:cstheme="minorHAnsi"/>
                <w:b/>
              </w:rPr>
              <w:t>-p</w:t>
            </w:r>
            <w:r>
              <w:rPr>
                <w:rFonts w:cstheme="minorHAnsi"/>
              </w:rPr>
              <w:t xml:space="preserve"> – Specify that the container internal port (80) be </w:t>
            </w:r>
            <w:r w:rsidR="00EE4845">
              <w:rPr>
                <w:rFonts w:cstheme="minorHAnsi"/>
              </w:rPr>
              <w:t>exposed to port 8080 on the host.</w:t>
            </w:r>
          </w:p>
          <w:p w14:paraId="4263790B" w14:textId="77777777" w:rsidR="00EE4845" w:rsidRPr="00EE4845" w:rsidRDefault="00EE4845" w:rsidP="00EE4845">
            <w:pPr>
              <w:rPr>
                <w:rFonts w:cstheme="minorHAnsi"/>
              </w:rPr>
            </w:pPr>
          </w:p>
          <w:p w14:paraId="19E66B13" w14:textId="37A66FA6" w:rsidR="00256550" w:rsidRDefault="00EE4845" w:rsidP="0037724E">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Open a browser and navigate to: localhost:8080</w:t>
            </w:r>
            <w:r w:rsidR="0037724E">
              <w:rPr>
                <w:rFonts w:asciiTheme="minorHAnsi" w:hAnsiTheme="minorHAnsi" w:cstheme="minorHAnsi"/>
                <w:sz w:val="24"/>
                <w:szCs w:val="24"/>
              </w:rPr>
              <w:t xml:space="preserve">. </w:t>
            </w:r>
            <w:r w:rsidR="00256550">
              <w:rPr>
                <w:rFonts w:asciiTheme="minorHAnsi" w:hAnsiTheme="minorHAnsi" w:cstheme="minorHAnsi"/>
                <w:sz w:val="24"/>
                <w:szCs w:val="24"/>
              </w:rPr>
              <w:t>A page will open with the game, as shown below:</w:t>
            </w:r>
          </w:p>
          <w:p w14:paraId="0716128B" w14:textId="3903BC2F" w:rsidR="00256550" w:rsidRDefault="00256550" w:rsidP="00052BF3">
            <w:pPr>
              <w:rPr>
                <w:rFonts w:cstheme="minorHAnsi"/>
              </w:rPr>
            </w:pPr>
          </w:p>
          <w:p w14:paraId="5F572646" w14:textId="50872092" w:rsidR="00256550" w:rsidRDefault="00256550" w:rsidP="00052BF3">
            <w:pPr>
              <w:jc w:val="center"/>
              <w:rPr>
                <w:rFonts w:cstheme="minorHAnsi"/>
              </w:rPr>
            </w:pPr>
            <w:r w:rsidRPr="00256550">
              <w:rPr>
                <w:rFonts w:cstheme="minorHAnsi"/>
                <w:noProof/>
              </w:rPr>
              <w:lastRenderedPageBreak/>
              <w:drawing>
                <wp:inline distT="0" distB="0" distL="0" distR="0" wp14:anchorId="6AF97001" wp14:editId="3B2E4235">
                  <wp:extent cx="4359966" cy="229783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3471" cy="2299680"/>
                          </a:xfrm>
                          <a:prstGeom prst="rect">
                            <a:avLst/>
                          </a:prstGeom>
                        </pic:spPr>
                      </pic:pic>
                    </a:graphicData>
                  </a:graphic>
                </wp:inline>
              </w:drawing>
            </w:r>
          </w:p>
          <w:p w14:paraId="75EDFA20" w14:textId="45A18361" w:rsidR="00256550" w:rsidRDefault="00256550" w:rsidP="00052BF3">
            <w:pPr>
              <w:rPr>
                <w:rFonts w:cstheme="minorHAnsi"/>
              </w:rPr>
            </w:pPr>
          </w:p>
          <w:p w14:paraId="6039ED7D" w14:textId="77777777" w:rsidR="00256550" w:rsidRPr="00256550" w:rsidRDefault="00256550" w:rsidP="00052BF3">
            <w:pPr>
              <w:rPr>
                <w:rFonts w:cstheme="minorHAnsi"/>
              </w:rPr>
            </w:pPr>
          </w:p>
          <w:p w14:paraId="77D81069" w14:textId="5634EF03" w:rsidR="00B676EE" w:rsidRPr="00256550" w:rsidRDefault="00256550" w:rsidP="00052BF3">
            <w:pPr>
              <w:rPr>
                <w:rFonts w:cstheme="minorHAnsi"/>
              </w:rPr>
            </w:pPr>
            <w:r>
              <w:rPr>
                <w:rFonts w:cstheme="minorHAnsi"/>
              </w:rPr>
              <w:t>You have now successfully run your first container!!</w:t>
            </w:r>
          </w:p>
          <w:p w14:paraId="4A0838F7" w14:textId="7490BBE6" w:rsidR="002B07C9" w:rsidRDefault="002B07C9" w:rsidP="00A8479E">
            <w:pPr>
              <w:pStyle w:val="ListParagraph"/>
              <w:ind w:left="823"/>
              <w:rPr>
                <w:rFonts w:asciiTheme="minorHAnsi" w:hAnsiTheme="minorHAnsi" w:cstheme="minorHAnsi"/>
                <w:sz w:val="24"/>
                <w:szCs w:val="24"/>
              </w:rPr>
            </w:pPr>
          </w:p>
          <w:p w14:paraId="6F85688D" w14:textId="47C233B6" w:rsidR="00A8479E" w:rsidRPr="006F6843" w:rsidRDefault="00A8479E" w:rsidP="00A8479E">
            <w:pPr>
              <w:pStyle w:val="ListParagraph"/>
              <w:ind w:left="-902"/>
              <w:jc w:val="center"/>
              <w:rPr>
                <w:rFonts w:asciiTheme="minorHAnsi" w:hAnsiTheme="minorHAnsi" w:cstheme="minorHAnsi"/>
                <w:sz w:val="24"/>
                <w:szCs w:val="24"/>
              </w:rPr>
            </w:pPr>
          </w:p>
          <w:p w14:paraId="387E35A5" w14:textId="77777777" w:rsidR="002B07C9" w:rsidRPr="00A31355" w:rsidRDefault="002B07C9" w:rsidP="00865233">
            <w:pPr>
              <w:pStyle w:val="TableParagraph"/>
              <w:tabs>
                <w:tab w:val="left" w:pos="824"/>
              </w:tabs>
              <w:spacing w:before="15"/>
              <w:ind w:left="823"/>
              <w:rPr>
                <w:rFonts w:asciiTheme="minorHAnsi" w:hAnsiTheme="minorHAnsi" w:cstheme="minorHAnsi"/>
              </w:rPr>
            </w:pPr>
          </w:p>
        </w:tc>
      </w:tr>
      <w:tr w:rsidR="002B07C9" w:rsidRPr="00A31355" w14:paraId="542EF970" w14:textId="77777777" w:rsidTr="004A6E79">
        <w:trPr>
          <w:trHeight w:val="20"/>
        </w:trPr>
        <w:tc>
          <w:tcPr>
            <w:tcW w:w="379" w:type="pct"/>
          </w:tcPr>
          <w:p w14:paraId="1EADD066" w14:textId="015E9B26" w:rsidR="002B07C9" w:rsidRPr="00A31355" w:rsidRDefault="002B07C9" w:rsidP="00865233">
            <w:pPr>
              <w:jc w:val="center"/>
              <w:rPr>
                <w:rFonts w:cstheme="minorHAnsi"/>
              </w:rPr>
            </w:pPr>
            <w:r w:rsidRPr="00A31355">
              <w:rPr>
                <w:rFonts w:cstheme="minorHAnsi"/>
              </w:rPr>
              <w:lastRenderedPageBreak/>
              <w:t>2</w:t>
            </w:r>
          </w:p>
        </w:tc>
        <w:tc>
          <w:tcPr>
            <w:tcW w:w="4621" w:type="pct"/>
            <w:shd w:val="clear" w:color="auto" w:fill="auto"/>
          </w:tcPr>
          <w:p w14:paraId="0D20A7A8" w14:textId="2D77740B" w:rsidR="002B07C9" w:rsidRDefault="00770DDE" w:rsidP="00865233">
            <w:pPr>
              <w:rPr>
                <w:rFonts w:cstheme="minorHAnsi"/>
                <w:b/>
                <w:u w:val="single"/>
              </w:rPr>
            </w:pPr>
            <w:r w:rsidRPr="00F97E51">
              <w:rPr>
                <w:rFonts w:cstheme="minorHAnsi"/>
                <w:b/>
                <w:u w:val="single"/>
              </w:rPr>
              <w:t>Stop</w:t>
            </w:r>
            <w:r w:rsidR="004B7126">
              <w:rPr>
                <w:rFonts w:cstheme="minorHAnsi"/>
                <w:b/>
                <w:u w:val="single"/>
              </w:rPr>
              <w:t>/</w:t>
            </w:r>
            <w:r w:rsidR="0061398A">
              <w:rPr>
                <w:rFonts w:cstheme="minorHAnsi"/>
                <w:b/>
                <w:u w:val="single"/>
              </w:rPr>
              <w:t xml:space="preserve">Delete </w:t>
            </w:r>
            <w:r w:rsidRPr="00F97E51">
              <w:rPr>
                <w:rFonts w:cstheme="minorHAnsi"/>
                <w:b/>
                <w:u w:val="single"/>
              </w:rPr>
              <w:t>a</w:t>
            </w:r>
            <w:r w:rsidR="00F97E51" w:rsidRPr="00F97E51">
              <w:rPr>
                <w:rFonts w:cstheme="minorHAnsi"/>
                <w:b/>
                <w:u w:val="single"/>
              </w:rPr>
              <w:t xml:space="preserve"> Container</w:t>
            </w:r>
          </w:p>
          <w:p w14:paraId="38CCA043" w14:textId="77777777" w:rsidR="002B07C9" w:rsidRDefault="002B07C9" w:rsidP="00865233">
            <w:pPr>
              <w:rPr>
                <w:rFonts w:cstheme="minorHAnsi"/>
                <w:b/>
                <w:u w:val="single"/>
              </w:rPr>
            </w:pPr>
          </w:p>
          <w:p w14:paraId="1D2D0814" w14:textId="5F51A475" w:rsidR="002B07C9" w:rsidRDefault="00F97E51" w:rsidP="00F97E51">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 xml:space="preserve">You stop the container by typing </w:t>
            </w:r>
            <w:proofErr w:type="spellStart"/>
            <w:r>
              <w:rPr>
                <w:rFonts w:asciiTheme="minorHAnsi" w:hAnsiTheme="minorHAnsi" w:cstheme="minorHAnsi"/>
                <w:sz w:val="24"/>
                <w:szCs w:val="24"/>
              </w:rPr>
              <w:t>cntrl</w:t>
            </w:r>
            <w:proofErr w:type="spellEnd"/>
            <w:r>
              <w:rPr>
                <w:rFonts w:asciiTheme="minorHAnsi" w:hAnsiTheme="minorHAnsi" w:cstheme="minorHAnsi"/>
                <w:sz w:val="24"/>
                <w:szCs w:val="24"/>
              </w:rPr>
              <w:t>-c</w:t>
            </w:r>
          </w:p>
          <w:p w14:paraId="366A0B30" w14:textId="547C9BF0" w:rsidR="00F97E51" w:rsidRDefault="00F97E51" w:rsidP="00F97E51">
            <w:pPr>
              <w:pStyle w:val="ListParagraph"/>
              <w:ind w:left="823"/>
              <w:rPr>
                <w:rFonts w:asciiTheme="minorHAnsi" w:hAnsiTheme="minorHAnsi" w:cstheme="minorHAnsi"/>
                <w:sz w:val="24"/>
                <w:szCs w:val="24"/>
              </w:rPr>
            </w:pPr>
            <w:r>
              <w:rPr>
                <w:rFonts w:asciiTheme="minorHAnsi" w:hAnsiTheme="minorHAnsi" w:cstheme="minorHAnsi"/>
                <w:sz w:val="24"/>
                <w:szCs w:val="24"/>
              </w:rPr>
              <w:t>~$ &lt;</w:t>
            </w:r>
            <w:proofErr w:type="spellStart"/>
            <w:r>
              <w:rPr>
                <w:rFonts w:asciiTheme="minorHAnsi" w:hAnsiTheme="minorHAnsi" w:cstheme="minorHAnsi"/>
                <w:sz w:val="24"/>
                <w:szCs w:val="24"/>
              </w:rPr>
              <w:t>Cntrl</w:t>
            </w:r>
            <w:proofErr w:type="spellEnd"/>
            <w:r>
              <w:rPr>
                <w:rFonts w:asciiTheme="minorHAnsi" w:hAnsiTheme="minorHAnsi" w:cstheme="minorHAnsi"/>
                <w:sz w:val="24"/>
                <w:szCs w:val="24"/>
              </w:rPr>
              <w:t>-c&gt;</w:t>
            </w:r>
          </w:p>
          <w:p w14:paraId="4B77360E" w14:textId="77777777" w:rsidR="004B7126" w:rsidRPr="00F97E51" w:rsidRDefault="004B7126" w:rsidP="00F97E51">
            <w:pPr>
              <w:pStyle w:val="ListParagraph"/>
              <w:ind w:left="823"/>
              <w:rPr>
                <w:rFonts w:asciiTheme="minorHAnsi" w:hAnsiTheme="minorHAnsi" w:cstheme="minorHAnsi"/>
                <w:sz w:val="24"/>
                <w:szCs w:val="24"/>
              </w:rPr>
            </w:pPr>
          </w:p>
          <w:p w14:paraId="639BA3A8" w14:textId="1D0E6B39" w:rsidR="002B07C9" w:rsidRDefault="00F97E51" w:rsidP="00F97E51">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Verify that the container is no longer running:</w:t>
            </w:r>
          </w:p>
          <w:p w14:paraId="1672FDC4" w14:textId="1AC3D217" w:rsidR="00F97E51" w:rsidRDefault="00F97E51" w:rsidP="00F97E5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w:t>
            </w:r>
            <w:proofErr w:type="spellStart"/>
            <w:r>
              <w:rPr>
                <w:rFonts w:asciiTheme="minorHAnsi" w:hAnsiTheme="minorHAnsi" w:cstheme="minorHAnsi"/>
                <w:sz w:val="24"/>
                <w:szCs w:val="24"/>
              </w:rPr>
              <w:t>ps</w:t>
            </w:r>
            <w:proofErr w:type="spellEnd"/>
          </w:p>
          <w:p w14:paraId="655F6D5B" w14:textId="77777777" w:rsidR="004B7126" w:rsidRPr="00F97E51" w:rsidRDefault="004B7126" w:rsidP="00F97E51">
            <w:pPr>
              <w:pStyle w:val="ListParagraph"/>
              <w:ind w:left="823"/>
              <w:rPr>
                <w:rFonts w:asciiTheme="minorHAnsi" w:hAnsiTheme="minorHAnsi" w:cstheme="minorHAnsi"/>
                <w:sz w:val="24"/>
                <w:szCs w:val="24"/>
              </w:rPr>
            </w:pPr>
          </w:p>
          <w:p w14:paraId="625E9194" w14:textId="77777777" w:rsidR="00F97E51" w:rsidRDefault="00F97E51" w:rsidP="00F97E51">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Although the container is not running it still exists:</w:t>
            </w:r>
          </w:p>
          <w:p w14:paraId="2205DB21" w14:textId="58FEF692" w:rsidR="00D762A2" w:rsidRPr="00D762A2" w:rsidRDefault="00F97E51" w:rsidP="00D762A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w:t>
            </w:r>
            <w:proofErr w:type="spellStart"/>
            <w:r>
              <w:rPr>
                <w:rFonts w:asciiTheme="minorHAnsi" w:hAnsiTheme="minorHAnsi" w:cstheme="minorHAnsi"/>
                <w:sz w:val="24"/>
                <w:szCs w:val="24"/>
              </w:rPr>
              <w:t>ps</w:t>
            </w:r>
            <w:proofErr w:type="spellEnd"/>
            <w:r>
              <w:rPr>
                <w:rFonts w:asciiTheme="minorHAnsi" w:hAnsiTheme="minorHAnsi" w:cstheme="minorHAnsi"/>
                <w:sz w:val="24"/>
                <w:szCs w:val="24"/>
              </w:rPr>
              <w:t xml:space="preserve"> -a</w:t>
            </w:r>
          </w:p>
          <w:p w14:paraId="56052D87" w14:textId="6B4749CD" w:rsidR="00D762A2" w:rsidRDefault="00C81D1E" w:rsidP="00D762A2">
            <w:pPr>
              <w:pStyle w:val="ListParagraph"/>
              <w:ind w:left="-99"/>
              <w:rPr>
                <w:rFonts w:asciiTheme="minorHAnsi" w:hAnsiTheme="minorHAnsi" w:cstheme="minorHAnsi"/>
                <w:sz w:val="24"/>
                <w:szCs w:val="24"/>
              </w:rPr>
            </w:pPr>
            <w:r w:rsidRPr="00C81D1E">
              <w:rPr>
                <w:rFonts w:asciiTheme="minorHAnsi" w:hAnsiTheme="minorHAnsi" w:cstheme="minorHAnsi"/>
                <w:noProof/>
                <w:sz w:val="24"/>
                <w:szCs w:val="24"/>
              </w:rPr>
              <w:drawing>
                <wp:inline distT="0" distB="0" distL="0" distR="0" wp14:anchorId="60DCF6AA" wp14:editId="17EFC382">
                  <wp:extent cx="5943600" cy="3771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7190"/>
                          </a:xfrm>
                          <a:prstGeom prst="rect">
                            <a:avLst/>
                          </a:prstGeom>
                        </pic:spPr>
                      </pic:pic>
                    </a:graphicData>
                  </a:graphic>
                </wp:inline>
              </w:drawing>
            </w:r>
          </w:p>
          <w:p w14:paraId="25CD3D45" w14:textId="220387D7" w:rsidR="002B07C9" w:rsidRDefault="00F97E51" w:rsidP="0061398A">
            <w:pPr>
              <w:pStyle w:val="ListParagraph"/>
              <w:ind w:left="823"/>
              <w:rPr>
                <w:rFonts w:asciiTheme="minorHAnsi" w:hAnsiTheme="minorHAnsi" w:cstheme="minorHAnsi"/>
                <w:sz w:val="24"/>
                <w:szCs w:val="24"/>
              </w:rPr>
            </w:pPr>
            <w:r>
              <w:rPr>
                <w:rFonts w:asciiTheme="minorHAnsi" w:hAnsiTheme="minorHAnsi" w:cstheme="minorHAnsi"/>
                <w:sz w:val="24"/>
                <w:szCs w:val="24"/>
              </w:rPr>
              <w:t>-a, --all: Show all containers (default shows just running)</w:t>
            </w:r>
            <w:r w:rsidR="002B07C9" w:rsidRPr="00F97E51">
              <w:rPr>
                <w:rFonts w:asciiTheme="minorHAnsi" w:hAnsiTheme="minorHAnsi" w:cstheme="minorHAnsi"/>
                <w:sz w:val="24"/>
                <w:szCs w:val="24"/>
              </w:rPr>
              <w:t xml:space="preserve"> </w:t>
            </w:r>
          </w:p>
          <w:p w14:paraId="7C7EFF1F" w14:textId="77777777" w:rsidR="004B7126" w:rsidRDefault="004B7126" w:rsidP="0061398A">
            <w:pPr>
              <w:pStyle w:val="ListParagraph"/>
              <w:ind w:left="823"/>
              <w:rPr>
                <w:rFonts w:asciiTheme="minorHAnsi" w:hAnsiTheme="minorHAnsi" w:cstheme="minorHAnsi"/>
                <w:sz w:val="24"/>
                <w:szCs w:val="24"/>
              </w:rPr>
            </w:pPr>
          </w:p>
          <w:p w14:paraId="328F7EC2" w14:textId="12838787" w:rsidR="0061398A" w:rsidRDefault="0061398A" w:rsidP="0061398A">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Remove the container:</w:t>
            </w:r>
          </w:p>
          <w:p w14:paraId="45FEA43B" w14:textId="0EB92E36" w:rsidR="0061398A" w:rsidRDefault="0061398A" w:rsidP="0061398A">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Pr="0061398A">
              <w:rPr>
                <w:rFonts w:asciiTheme="minorHAnsi" w:hAnsiTheme="minorHAnsi" w:cstheme="minorHAnsi"/>
                <w:sz w:val="24"/>
                <w:szCs w:val="24"/>
              </w:rPr>
              <w:t>docker</w:t>
            </w:r>
            <w:proofErr w:type="spellEnd"/>
            <w:r w:rsidRPr="0061398A">
              <w:rPr>
                <w:rFonts w:asciiTheme="minorHAnsi" w:hAnsiTheme="minorHAnsi" w:cstheme="minorHAnsi"/>
                <w:sz w:val="24"/>
                <w:szCs w:val="24"/>
              </w:rPr>
              <w:t xml:space="preserve"> container </w:t>
            </w:r>
            <w:proofErr w:type="spellStart"/>
            <w:r w:rsidRPr="0061398A">
              <w:rPr>
                <w:rFonts w:asciiTheme="minorHAnsi" w:hAnsiTheme="minorHAnsi" w:cstheme="minorHAnsi"/>
                <w:sz w:val="24"/>
                <w:szCs w:val="24"/>
              </w:rPr>
              <w:t>rm</w:t>
            </w:r>
            <w:proofErr w:type="spellEnd"/>
            <w:r w:rsidRPr="0061398A">
              <w:rPr>
                <w:rFonts w:asciiTheme="minorHAnsi" w:hAnsiTheme="minorHAnsi" w:cstheme="minorHAnsi"/>
                <w:sz w:val="24"/>
                <w:szCs w:val="24"/>
              </w:rPr>
              <w:t xml:space="preserve"> </w:t>
            </w:r>
            <w:proofErr w:type="spellStart"/>
            <w:r w:rsidR="00C81D1E">
              <w:rPr>
                <w:rFonts w:asciiTheme="minorHAnsi" w:hAnsiTheme="minorHAnsi" w:cstheme="minorHAnsi"/>
                <w:sz w:val="24"/>
                <w:szCs w:val="24"/>
              </w:rPr>
              <w:t>mygame</w:t>
            </w:r>
            <w:proofErr w:type="spellEnd"/>
          </w:p>
          <w:p w14:paraId="52E4C346" w14:textId="77777777" w:rsidR="00654677" w:rsidRDefault="00654677" w:rsidP="0061398A">
            <w:pPr>
              <w:pStyle w:val="ListParagraph"/>
              <w:ind w:left="823"/>
              <w:rPr>
                <w:rFonts w:asciiTheme="minorHAnsi" w:hAnsiTheme="minorHAnsi" w:cstheme="minorHAnsi"/>
                <w:sz w:val="24"/>
                <w:szCs w:val="24"/>
              </w:rPr>
            </w:pPr>
          </w:p>
          <w:p w14:paraId="39DC9094" w14:textId="7395BF9C" w:rsidR="0061398A" w:rsidRPr="00F97E51" w:rsidRDefault="0061398A" w:rsidP="0061398A">
            <w:pPr>
              <w:pStyle w:val="ListParagraph"/>
              <w:ind w:left="823"/>
              <w:rPr>
                <w:rFonts w:asciiTheme="minorHAnsi" w:hAnsiTheme="minorHAnsi" w:cstheme="minorHAnsi"/>
                <w:sz w:val="24"/>
                <w:szCs w:val="24"/>
              </w:rPr>
            </w:pPr>
            <w:r>
              <w:rPr>
                <w:rFonts w:asciiTheme="minorHAnsi" w:hAnsiTheme="minorHAnsi" w:cstheme="minorHAnsi"/>
                <w:sz w:val="24"/>
                <w:szCs w:val="24"/>
              </w:rPr>
              <w:t>Containers can be removed either by their name or container id</w:t>
            </w:r>
          </w:p>
          <w:p w14:paraId="58BC8B0B" w14:textId="7B15CD6C" w:rsidR="0061398A" w:rsidRPr="0061398A" w:rsidRDefault="0061398A" w:rsidP="0061398A">
            <w:pPr>
              <w:pStyle w:val="ListParagraph"/>
              <w:ind w:left="823"/>
              <w:rPr>
                <w:rFonts w:asciiTheme="minorHAnsi" w:hAnsiTheme="minorHAnsi" w:cstheme="minorHAnsi"/>
                <w:sz w:val="24"/>
                <w:szCs w:val="24"/>
              </w:rPr>
            </w:pPr>
          </w:p>
        </w:tc>
      </w:tr>
      <w:tr w:rsidR="002B07C9" w:rsidRPr="00A31355" w14:paraId="57067C92" w14:textId="77777777" w:rsidTr="004A6E79">
        <w:trPr>
          <w:trHeight w:val="20"/>
        </w:trPr>
        <w:tc>
          <w:tcPr>
            <w:tcW w:w="379" w:type="pct"/>
          </w:tcPr>
          <w:p w14:paraId="292432BA" w14:textId="77777777" w:rsidR="002B07C9" w:rsidRPr="00A31355" w:rsidRDefault="002B07C9" w:rsidP="00865233">
            <w:pPr>
              <w:jc w:val="center"/>
              <w:rPr>
                <w:rFonts w:cstheme="minorHAnsi"/>
              </w:rPr>
            </w:pPr>
            <w:r w:rsidRPr="00A31355">
              <w:rPr>
                <w:rFonts w:cstheme="minorHAnsi"/>
              </w:rPr>
              <w:t>3</w:t>
            </w:r>
          </w:p>
        </w:tc>
        <w:tc>
          <w:tcPr>
            <w:tcW w:w="4621" w:type="pct"/>
          </w:tcPr>
          <w:p w14:paraId="6CBAD8C4" w14:textId="3265343E" w:rsidR="002B07C9" w:rsidRDefault="004F2A5D" w:rsidP="00865233">
            <w:pPr>
              <w:rPr>
                <w:rFonts w:cstheme="minorHAnsi"/>
                <w:b/>
                <w:u w:val="single"/>
              </w:rPr>
            </w:pPr>
            <w:r w:rsidRPr="004F2A5D">
              <w:rPr>
                <w:rFonts w:cstheme="minorHAnsi"/>
                <w:b/>
                <w:u w:val="single"/>
              </w:rPr>
              <w:t>Inspect a Running Container</w:t>
            </w:r>
          </w:p>
          <w:p w14:paraId="571AD72E" w14:textId="77777777" w:rsidR="002B07C9" w:rsidRDefault="002B07C9" w:rsidP="00865233">
            <w:pPr>
              <w:rPr>
                <w:rFonts w:cstheme="minorHAnsi"/>
                <w:b/>
                <w:u w:val="single"/>
              </w:rPr>
            </w:pPr>
          </w:p>
          <w:p w14:paraId="725E8052" w14:textId="712E7720" w:rsidR="00654677" w:rsidRPr="00654677" w:rsidRDefault="00654677" w:rsidP="00654677">
            <w:pPr>
              <w:pStyle w:val="ListParagraph"/>
              <w:numPr>
                <w:ilvl w:val="0"/>
                <w:numId w:val="18"/>
              </w:numPr>
              <w:rPr>
                <w:rFonts w:asciiTheme="minorHAnsi" w:hAnsiTheme="minorHAnsi" w:cstheme="minorHAnsi"/>
                <w:sz w:val="24"/>
                <w:szCs w:val="24"/>
              </w:rPr>
            </w:pPr>
            <w:r w:rsidRPr="00654677">
              <w:rPr>
                <w:rFonts w:asciiTheme="minorHAnsi" w:hAnsiTheme="minorHAnsi" w:cstheme="minorHAnsi"/>
                <w:sz w:val="24"/>
                <w:szCs w:val="24"/>
              </w:rPr>
              <w:t xml:space="preserve">Run </w:t>
            </w:r>
            <w:r w:rsidR="00C81D1E">
              <w:rPr>
                <w:rFonts w:asciiTheme="minorHAnsi" w:hAnsiTheme="minorHAnsi" w:cstheme="minorHAnsi"/>
                <w:sz w:val="24"/>
                <w:szCs w:val="24"/>
              </w:rPr>
              <w:t xml:space="preserve">a new </w:t>
            </w:r>
            <w:r w:rsidRPr="00654677">
              <w:rPr>
                <w:rFonts w:asciiTheme="minorHAnsi" w:hAnsiTheme="minorHAnsi" w:cstheme="minorHAnsi"/>
                <w:sz w:val="24"/>
                <w:szCs w:val="24"/>
              </w:rPr>
              <w:t>Docker container</w:t>
            </w:r>
            <w:r w:rsidR="00C81D1E">
              <w:rPr>
                <w:rFonts w:asciiTheme="minorHAnsi" w:hAnsiTheme="minorHAnsi" w:cstheme="minorHAnsi"/>
                <w:sz w:val="24"/>
                <w:szCs w:val="24"/>
              </w:rPr>
              <w:t xml:space="preserve"> for the game</w:t>
            </w:r>
            <w:r w:rsidRPr="00654677">
              <w:rPr>
                <w:rFonts w:asciiTheme="minorHAnsi" w:hAnsiTheme="minorHAnsi" w:cstheme="minorHAnsi"/>
                <w:sz w:val="24"/>
                <w:szCs w:val="24"/>
              </w:rPr>
              <w:t>:</w:t>
            </w:r>
          </w:p>
          <w:p w14:paraId="3BBDE2D7" w14:textId="06F99D57" w:rsidR="002B07C9" w:rsidRDefault="00654677" w:rsidP="00654677">
            <w:pPr>
              <w:pStyle w:val="ListParagraph"/>
              <w:ind w:left="823"/>
              <w:rPr>
                <w:rFonts w:asciiTheme="minorHAnsi" w:hAnsiTheme="minorHAnsi" w:cstheme="minorHAnsi"/>
                <w:sz w:val="24"/>
                <w:szCs w:val="24"/>
              </w:rPr>
            </w:pPr>
            <w:r w:rsidRPr="00654677">
              <w:rPr>
                <w:rFonts w:asciiTheme="minorHAnsi" w:hAnsiTheme="minorHAnsi" w:cstheme="minorHAnsi"/>
                <w:sz w:val="24"/>
                <w:szCs w:val="24"/>
              </w:rPr>
              <w:lastRenderedPageBreak/>
              <w:t xml:space="preserve">~$ </w:t>
            </w:r>
            <w:proofErr w:type="spellStart"/>
            <w:r w:rsidRPr="00654677">
              <w:rPr>
                <w:rFonts w:asciiTheme="minorHAnsi" w:hAnsiTheme="minorHAnsi" w:cstheme="minorHAnsi"/>
                <w:sz w:val="24"/>
                <w:szCs w:val="24"/>
              </w:rPr>
              <w:t>docker</w:t>
            </w:r>
            <w:proofErr w:type="spellEnd"/>
            <w:r w:rsidRPr="00654677">
              <w:rPr>
                <w:rFonts w:asciiTheme="minorHAnsi" w:hAnsiTheme="minorHAnsi" w:cstheme="minorHAnsi"/>
                <w:sz w:val="24"/>
                <w:szCs w:val="24"/>
              </w:rPr>
              <w:t xml:space="preserve"> run </w:t>
            </w:r>
            <w:r>
              <w:rPr>
                <w:rFonts w:asciiTheme="minorHAnsi" w:hAnsiTheme="minorHAnsi" w:cstheme="minorHAnsi"/>
                <w:sz w:val="24"/>
                <w:szCs w:val="24"/>
              </w:rPr>
              <w:t>--</w:t>
            </w:r>
            <w:r w:rsidRPr="00654677">
              <w:rPr>
                <w:rFonts w:asciiTheme="minorHAnsi" w:hAnsiTheme="minorHAnsi" w:cstheme="minorHAnsi"/>
                <w:sz w:val="24"/>
                <w:szCs w:val="24"/>
              </w:rPr>
              <w:t>publish 80</w:t>
            </w:r>
            <w:r w:rsidR="00C81D1E">
              <w:rPr>
                <w:rFonts w:asciiTheme="minorHAnsi" w:hAnsiTheme="minorHAnsi" w:cstheme="minorHAnsi"/>
                <w:sz w:val="24"/>
                <w:szCs w:val="24"/>
              </w:rPr>
              <w:t>80</w:t>
            </w:r>
            <w:r w:rsidRPr="00654677">
              <w:rPr>
                <w:rFonts w:asciiTheme="minorHAnsi" w:hAnsiTheme="minorHAnsi" w:cstheme="minorHAnsi"/>
                <w:sz w:val="24"/>
                <w:szCs w:val="24"/>
              </w:rPr>
              <w:t xml:space="preserve">:80 </w:t>
            </w:r>
            <w:r>
              <w:rPr>
                <w:rFonts w:asciiTheme="minorHAnsi" w:hAnsiTheme="minorHAnsi" w:cstheme="minorHAnsi"/>
                <w:sz w:val="24"/>
                <w:szCs w:val="24"/>
              </w:rPr>
              <w:t>--</w:t>
            </w:r>
            <w:r w:rsidRPr="00654677">
              <w:rPr>
                <w:rFonts w:asciiTheme="minorHAnsi" w:hAnsiTheme="minorHAnsi" w:cstheme="minorHAnsi"/>
                <w:sz w:val="24"/>
                <w:szCs w:val="24"/>
              </w:rPr>
              <w:t xml:space="preserve">detach </w:t>
            </w:r>
            <w:r>
              <w:rPr>
                <w:rFonts w:asciiTheme="minorHAnsi" w:hAnsiTheme="minorHAnsi" w:cstheme="minorHAnsi"/>
                <w:sz w:val="24"/>
                <w:szCs w:val="24"/>
              </w:rPr>
              <w:t>--</w:t>
            </w:r>
            <w:r w:rsidRPr="00654677">
              <w:rPr>
                <w:rFonts w:asciiTheme="minorHAnsi" w:hAnsiTheme="minorHAnsi" w:cstheme="minorHAnsi"/>
                <w:sz w:val="24"/>
                <w:szCs w:val="24"/>
              </w:rPr>
              <w:t xml:space="preserve">name </w:t>
            </w:r>
            <w:proofErr w:type="spellStart"/>
            <w:r w:rsidR="00C81D1E">
              <w:rPr>
                <w:rFonts w:asciiTheme="minorHAnsi" w:hAnsiTheme="minorHAnsi" w:cstheme="minorHAnsi"/>
                <w:sz w:val="24"/>
                <w:szCs w:val="24"/>
              </w:rPr>
              <w:t>mygame</w:t>
            </w:r>
            <w:proofErr w:type="spellEnd"/>
            <w:r w:rsidR="00C81D1E" w:rsidRPr="00654677">
              <w:rPr>
                <w:rFonts w:asciiTheme="minorHAnsi" w:hAnsiTheme="minorHAnsi" w:cstheme="minorHAnsi"/>
                <w:sz w:val="24"/>
                <w:szCs w:val="24"/>
              </w:rPr>
              <w:t xml:space="preserve"> </w:t>
            </w:r>
            <w:r w:rsidR="00C81D1E">
              <w:rPr>
                <w:rFonts w:asciiTheme="minorHAnsi" w:hAnsiTheme="minorHAnsi" w:cstheme="minorHAnsi"/>
                <w:sz w:val="24"/>
                <w:szCs w:val="24"/>
              </w:rPr>
              <w:t>2048_game</w:t>
            </w:r>
          </w:p>
          <w:p w14:paraId="30C81E6C" w14:textId="250F71CD" w:rsidR="004B7126" w:rsidRDefault="004B7126" w:rsidP="00654677">
            <w:pPr>
              <w:pStyle w:val="ListParagraph"/>
              <w:ind w:left="823"/>
              <w:rPr>
                <w:rFonts w:asciiTheme="minorHAnsi" w:hAnsiTheme="minorHAnsi" w:cstheme="minorHAnsi"/>
                <w:sz w:val="24"/>
                <w:szCs w:val="24"/>
              </w:rPr>
            </w:pPr>
          </w:p>
          <w:p w14:paraId="5C8D8D1A" w14:textId="3115B5F9" w:rsidR="004B7126" w:rsidRDefault="004B7126" w:rsidP="00654677">
            <w:pPr>
              <w:pStyle w:val="ListParagraph"/>
              <w:ind w:left="823"/>
              <w:rPr>
                <w:rFonts w:asciiTheme="minorHAnsi" w:hAnsiTheme="minorHAnsi" w:cstheme="minorHAnsi"/>
                <w:sz w:val="24"/>
                <w:szCs w:val="24"/>
              </w:rPr>
            </w:pPr>
            <w:r>
              <w:rPr>
                <w:rFonts w:asciiTheme="minorHAnsi" w:hAnsiTheme="minorHAnsi" w:cstheme="minorHAnsi"/>
                <w:sz w:val="24"/>
                <w:szCs w:val="24"/>
              </w:rPr>
              <w:t>You should be brought back to the terminal prompt</w:t>
            </w:r>
            <w:r w:rsidR="00C81D1E">
              <w:rPr>
                <w:rFonts w:asciiTheme="minorHAnsi" w:hAnsiTheme="minorHAnsi" w:cstheme="minorHAnsi"/>
                <w:sz w:val="24"/>
                <w:szCs w:val="24"/>
              </w:rPr>
              <w:t xml:space="preserve"> (the “detach” option runs the container as a background process)</w:t>
            </w:r>
          </w:p>
          <w:p w14:paraId="188892DF" w14:textId="77777777" w:rsidR="00654677" w:rsidRPr="004B7126" w:rsidRDefault="00654677" w:rsidP="004B7126">
            <w:pPr>
              <w:rPr>
                <w:rFonts w:cstheme="minorHAnsi"/>
              </w:rPr>
            </w:pPr>
          </w:p>
          <w:p w14:paraId="78E71DA7" w14:textId="28F2E11C" w:rsidR="00654677" w:rsidRDefault="004B7126" w:rsidP="00654677">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Open a browser and navigate to “localhost</w:t>
            </w:r>
            <w:r w:rsidR="00C81D1E">
              <w:rPr>
                <w:rFonts w:asciiTheme="minorHAnsi" w:hAnsiTheme="minorHAnsi" w:cstheme="minorHAnsi"/>
                <w:sz w:val="24"/>
                <w:szCs w:val="24"/>
              </w:rPr>
              <w:t>:8080</w:t>
            </w:r>
            <w:r>
              <w:rPr>
                <w:rFonts w:asciiTheme="minorHAnsi" w:hAnsiTheme="minorHAnsi" w:cstheme="minorHAnsi"/>
                <w:sz w:val="24"/>
                <w:szCs w:val="24"/>
              </w:rPr>
              <w:t>”. You should be prompted with</w:t>
            </w:r>
            <w:r w:rsidR="00C81D1E">
              <w:rPr>
                <w:rFonts w:asciiTheme="minorHAnsi" w:hAnsiTheme="minorHAnsi" w:cstheme="minorHAnsi"/>
                <w:sz w:val="24"/>
                <w:szCs w:val="24"/>
              </w:rPr>
              <w:t xml:space="preserve"> the game again.</w:t>
            </w:r>
          </w:p>
          <w:p w14:paraId="7E58D23B" w14:textId="77777777" w:rsidR="004B7126" w:rsidRDefault="004B7126" w:rsidP="004B7126">
            <w:pPr>
              <w:pStyle w:val="ListParagraph"/>
              <w:ind w:left="823"/>
              <w:rPr>
                <w:rFonts w:asciiTheme="minorHAnsi" w:hAnsiTheme="minorHAnsi" w:cstheme="minorHAnsi"/>
                <w:sz w:val="24"/>
                <w:szCs w:val="24"/>
              </w:rPr>
            </w:pPr>
          </w:p>
          <w:p w14:paraId="3B167316" w14:textId="77777777" w:rsidR="004B7126" w:rsidRPr="00052BF3" w:rsidRDefault="004B7126" w:rsidP="00052BF3">
            <w:pPr>
              <w:rPr>
                <w:rFonts w:cstheme="minorHAnsi"/>
              </w:rPr>
            </w:pPr>
          </w:p>
          <w:p w14:paraId="750E4253" w14:textId="370D035D" w:rsidR="00654677" w:rsidRDefault="0002321E" w:rsidP="004467B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You can run a variety of commands to get information on the status of a running container.  These commands. can be useful when troubleshoot an environment or application.  For example, i</w:t>
            </w:r>
            <w:r w:rsidR="00885B24">
              <w:rPr>
                <w:rFonts w:asciiTheme="minorHAnsi" w:hAnsiTheme="minorHAnsi" w:cstheme="minorHAnsi"/>
                <w:sz w:val="24"/>
                <w:szCs w:val="24"/>
              </w:rPr>
              <w:t>nspect</w:t>
            </w:r>
            <w:r>
              <w:rPr>
                <w:rFonts w:asciiTheme="minorHAnsi" w:hAnsiTheme="minorHAnsi" w:cstheme="minorHAnsi"/>
                <w:sz w:val="24"/>
                <w:szCs w:val="24"/>
              </w:rPr>
              <w:t>ing the</w:t>
            </w:r>
            <w:r w:rsidR="00885B24">
              <w:rPr>
                <w:rFonts w:asciiTheme="minorHAnsi" w:hAnsiTheme="minorHAnsi" w:cstheme="minorHAnsi"/>
                <w:sz w:val="24"/>
                <w:szCs w:val="24"/>
              </w:rPr>
              <w:t xml:space="preserve"> meta-data for running container:</w:t>
            </w:r>
          </w:p>
          <w:p w14:paraId="1F2B141D" w14:textId="77777777" w:rsidR="0002321E" w:rsidRDefault="0002321E" w:rsidP="00052BF3">
            <w:pPr>
              <w:pStyle w:val="ListParagraph"/>
              <w:ind w:left="823"/>
              <w:rPr>
                <w:rFonts w:asciiTheme="minorHAnsi" w:hAnsiTheme="minorHAnsi" w:cstheme="minorHAnsi"/>
                <w:sz w:val="24"/>
                <w:szCs w:val="24"/>
              </w:rPr>
            </w:pPr>
          </w:p>
          <w:p w14:paraId="173B81AB" w14:textId="0946DFBB" w:rsidR="00885B24" w:rsidRDefault="00885B24" w:rsidP="00885B24">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inspect </w:t>
            </w:r>
            <w:proofErr w:type="spellStart"/>
            <w:r w:rsidR="00C81D1E">
              <w:rPr>
                <w:rFonts w:asciiTheme="minorHAnsi" w:hAnsiTheme="minorHAnsi" w:cstheme="minorHAnsi"/>
                <w:sz w:val="24"/>
                <w:szCs w:val="24"/>
              </w:rPr>
              <w:t>mygame</w:t>
            </w:r>
            <w:proofErr w:type="spellEnd"/>
          </w:p>
          <w:p w14:paraId="567901E1" w14:textId="77777777" w:rsidR="000D5DC3" w:rsidRDefault="000D5DC3" w:rsidP="00885B24">
            <w:pPr>
              <w:pStyle w:val="ListParagraph"/>
              <w:ind w:left="823"/>
              <w:rPr>
                <w:rFonts w:asciiTheme="minorHAnsi" w:hAnsiTheme="minorHAnsi" w:cstheme="minorHAnsi"/>
                <w:sz w:val="24"/>
                <w:szCs w:val="24"/>
              </w:rPr>
            </w:pPr>
          </w:p>
          <w:p w14:paraId="6A756233" w14:textId="10A64A31" w:rsidR="000D5DC3" w:rsidRDefault="000D5DC3" w:rsidP="00885B24">
            <w:pPr>
              <w:pStyle w:val="ListParagraph"/>
              <w:ind w:left="823"/>
              <w:rPr>
                <w:rFonts w:asciiTheme="minorHAnsi" w:hAnsiTheme="minorHAnsi" w:cstheme="minorHAnsi"/>
                <w:sz w:val="24"/>
                <w:szCs w:val="24"/>
              </w:rPr>
            </w:pPr>
            <w:r>
              <w:rPr>
                <w:rFonts w:asciiTheme="minorHAnsi" w:hAnsiTheme="minorHAnsi" w:cstheme="minorHAnsi"/>
                <w:sz w:val="24"/>
                <w:szCs w:val="24"/>
              </w:rPr>
              <w:t>and,</w:t>
            </w:r>
          </w:p>
          <w:p w14:paraId="6291048D" w14:textId="77777777" w:rsidR="000D5DC3" w:rsidRDefault="000D5DC3" w:rsidP="00052BF3">
            <w:pPr>
              <w:ind w:left="823"/>
              <w:rPr>
                <w:rFonts w:cstheme="minorHAnsi"/>
              </w:rPr>
            </w:pPr>
          </w:p>
          <w:p w14:paraId="50626C4A" w14:textId="7B4A0AE6" w:rsidR="000D5DC3" w:rsidRDefault="000D5DC3" w:rsidP="00052BF3">
            <w:pPr>
              <w:ind w:left="823"/>
              <w:rPr>
                <w:rFonts w:cstheme="minorHAnsi"/>
              </w:rPr>
            </w:pPr>
            <w:r w:rsidRPr="00052BF3">
              <w:rPr>
                <w:rFonts w:cstheme="minorHAnsi"/>
              </w:rPr>
              <w:t>Stream live performance container metrics:</w:t>
            </w:r>
          </w:p>
          <w:p w14:paraId="59F7C0A4" w14:textId="77777777" w:rsidR="000D5DC3" w:rsidRPr="00052BF3" w:rsidRDefault="000D5DC3" w:rsidP="00052BF3">
            <w:pPr>
              <w:ind w:left="823"/>
              <w:rPr>
                <w:rFonts w:cstheme="minorHAnsi"/>
              </w:rPr>
            </w:pPr>
          </w:p>
          <w:p w14:paraId="6AE13171" w14:textId="77777777" w:rsidR="000D5DC3" w:rsidRDefault="000D5DC3" w:rsidP="000D5DC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stats </w:t>
            </w:r>
            <w:proofErr w:type="spellStart"/>
            <w:r>
              <w:rPr>
                <w:rFonts w:asciiTheme="minorHAnsi" w:hAnsiTheme="minorHAnsi" w:cstheme="minorHAnsi"/>
                <w:sz w:val="24"/>
                <w:szCs w:val="24"/>
              </w:rPr>
              <w:t>mygame</w:t>
            </w:r>
            <w:proofErr w:type="spellEnd"/>
          </w:p>
          <w:p w14:paraId="230734C0" w14:textId="77777777" w:rsidR="003705DE" w:rsidRDefault="003705DE" w:rsidP="00052BF3"/>
          <w:p w14:paraId="37BE0652" w14:textId="22079596" w:rsidR="004467B8" w:rsidRDefault="003705DE" w:rsidP="004467B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Clean up</w:t>
            </w:r>
          </w:p>
          <w:p w14:paraId="180261A1" w14:textId="4C0AD8D7" w:rsidR="00B55051" w:rsidRDefault="00B55051" w:rsidP="00B5505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w:t>
            </w:r>
            <w:proofErr w:type="spellStart"/>
            <w:r>
              <w:rPr>
                <w:rFonts w:asciiTheme="minorHAnsi" w:hAnsiTheme="minorHAnsi" w:cstheme="minorHAnsi"/>
                <w:sz w:val="24"/>
                <w:szCs w:val="24"/>
              </w:rPr>
              <w:t>rm</w:t>
            </w:r>
            <w:proofErr w:type="spellEnd"/>
            <w:r>
              <w:rPr>
                <w:rFonts w:asciiTheme="minorHAnsi" w:hAnsiTheme="minorHAnsi" w:cstheme="minorHAnsi"/>
                <w:sz w:val="24"/>
                <w:szCs w:val="24"/>
              </w:rPr>
              <w:t xml:space="preserve"> -f </w:t>
            </w:r>
            <w:proofErr w:type="spellStart"/>
            <w:r w:rsidR="00C81D1E">
              <w:rPr>
                <w:rFonts w:asciiTheme="minorHAnsi" w:hAnsiTheme="minorHAnsi" w:cstheme="minorHAnsi"/>
                <w:sz w:val="24"/>
                <w:szCs w:val="24"/>
              </w:rPr>
              <w:t>mygame</w:t>
            </w:r>
            <w:proofErr w:type="spellEnd"/>
          </w:p>
          <w:p w14:paraId="07A49A4F" w14:textId="6D547AA1" w:rsidR="00654677" w:rsidRDefault="00654677" w:rsidP="00654677">
            <w:pPr>
              <w:pStyle w:val="ListParagraph"/>
              <w:ind w:left="823"/>
              <w:rPr>
                <w:rFonts w:asciiTheme="minorHAnsi" w:hAnsiTheme="minorHAnsi" w:cstheme="minorHAnsi"/>
                <w:sz w:val="24"/>
                <w:szCs w:val="24"/>
              </w:rPr>
            </w:pPr>
          </w:p>
          <w:p w14:paraId="5CF168CC" w14:textId="2ABA5E7E" w:rsidR="00654677" w:rsidRDefault="00654677" w:rsidP="00654677">
            <w:pPr>
              <w:rPr>
                <w:rFonts w:cstheme="minorHAnsi"/>
              </w:rPr>
            </w:pPr>
            <w:r>
              <w:rPr>
                <w:rFonts w:cstheme="minorHAnsi"/>
              </w:rPr>
              <w:t>Command</w:t>
            </w:r>
            <w:r w:rsidR="007B0698">
              <w:rPr>
                <w:rFonts w:cstheme="minorHAnsi"/>
              </w:rPr>
              <w:t>s</w:t>
            </w:r>
            <w:r>
              <w:rPr>
                <w:rFonts w:cstheme="minorHAnsi"/>
              </w:rPr>
              <w:t>:</w:t>
            </w:r>
          </w:p>
          <w:p w14:paraId="01A05674" w14:textId="33753DC5" w:rsidR="00654677" w:rsidRPr="00654677" w:rsidRDefault="00654677" w:rsidP="00654677">
            <w:pPr>
              <w:rPr>
                <w:rFonts w:cstheme="minorHAnsi"/>
              </w:rPr>
            </w:pPr>
            <w:r w:rsidRPr="00654677">
              <w:rPr>
                <w:rFonts w:cstheme="minorHAnsi"/>
                <w:b/>
              </w:rPr>
              <w:t>-d, --detach</w:t>
            </w:r>
            <w:r>
              <w:rPr>
                <w:rFonts w:cstheme="minorHAnsi"/>
              </w:rPr>
              <w:t xml:space="preserve"> - Run the container in the background.</w:t>
            </w:r>
          </w:p>
          <w:p w14:paraId="7EB437DB" w14:textId="5CB7F5EB" w:rsidR="002B07C9" w:rsidRPr="00654677" w:rsidRDefault="002B07C9" w:rsidP="00654677">
            <w:pPr>
              <w:pStyle w:val="ListParagraph"/>
              <w:ind w:left="823"/>
              <w:rPr>
                <w:rFonts w:asciiTheme="minorHAnsi" w:hAnsiTheme="minorHAnsi" w:cstheme="minorHAnsi"/>
                <w:sz w:val="24"/>
                <w:szCs w:val="24"/>
              </w:rPr>
            </w:pPr>
          </w:p>
          <w:p w14:paraId="62CFC005" w14:textId="77777777" w:rsidR="002B07C9" w:rsidRPr="00A31355" w:rsidRDefault="002B07C9" w:rsidP="00865233">
            <w:pPr>
              <w:rPr>
                <w:rFonts w:cstheme="minorHAnsi"/>
                <w:b/>
                <w:u w:val="single"/>
              </w:rPr>
            </w:pPr>
          </w:p>
        </w:tc>
      </w:tr>
      <w:tr w:rsidR="002B07C9" w:rsidRPr="00A31355" w14:paraId="51A9266D" w14:textId="77777777" w:rsidTr="004A6E79">
        <w:trPr>
          <w:trHeight w:val="20"/>
        </w:trPr>
        <w:tc>
          <w:tcPr>
            <w:tcW w:w="379" w:type="pct"/>
          </w:tcPr>
          <w:p w14:paraId="2EE5D770" w14:textId="77777777" w:rsidR="002B07C9" w:rsidRPr="00A31355" w:rsidRDefault="002B07C9" w:rsidP="00865233">
            <w:pPr>
              <w:jc w:val="center"/>
              <w:rPr>
                <w:rFonts w:cstheme="minorHAnsi"/>
              </w:rPr>
            </w:pPr>
            <w:r w:rsidRPr="00A31355">
              <w:rPr>
                <w:rFonts w:cstheme="minorHAnsi"/>
              </w:rPr>
              <w:lastRenderedPageBreak/>
              <w:t>4</w:t>
            </w:r>
          </w:p>
        </w:tc>
        <w:tc>
          <w:tcPr>
            <w:tcW w:w="4621" w:type="pct"/>
          </w:tcPr>
          <w:p w14:paraId="4286BAD4" w14:textId="4CDA4CAD" w:rsidR="002B07C9" w:rsidRDefault="00B55051" w:rsidP="00865233">
            <w:pPr>
              <w:rPr>
                <w:rFonts w:cstheme="minorHAnsi"/>
                <w:b/>
                <w:u w:val="single"/>
              </w:rPr>
            </w:pPr>
            <w:r w:rsidRPr="00B55051">
              <w:rPr>
                <w:rFonts w:cstheme="minorHAnsi"/>
                <w:b/>
                <w:u w:val="single"/>
              </w:rPr>
              <w:t>Run Shell Inside a Container</w:t>
            </w:r>
          </w:p>
          <w:p w14:paraId="45BA3A5F" w14:textId="77777777" w:rsidR="002B07C9" w:rsidRDefault="002B07C9" w:rsidP="00865233">
            <w:pPr>
              <w:rPr>
                <w:rFonts w:cstheme="minorHAnsi"/>
                <w:b/>
                <w:u w:val="single"/>
              </w:rPr>
            </w:pPr>
          </w:p>
          <w:p w14:paraId="2137BAD4" w14:textId="572D9003" w:rsidR="007B0698" w:rsidRDefault="00C81D1E" w:rsidP="00B55051">
            <w:pPr>
              <w:pStyle w:val="ListParagraph"/>
              <w:numPr>
                <w:ilvl w:val="0"/>
                <w:numId w:val="19"/>
              </w:numPr>
              <w:rPr>
                <w:rFonts w:asciiTheme="minorHAnsi" w:hAnsiTheme="minorHAnsi" w:cstheme="minorHAnsi"/>
                <w:sz w:val="24"/>
                <w:szCs w:val="24"/>
              </w:rPr>
            </w:pPr>
            <w:r>
              <w:rPr>
                <w:rFonts w:asciiTheme="minorHAnsi" w:hAnsiTheme="minorHAnsi" w:cstheme="minorHAnsi"/>
                <w:sz w:val="24"/>
                <w:szCs w:val="24"/>
              </w:rPr>
              <w:t>We can also directly access a container via a command shell</w:t>
            </w:r>
            <w:r w:rsidR="002C399D">
              <w:rPr>
                <w:rFonts w:asciiTheme="minorHAnsi" w:hAnsiTheme="minorHAnsi" w:cstheme="minorHAnsi"/>
                <w:sz w:val="24"/>
                <w:szCs w:val="24"/>
              </w:rPr>
              <w:t>.</w:t>
            </w:r>
            <w:r>
              <w:rPr>
                <w:rFonts w:asciiTheme="minorHAnsi" w:hAnsiTheme="minorHAnsi" w:cstheme="minorHAnsi"/>
                <w:sz w:val="24"/>
                <w:szCs w:val="24"/>
              </w:rPr>
              <w:t xml:space="preserve">  </w:t>
            </w:r>
            <w:r w:rsidR="002C399D">
              <w:rPr>
                <w:rFonts w:asciiTheme="minorHAnsi" w:hAnsiTheme="minorHAnsi" w:cstheme="minorHAnsi"/>
                <w:sz w:val="24"/>
                <w:szCs w:val="24"/>
              </w:rPr>
              <w:t>It allows</w:t>
            </w:r>
            <w:r>
              <w:rPr>
                <w:rFonts w:asciiTheme="minorHAnsi" w:hAnsiTheme="minorHAnsi" w:cstheme="minorHAnsi"/>
                <w:sz w:val="24"/>
                <w:szCs w:val="24"/>
              </w:rPr>
              <w:t xml:space="preserve"> you to directly login to the container’</w:t>
            </w:r>
            <w:r w:rsidR="002C399D">
              <w:rPr>
                <w:rFonts w:asciiTheme="minorHAnsi" w:hAnsiTheme="minorHAnsi" w:cstheme="minorHAnsi"/>
                <w:sz w:val="24"/>
                <w:szCs w:val="24"/>
              </w:rPr>
              <w:t xml:space="preserve">s command prompt; enabling you to </w:t>
            </w:r>
            <w:r w:rsidR="00C01880">
              <w:rPr>
                <w:rFonts w:asciiTheme="minorHAnsi" w:hAnsiTheme="minorHAnsi" w:cstheme="minorHAnsi"/>
                <w:sz w:val="24"/>
                <w:szCs w:val="24"/>
              </w:rPr>
              <w:t>troubleshoot application issues or update the content of a running container.</w:t>
            </w:r>
          </w:p>
          <w:p w14:paraId="2615FD56" w14:textId="106F326D" w:rsidR="00C01880" w:rsidRDefault="00C01880" w:rsidP="00052BF3">
            <w:pPr>
              <w:rPr>
                <w:rFonts w:cstheme="minorHAnsi"/>
              </w:rPr>
            </w:pPr>
          </w:p>
          <w:p w14:paraId="14EE4908" w14:textId="207BAD45" w:rsidR="002C399D" w:rsidRDefault="002C399D" w:rsidP="00052BF3">
            <w:pPr>
              <w:ind w:left="823"/>
              <w:rPr>
                <w:rFonts w:cstheme="minorHAnsi"/>
              </w:rPr>
            </w:pPr>
            <w:r>
              <w:rPr>
                <w:rFonts w:cstheme="minorHAnsi"/>
              </w:rPr>
              <w:t>First run the container again:</w:t>
            </w:r>
          </w:p>
          <w:p w14:paraId="5153DFC1" w14:textId="77777777" w:rsidR="002C399D" w:rsidRDefault="002C399D" w:rsidP="00052BF3">
            <w:pPr>
              <w:rPr>
                <w:rFonts w:cstheme="minorHAnsi"/>
              </w:rPr>
            </w:pPr>
          </w:p>
          <w:p w14:paraId="011E44D9" w14:textId="63273236" w:rsidR="00C01880" w:rsidRDefault="002C399D" w:rsidP="00052BF3">
            <w:pPr>
              <w:ind w:left="823"/>
              <w:rPr>
                <w:rFonts w:cstheme="minorHAnsi"/>
              </w:rPr>
            </w:pPr>
            <w:r>
              <w:rPr>
                <w:rFonts w:cstheme="minorHAnsi"/>
              </w:rPr>
              <w:t xml:space="preserve">~$ </w:t>
            </w:r>
            <w:proofErr w:type="spellStart"/>
            <w:r>
              <w:rPr>
                <w:rFonts w:cstheme="minorHAnsi"/>
              </w:rPr>
              <w:t>docker</w:t>
            </w:r>
            <w:proofErr w:type="spellEnd"/>
            <w:r>
              <w:rPr>
                <w:rFonts w:cstheme="minorHAnsi"/>
              </w:rPr>
              <w:t xml:space="preserve"> container run –name </w:t>
            </w:r>
            <w:proofErr w:type="spellStart"/>
            <w:r>
              <w:rPr>
                <w:rFonts w:cstheme="minorHAnsi"/>
              </w:rPr>
              <w:t>mygame</w:t>
            </w:r>
            <w:proofErr w:type="spellEnd"/>
            <w:r>
              <w:rPr>
                <w:rFonts w:cstheme="minorHAnsi"/>
              </w:rPr>
              <w:t xml:space="preserve"> </w:t>
            </w:r>
            <w:r w:rsidR="00351167">
              <w:rPr>
                <w:rFonts w:cstheme="minorHAnsi"/>
              </w:rPr>
              <w:t xml:space="preserve">-d </w:t>
            </w:r>
            <w:r>
              <w:rPr>
                <w:rFonts w:cstheme="minorHAnsi"/>
              </w:rPr>
              <w:t>-p 8080:80 2048_game</w:t>
            </w:r>
          </w:p>
          <w:p w14:paraId="0C20FC0B" w14:textId="77777777" w:rsidR="002C399D" w:rsidRPr="00C01880" w:rsidRDefault="002C399D" w:rsidP="00052BF3">
            <w:pPr>
              <w:rPr>
                <w:rFonts w:cstheme="minorHAnsi"/>
              </w:rPr>
            </w:pPr>
          </w:p>
          <w:p w14:paraId="738A6E93" w14:textId="777122B8" w:rsidR="00C01880" w:rsidRDefault="002C399D" w:rsidP="00B55051">
            <w:pPr>
              <w:pStyle w:val="ListParagraph"/>
              <w:numPr>
                <w:ilvl w:val="0"/>
                <w:numId w:val="19"/>
              </w:numPr>
              <w:rPr>
                <w:rFonts w:asciiTheme="minorHAnsi" w:hAnsiTheme="minorHAnsi" w:cstheme="minorHAnsi"/>
                <w:sz w:val="24"/>
                <w:szCs w:val="24"/>
              </w:rPr>
            </w:pPr>
            <w:r>
              <w:rPr>
                <w:rFonts w:asciiTheme="minorHAnsi" w:hAnsiTheme="minorHAnsi" w:cstheme="minorHAnsi"/>
                <w:sz w:val="24"/>
                <w:szCs w:val="24"/>
              </w:rPr>
              <w:t>Next, we will use the following command to open a shell prompt into the container:</w:t>
            </w:r>
          </w:p>
          <w:p w14:paraId="4A4DF391" w14:textId="77777777" w:rsidR="002C399D" w:rsidRDefault="002C399D" w:rsidP="00052BF3">
            <w:pPr>
              <w:pStyle w:val="ListParagraph"/>
              <w:ind w:left="823"/>
              <w:rPr>
                <w:rFonts w:asciiTheme="minorHAnsi" w:hAnsiTheme="minorHAnsi" w:cstheme="minorHAnsi"/>
                <w:sz w:val="24"/>
                <w:szCs w:val="24"/>
              </w:rPr>
            </w:pPr>
          </w:p>
          <w:p w14:paraId="3A2754A8" w14:textId="71430706" w:rsidR="007B0698" w:rsidRPr="00052BF3" w:rsidRDefault="007B0698">
            <w:pPr>
              <w:pStyle w:val="ListParagraph"/>
              <w:ind w:left="823"/>
              <w:rPr>
                <w:rFonts w:asciiTheme="minorHAnsi" w:hAnsi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w:t>
            </w:r>
            <w:r w:rsidR="002C399D">
              <w:rPr>
                <w:rFonts w:asciiTheme="minorHAnsi" w:hAnsiTheme="minorHAnsi" w:cstheme="minorHAnsi"/>
                <w:sz w:val="24"/>
                <w:szCs w:val="24"/>
              </w:rPr>
              <w:t xml:space="preserve">exec -it </w:t>
            </w:r>
            <w:proofErr w:type="spellStart"/>
            <w:r w:rsidR="002C399D">
              <w:rPr>
                <w:rFonts w:asciiTheme="minorHAnsi" w:hAnsiTheme="minorHAnsi" w:cstheme="minorHAnsi"/>
                <w:sz w:val="24"/>
                <w:szCs w:val="24"/>
              </w:rPr>
              <w:t>mygame</w:t>
            </w:r>
            <w:proofErr w:type="spellEnd"/>
            <w:r w:rsidR="002C399D">
              <w:rPr>
                <w:rFonts w:asciiTheme="minorHAnsi" w:hAnsiTheme="minorHAnsi" w:cstheme="minorHAnsi"/>
                <w:sz w:val="24"/>
                <w:szCs w:val="24"/>
              </w:rPr>
              <w:t xml:space="preserve"> bash</w:t>
            </w:r>
          </w:p>
          <w:p w14:paraId="3B292654" w14:textId="1F26703C" w:rsidR="007B0698" w:rsidRPr="00052BF3" w:rsidRDefault="002B07C9">
            <w:pPr>
              <w:pStyle w:val="ListParagraph"/>
              <w:ind w:left="823"/>
              <w:rPr>
                <w:rFonts w:asciiTheme="minorHAnsi" w:hAnsiTheme="minorHAnsi"/>
                <w:sz w:val="24"/>
                <w:szCs w:val="24"/>
              </w:rPr>
            </w:pPr>
            <w:r w:rsidRPr="00B55051">
              <w:rPr>
                <w:rFonts w:asciiTheme="minorHAnsi" w:hAnsiTheme="minorHAnsi" w:cstheme="minorHAnsi"/>
                <w:sz w:val="24"/>
                <w:szCs w:val="24"/>
              </w:rPr>
              <w:lastRenderedPageBreak/>
              <w:t xml:space="preserve"> </w:t>
            </w:r>
          </w:p>
          <w:p w14:paraId="18F99901" w14:textId="77777777" w:rsidR="001925F9" w:rsidRDefault="001925F9" w:rsidP="001925F9">
            <w:pPr>
              <w:pStyle w:val="ListParagraph"/>
              <w:numPr>
                <w:ilvl w:val="0"/>
                <w:numId w:val="19"/>
              </w:numPr>
              <w:rPr>
                <w:rFonts w:asciiTheme="minorHAnsi" w:hAnsiTheme="minorHAnsi" w:cstheme="minorHAnsi"/>
                <w:sz w:val="24"/>
                <w:szCs w:val="24"/>
              </w:rPr>
            </w:pPr>
            <w:r>
              <w:rPr>
                <w:rFonts w:asciiTheme="minorHAnsi" w:hAnsiTheme="minorHAnsi" w:cstheme="minorHAnsi"/>
                <w:sz w:val="24"/>
                <w:szCs w:val="24"/>
              </w:rPr>
              <w:t>Run Linux commands in container:</w:t>
            </w:r>
          </w:p>
          <w:p w14:paraId="3A6F8AA3" w14:textId="77FAAADB" w:rsidR="001925F9" w:rsidRDefault="00CC784C" w:rsidP="001925F9">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For example, </w:t>
            </w:r>
            <w:r w:rsidR="001925F9">
              <w:rPr>
                <w:rFonts w:asciiTheme="minorHAnsi" w:hAnsiTheme="minorHAnsi" w:cstheme="minorHAnsi"/>
                <w:sz w:val="24"/>
                <w:szCs w:val="24"/>
              </w:rPr>
              <w:t># ls -</w:t>
            </w:r>
            <w:proofErr w:type="spellStart"/>
            <w:r w:rsidR="001925F9">
              <w:rPr>
                <w:rFonts w:asciiTheme="minorHAnsi" w:hAnsiTheme="minorHAnsi" w:cstheme="minorHAnsi"/>
                <w:sz w:val="24"/>
                <w:szCs w:val="24"/>
              </w:rPr>
              <w:t>tal</w:t>
            </w:r>
            <w:proofErr w:type="spellEnd"/>
            <w:r w:rsidR="001925F9">
              <w:rPr>
                <w:rFonts w:asciiTheme="minorHAnsi" w:hAnsiTheme="minorHAnsi" w:cstheme="minorHAnsi"/>
                <w:sz w:val="24"/>
                <w:szCs w:val="24"/>
              </w:rPr>
              <w:t xml:space="preserve">   // List directories and files</w:t>
            </w:r>
            <w:r w:rsidR="004D2D5D">
              <w:rPr>
                <w:rFonts w:asciiTheme="minorHAnsi" w:hAnsiTheme="minorHAnsi" w:cstheme="minorHAnsi"/>
                <w:sz w:val="24"/>
                <w:szCs w:val="24"/>
              </w:rPr>
              <w:t>.</w:t>
            </w:r>
          </w:p>
          <w:p w14:paraId="072B8E31" w14:textId="31E442EE" w:rsidR="001925F9" w:rsidRDefault="001925F9" w:rsidP="00052BF3">
            <w:pPr>
              <w:ind w:left="823"/>
              <w:rPr>
                <w:rFonts w:cstheme="minorHAnsi"/>
              </w:rPr>
            </w:pPr>
            <w:r w:rsidRPr="001925F9">
              <w:rPr>
                <w:rFonts w:cstheme="minorHAnsi"/>
              </w:rPr>
              <w:t># exit    // Exit shell</w:t>
            </w:r>
          </w:p>
          <w:p w14:paraId="1CE8705E" w14:textId="77777777" w:rsidR="001925F9" w:rsidRPr="001925F9" w:rsidRDefault="001925F9" w:rsidP="00052BF3">
            <w:pPr>
              <w:ind w:left="823"/>
              <w:rPr>
                <w:rFonts w:cstheme="minorHAnsi"/>
              </w:rPr>
            </w:pPr>
          </w:p>
          <w:p w14:paraId="7A6A1FEF" w14:textId="11EB5748" w:rsidR="002B07C9" w:rsidRDefault="001925F9" w:rsidP="00B55051">
            <w:pPr>
              <w:pStyle w:val="ListParagraph"/>
              <w:numPr>
                <w:ilvl w:val="0"/>
                <w:numId w:val="19"/>
              </w:numPr>
              <w:rPr>
                <w:rFonts w:asciiTheme="minorHAnsi" w:hAnsiTheme="minorHAnsi" w:cstheme="minorHAnsi"/>
                <w:sz w:val="24"/>
                <w:szCs w:val="24"/>
              </w:rPr>
            </w:pPr>
            <w:r>
              <w:rPr>
                <w:rFonts w:asciiTheme="minorHAnsi" w:hAnsiTheme="minorHAnsi" w:cstheme="minorHAnsi"/>
                <w:sz w:val="24"/>
                <w:szCs w:val="24"/>
              </w:rPr>
              <w:t>Delete the container:</w:t>
            </w:r>
          </w:p>
          <w:p w14:paraId="78CF1188" w14:textId="77777777" w:rsidR="001925F9" w:rsidRPr="001925F9" w:rsidRDefault="001925F9" w:rsidP="00052BF3">
            <w:pPr>
              <w:ind w:left="463"/>
              <w:rPr>
                <w:rFonts w:cstheme="minorHAnsi"/>
              </w:rPr>
            </w:pPr>
          </w:p>
          <w:p w14:paraId="61362695" w14:textId="13B22EBD" w:rsidR="001925F9" w:rsidRDefault="001925F9" w:rsidP="007B0698">
            <w:pPr>
              <w:pStyle w:val="ListParagraph"/>
              <w:ind w:left="823"/>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rm</w:t>
            </w:r>
            <w:proofErr w:type="spellEnd"/>
            <w:r>
              <w:rPr>
                <w:rFonts w:asciiTheme="minorHAnsi" w:hAnsiTheme="minorHAnsi" w:cstheme="minorHAnsi"/>
                <w:sz w:val="24"/>
                <w:szCs w:val="24"/>
              </w:rPr>
              <w:t xml:space="preserve"> -f </w:t>
            </w:r>
            <w:proofErr w:type="spellStart"/>
            <w:r>
              <w:rPr>
                <w:rFonts w:asciiTheme="minorHAnsi" w:hAnsiTheme="minorHAnsi" w:cstheme="minorHAnsi"/>
                <w:sz w:val="24"/>
                <w:szCs w:val="24"/>
              </w:rPr>
              <w:t>mygame</w:t>
            </w:r>
            <w:proofErr w:type="spellEnd"/>
          </w:p>
          <w:p w14:paraId="56EB8E42" w14:textId="77777777" w:rsidR="001925F9" w:rsidRPr="001925F9" w:rsidRDefault="001925F9" w:rsidP="00052BF3">
            <w:pPr>
              <w:rPr>
                <w:rFonts w:cstheme="minorHAnsi"/>
              </w:rPr>
            </w:pPr>
          </w:p>
          <w:p w14:paraId="05EEB351" w14:textId="5BFD3DAB" w:rsidR="001925F9" w:rsidRPr="001925F9" w:rsidRDefault="001925F9" w:rsidP="00052BF3">
            <w:pPr>
              <w:pStyle w:val="ListParagraph"/>
              <w:ind w:left="823"/>
            </w:pPr>
          </w:p>
          <w:p w14:paraId="581FD449" w14:textId="17CF94CB" w:rsidR="007B0698" w:rsidRDefault="007B0698" w:rsidP="007B0698">
            <w:pPr>
              <w:rPr>
                <w:rFonts w:cstheme="minorHAnsi"/>
              </w:rPr>
            </w:pPr>
          </w:p>
          <w:p w14:paraId="118BDE48" w14:textId="4AFABE73" w:rsidR="007B0698" w:rsidRDefault="007B0698" w:rsidP="007B0698">
            <w:pPr>
              <w:rPr>
                <w:rFonts w:cstheme="minorHAnsi"/>
              </w:rPr>
            </w:pPr>
            <w:r>
              <w:rPr>
                <w:rFonts w:cstheme="minorHAnsi"/>
              </w:rPr>
              <w:t>Commands:</w:t>
            </w:r>
          </w:p>
          <w:p w14:paraId="106931CC" w14:textId="5BE157E5" w:rsidR="007B0698" w:rsidRDefault="007B0698" w:rsidP="007B0698">
            <w:pPr>
              <w:rPr>
                <w:rFonts w:cstheme="minorHAnsi"/>
              </w:rPr>
            </w:pPr>
            <w:r>
              <w:rPr>
                <w:rFonts w:cstheme="minorHAnsi"/>
              </w:rPr>
              <w:t>-</w:t>
            </w:r>
            <w:proofErr w:type="spellStart"/>
            <w:r w:rsidR="008D3A91">
              <w:rPr>
                <w:rFonts w:cstheme="minorHAnsi"/>
              </w:rPr>
              <w:t>i</w:t>
            </w:r>
            <w:proofErr w:type="spellEnd"/>
            <w:r>
              <w:rPr>
                <w:rFonts w:cstheme="minorHAnsi"/>
              </w:rPr>
              <w:t xml:space="preserve"> - Run interactively</w:t>
            </w:r>
          </w:p>
          <w:p w14:paraId="70FD3F20" w14:textId="5347F069" w:rsidR="007B0698" w:rsidRDefault="007B0698" w:rsidP="007B0698">
            <w:pPr>
              <w:rPr>
                <w:rFonts w:cstheme="minorHAnsi"/>
              </w:rPr>
            </w:pPr>
            <w:r>
              <w:rPr>
                <w:rFonts w:cstheme="minorHAnsi"/>
              </w:rPr>
              <w:t xml:space="preserve">-t - Create pseudo </w:t>
            </w:r>
            <w:proofErr w:type="spellStart"/>
            <w:r>
              <w:rPr>
                <w:rFonts w:cstheme="minorHAnsi"/>
              </w:rPr>
              <w:t>tty</w:t>
            </w:r>
            <w:proofErr w:type="spellEnd"/>
          </w:p>
          <w:p w14:paraId="09DEBB1F" w14:textId="5E86DE50" w:rsidR="008D3A91" w:rsidRDefault="008D3A91" w:rsidP="007B0698">
            <w:pPr>
              <w:rPr>
                <w:rFonts w:cstheme="minorHAnsi"/>
              </w:rPr>
            </w:pPr>
            <w:r>
              <w:rPr>
                <w:rFonts w:cstheme="minorHAnsi"/>
              </w:rPr>
              <w:t>-a - Attach to STDIN, STDOUT or STDERR</w:t>
            </w:r>
          </w:p>
          <w:p w14:paraId="770B9E77" w14:textId="21169842" w:rsidR="008D3A91" w:rsidRDefault="008D3A91" w:rsidP="007B0698">
            <w:pPr>
              <w:rPr>
                <w:rFonts w:cstheme="minorHAnsi"/>
              </w:rPr>
            </w:pPr>
            <w:r>
              <w:rPr>
                <w:rFonts w:cstheme="minorHAnsi"/>
              </w:rPr>
              <w:t>exec - Run a command in a running container</w:t>
            </w:r>
          </w:p>
          <w:p w14:paraId="54BB1938" w14:textId="393C48EC" w:rsidR="008D3A91" w:rsidRPr="007B0698" w:rsidRDefault="008D3A91" w:rsidP="007B0698">
            <w:pPr>
              <w:rPr>
                <w:rFonts w:cstheme="minorHAnsi"/>
              </w:rPr>
            </w:pPr>
            <w:r>
              <w:rPr>
                <w:rFonts w:cstheme="minorHAnsi"/>
              </w:rPr>
              <w:t>run - Run a command in a new container</w:t>
            </w:r>
          </w:p>
          <w:p w14:paraId="545811A1" w14:textId="77777777" w:rsidR="002B07C9" w:rsidRPr="00A31355" w:rsidRDefault="002B07C9" w:rsidP="00865233">
            <w:pPr>
              <w:rPr>
                <w:rFonts w:cstheme="minorHAnsi"/>
                <w:b/>
                <w:u w:val="single"/>
              </w:rPr>
            </w:pPr>
          </w:p>
        </w:tc>
      </w:tr>
      <w:tr w:rsidR="002C399D" w:rsidRPr="00A31355" w14:paraId="10AE2570" w14:textId="77777777" w:rsidTr="004A6E79">
        <w:trPr>
          <w:trHeight w:val="20"/>
        </w:trPr>
        <w:tc>
          <w:tcPr>
            <w:tcW w:w="379" w:type="pct"/>
          </w:tcPr>
          <w:p w14:paraId="1257C52F" w14:textId="77777777" w:rsidR="002C399D" w:rsidRPr="00A31355" w:rsidRDefault="002C399D" w:rsidP="00865233">
            <w:pPr>
              <w:jc w:val="center"/>
              <w:rPr>
                <w:rFonts w:cstheme="minorHAnsi"/>
              </w:rPr>
            </w:pPr>
          </w:p>
        </w:tc>
        <w:tc>
          <w:tcPr>
            <w:tcW w:w="4621" w:type="pct"/>
          </w:tcPr>
          <w:p w14:paraId="4C34625B" w14:textId="77777777" w:rsidR="002C399D" w:rsidRPr="00B55051" w:rsidRDefault="002C399D" w:rsidP="00865233">
            <w:pPr>
              <w:rPr>
                <w:rFonts w:cstheme="minorHAnsi"/>
                <w:b/>
                <w:u w:val="single"/>
              </w:rPr>
            </w:pPr>
          </w:p>
        </w:tc>
      </w:tr>
    </w:tbl>
    <w:p w14:paraId="13016E76" w14:textId="77777777" w:rsidR="002B07C9" w:rsidRDefault="002B07C9" w:rsidP="002B07C9"/>
    <w:p w14:paraId="38F77365" w14:textId="77777777" w:rsidR="002B07C9" w:rsidRDefault="002B07C9" w:rsidP="002B07C9"/>
    <w:p w14:paraId="0812AAF5" w14:textId="77777777" w:rsidR="002B07C9" w:rsidRDefault="002B07C9" w:rsidP="002B07C9"/>
    <w:p w14:paraId="4F35347F" w14:textId="77777777" w:rsidR="002B07C9" w:rsidRDefault="002B07C9" w:rsidP="002B07C9">
      <w:r>
        <w:br w:type="page"/>
      </w:r>
    </w:p>
    <w:p w14:paraId="472BCE84" w14:textId="4B4844BF" w:rsidR="002B07C9" w:rsidRDefault="004A6E79" w:rsidP="002B07C9">
      <w:pPr>
        <w:pStyle w:val="Heading2"/>
      </w:pPr>
      <w:bookmarkStart w:id="12" w:name="_Toc504996165"/>
      <w:r>
        <w:lastRenderedPageBreak/>
        <w:t>Section</w:t>
      </w:r>
      <w:r w:rsidR="002B07C9">
        <w:t xml:space="preserve"> 2: Lab Summary</w:t>
      </w:r>
      <w:bookmarkEnd w:id="12"/>
    </w:p>
    <w:p w14:paraId="769E8ABF" w14:textId="77777777" w:rsidR="002B07C9" w:rsidRDefault="002B07C9" w:rsidP="002B07C9"/>
    <w:p w14:paraId="41822390" w14:textId="05B1E6C8" w:rsidR="00B33FA8" w:rsidRDefault="004A6E79" w:rsidP="002B07C9">
      <w:r>
        <w:t>In this section you learned how to create new containers based on</w:t>
      </w:r>
      <w:r w:rsidR="00586A6C">
        <w:t xml:space="preserve"> images stored in Docker Hub.  You also learned how to interact with containers both from the outside (top, inspect, stats, …), and from the inside (</w:t>
      </w:r>
      <w:proofErr w:type="spellStart"/>
      <w:r w:rsidR="00586A6C">
        <w:t>docker</w:t>
      </w:r>
      <w:proofErr w:type="spellEnd"/>
      <w:r w:rsidR="00586A6C">
        <w:t xml:space="preserve"> exec and run).  Access to the Docker service via </w:t>
      </w:r>
      <w:proofErr w:type="spellStart"/>
      <w:r w:rsidR="00586A6C">
        <w:t>tty</w:t>
      </w:r>
      <w:proofErr w:type="spellEnd"/>
      <w:r w:rsidR="00586A6C">
        <w:t xml:space="preserve"> was demonstrated and you learned how to run Linux commands inside the container just as if you were working with a Linux OS.</w:t>
      </w:r>
    </w:p>
    <w:p w14:paraId="49BD20AC" w14:textId="77777777" w:rsidR="002B07C9" w:rsidRDefault="002B07C9" w:rsidP="002B07C9"/>
    <w:p w14:paraId="779B4DBC" w14:textId="77777777" w:rsidR="002B07C9" w:rsidRDefault="002B07C9" w:rsidP="002B07C9"/>
    <w:p w14:paraId="1C020AAD" w14:textId="77777777" w:rsidR="002B07C9" w:rsidRDefault="002B07C9" w:rsidP="002B07C9">
      <w:pPr>
        <w:rPr>
          <w:highlight w:val="red"/>
        </w:rPr>
      </w:pPr>
      <w:r>
        <w:rPr>
          <w:highlight w:val="red"/>
        </w:rPr>
        <w:br w:type="page"/>
      </w:r>
    </w:p>
    <w:p w14:paraId="0956DA45" w14:textId="1C4F7A36" w:rsidR="002B07C9" w:rsidRDefault="002B07C9" w:rsidP="002B07C9"/>
    <w:p w14:paraId="048FF1B2" w14:textId="30102D34" w:rsidR="009D313C" w:rsidRDefault="009D313C" w:rsidP="00052BF3">
      <w:pPr>
        <w:pStyle w:val="Heading1"/>
        <w:jc w:val="left"/>
      </w:pPr>
      <w:bookmarkStart w:id="13" w:name="_Toc504996166"/>
      <w:r>
        <w:t xml:space="preserve">Section </w:t>
      </w:r>
      <w:r w:rsidR="00351167">
        <w:t>3</w:t>
      </w:r>
      <w:r>
        <w:t xml:space="preserve">: </w:t>
      </w:r>
      <w:r w:rsidR="008C54E1">
        <w:t>Data Persistence in Docker</w:t>
      </w:r>
      <w:bookmarkEnd w:id="13"/>
    </w:p>
    <w:p w14:paraId="2137F755" w14:textId="77777777" w:rsidR="009D313C" w:rsidRDefault="009D313C" w:rsidP="009D313C"/>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9D313C" w14:paraId="5B5BAF37" w14:textId="77777777" w:rsidTr="00B43843">
        <w:tc>
          <w:tcPr>
            <w:tcW w:w="2254" w:type="dxa"/>
            <w:tcBorders>
              <w:bottom w:val="single" w:sz="4" w:space="0" w:color="auto"/>
            </w:tcBorders>
            <w:shd w:val="clear" w:color="auto" w:fill="D9D9D9" w:themeFill="background1" w:themeFillShade="D9"/>
          </w:tcPr>
          <w:p w14:paraId="7B183E29" w14:textId="77777777" w:rsidR="009D313C" w:rsidRPr="00C7412B" w:rsidRDefault="009D313C" w:rsidP="00B43843">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443B4709" w14:textId="77777777" w:rsidR="001925F9" w:rsidRDefault="001925F9" w:rsidP="001925F9">
            <w:pPr>
              <w:rPr>
                <w:rFonts w:cstheme="minorHAnsi"/>
              </w:rPr>
            </w:pPr>
            <w:r>
              <w:rPr>
                <w:rFonts w:cstheme="minorHAnsi"/>
              </w:rPr>
              <w:t xml:space="preserve">In this section, you will see one method of how data from a container can be persisted, even after a container is removed.  Unless such persistence is established, any changes made to a container’s data are deleted once the container is deleted.  </w:t>
            </w:r>
          </w:p>
          <w:p w14:paraId="312105D4" w14:textId="77777777" w:rsidR="001925F9" w:rsidRDefault="001925F9" w:rsidP="001925F9">
            <w:pPr>
              <w:rPr>
                <w:rFonts w:cstheme="minorHAnsi"/>
              </w:rPr>
            </w:pPr>
          </w:p>
          <w:p w14:paraId="5AE95C86" w14:textId="77777777" w:rsidR="001925F9" w:rsidRPr="00A2456A" w:rsidRDefault="001925F9" w:rsidP="001925F9">
            <w:pPr>
              <w:rPr>
                <w:rFonts w:cstheme="minorHAnsi"/>
              </w:rPr>
            </w:pPr>
            <w:r>
              <w:rPr>
                <w:rFonts w:cstheme="minorHAnsi"/>
              </w:rPr>
              <w:t>The method we will use below is Docker Volumes.  With Volumes, Docker controls a location for persistent storage on your local machine that persists once a container is deleted.</w:t>
            </w:r>
          </w:p>
          <w:p w14:paraId="12BF98F5" w14:textId="77777777" w:rsidR="009D313C" w:rsidRPr="00A90B2A" w:rsidRDefault="009D313C" w:rsidP="00B43843">
            <w:pPr>
              <w:rPr>
                <w:rFonts w:cstheme="minorHAnsi"/>
                <w:color w:val="000000" w:themeColor="text1"/>
                <w:w w:val="105"/>
              </w:rPr>
            </w:pPr>
          </w:p>
        </w:tc>
      </w:tr>
      <w:tr w:rsidR="009D313C" w14:paraId="15F5C27A" w14:textId="77777777" w:rsidTr="00B43843">
        <w:trPr>
          <w:trHeight w:val="353"/>
        </w:trPr>
        <w:tc>
          <w:tcPr>
            <w:tcW w:w="2254" w:type="dxa"/>
            <w:tcBorders>
              <w:right w:val="nil"/>
            </w:tcBorders>
          </w:tcPr>
          <w:p w14:paraId="675DC45E" w14:textId="77777777" w:rsidR="009D313C" w:rsidRPr="00C7412B" w:rsidRDefault="009D313C" w:rsidP="00B43843">
            <w:pPr>
              <w:rPr>
                <w:rFonts w:cstheme="minorHAnsi"/>
                <w:b/>
                <w:bCs/>
                <w:color w:val="4F81BD"/>
                <w:w w:val="105"/>
                <w:sz w:val="28"/>
                <w:szCs w:val="28"/>
              </w:rPr>
            </w:pPr>
          </w:p>
        </w:tc>
        <w:tc>
          <w:tcPr>
            <w:tcW w:w="7096" w:type="dxa"/>
            <w:tcBorders>
              <w:left w:val="nil"/>
            </w:tcBorders>
          </w:tcPr>
          <w:p w14:paraId="13433FDD" w14:textId="77777777" w:rsidR="009D313C" w:rsidRPr="00C7412B" w:rsidRDefault="009D313C" w:rsidP="00B43843">
            <w:pPr>
              <w:rPr>
                <w:rFonts w:cstheme="minorHAnsi"/>
                <w:b/>
                <w:bCs/>
                <w:color w:val="4F81BD"/>
                <w:w w:val="105"/>
                <w:sz w:val="28"/>
                <w:szCs w:val="28"/>
              </w:rPr>
            </w:pPr>
          </w:p>
        </w:tc>
      </w:tr>
      <w:tr w:rsidR="009D313C" w14:paraId="7691CDCB" w14:textId="77777777" w:rsidTr="00B43843">
        <w:tc>
          <w:tcPr>
            <w:tcW w:w="2254" w:type="dxa"/>
            <w:tcBorders>
              <w:bottom w:val="single" w:sz="4" w:space="0" w:color="auto"/>
            </w:tcBorders>
            <w:shd w:val="clear" w:color="auto" w:fill="D9D9D9" w:themeFill="background1" w:themeFillShade="D9"/>
          </w:tcPr>
          <w:p w14:paraId="103276D9" w14:textId="77777777" w:rsidR="009D313C" w:rsidRPr="00C7412B" w:rsidRDefault="009D313C" w:rsidP="00B43843">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7B0622F8" w14:textId="77777777" w:rsidR="009D313C" w:rsidRPr="00C7412B" w:rsidRDefault="009D313C" w:rsidP="00B43843">
            <w:pPr>
              <w:rPr>
                <w:rFonts w:cstheme="minorHAnsi"/>
                <w:color w:val="000000" w:themeColor="text1"/>
                <w:w w:val="105"/>
              </w:rPr>
            </w:pPr>
            <w:r w:rsidRPr="00C7412B">
              <w:rPr>
                <w:rFonts w:cstheme="minorHAnsi"/>
                <w:color w:val="000000" w:themeColor="text1"/>
                <w:w w:val="105"/>
              </w:rPr>
              <w:t>Tasks you will complete in this lab exercise include:</w:t>
            </w:r>
          </w:p>
          <w:p w14:paraId="35787084" w14:textId="77777777" w:rsidR="009D313C" w:rsidRPr="00C7412B" w:rsidRDefault="009D313C" w:rsidP="00B43843">
            <w:pPr>
              <w:rPr>
                <w:rFonts w:cstheme="minorHAnsi"/>
                <w:color w:val="000000" w:themeColor="text1"/>
                <w:w w:val="105"/>
              </w:rPr>
            </w:pPr>
          </w:p>
          <w:p w14:paraId="73EA176E" w14:textId="6AEB5B08" w:rsidR="009D313C" w:rsidRPr="00C7412B" w:rsidRDefault="00D22E68" w:rsidP="00052BF3">
            <w:pPr>
              <w:pStyle w:val="ListParagraph"/>
              <w:numPr>
                <w:ilvl w:val="0"/>
                <w:numId w:val="2"/>
              </w:numPr>
              <w:rPr>
                <w:color w:val="4F81BD"/>
                <w:w w:val="105"/>
              </w:rPr>
            </w:pPr>
            <w:r>
              <w:rPr>
                <w:rFonts w:asciiTheme="minorHAnsi" w:hAnsiTheme="minorHAnsi" w:cstheme="minorHAnsi"/>
                <w:color w:val="000000" w:themeColor="text1"/>
                <w:w w:val="105"/>
                <w:sz w:val="24"/>
                <w:szCs w:val="24"/>
              </w:rPr>
              <w:t xml:space="preserve">Create </w:t>
            </w:r>
            <w:r w:rsidR="001925F9">
              <w:rPr>
                <w:rFonts w:asciiTheme="minorHAnsi" w:hAnsiTheme="minorHAnsi" w:cstheme="minorHAnsi"/>
                <w:color w:val="000000" w:themeColor="text1"/>
                <w:w w:val="105"/>
                <w:sz w:val="24"/>
                <w:szCs w:val="24"/>
              </w:rPr>
              <w:t xml:space="preserve">and work with </w:t>
            </w:r>
            <w:r>
              <w:rPr>
                <w:rFonts w:asciiTheme="minorHAnsi" w:hAnsiTheme="minorHAnsi" w:cstheme="minorHAnsi"/>
                <w:color w:val="000000" w:themeColor="text1"/>
                <w:w w:val="105"/>
                <w:sz w:val="24"/>
                <w:szCs w:val="24"/>
              </w:rPr>
              <w:t>Docker volumes</w:t>
            </w:r>
          </w:p>
        </w:tc>
      </w:tr>
    </w:tbl>
    <w:p w14:paraId="5290E83F" w14:textId="77777777" w:rsidR="009D313C" w:rsidRDefault="009D313C" w:rsidP="009D313C"/>
    <w:p w14:paraId="1C2A8A56" w14:textId="77777777" w:rsidR="009D313C" w:rsidRDefault="009D313C" w:rsidP="009D313C"/>
    <w:p w14:paraId="2709C9BA" w14:textId="77777777" w:rsidR="009D313C" w:rsidRDefault="009D313C" w:rsidP="009D313C">
      <w:pPr>
        <w:rPr>
          <w:highlight w:val="red"/>
        </w:rPr>
      </w:pPr>
      <w:r>
        <w:rPr>
          <w:highlight w:val="red"/>
        </w:rPr>
        <w:br w:type="page"/>
      </w:r>
    </w:p>
    <w:p w14:paraId="3D8CBF29" w14:textId="6210245C" w:rsidR="009D313C" w:rsidRDefault="00B33FA8" w:rsidP="009D313C">
      <w:pPr>
        <w:pStyle w:val="Heading2"/>
        <w:jc w:val="center"/>
      </w:pPr>
      <w:bookmarkStart w:id="14" w:name="_Toc504996167"/>
      <w:r>
        <w:lastRenderedPageBreak/>
        <w:t xml:space="preserve">Section </w:t>
      </w:r>
      <w:r w:rsidR="00351167">
        <w:t>3</w:t>
      </w:r>
      <w:r w:rsidR="009D313C">
        <w:t>: Lab Workflow Overview</w:t>
      </w:r>
      <w:bookmarkEnd w:id="14"/>
    </w:p>
    <w:p w14:paraId="5B8E5286" w14:textId="77777777" w:rsidR="009D313C" w:rsidRDefault="009D313C" w:rsidP="009D313C"/>
    <w:p w14:paraId="7E00B538" w14:textId="77777777" w:rsidR="009D313C" w:rsidRDefault="009D313C" w:rsidP="009D313C">
      <w:r>
        <w:rPr>
          <w:noProof/>
        </w:rPr>
        <w:drawing>
          <wp:inline distT="0" distB="0" distL="0" distR="0" wp14:anchorId="6550C645" wp14:editId="395D91BF">
            <wp:extent cx="5330952" cy="1746504"/>
            <wp:effectExtent l="0" t="12700" r="15875" b="19050"/>
            <wp:docPr id="10" name="Diagram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C351DAD" w14:textId="77777777" w:rsidR="009D313C" w:rsidRDefault="009D313C" w:rsidP="009D313C"/>
    <w:p w14:paraId="1CC06B43" w14:textId="77777777" w:rsidR="009D313C" w:rsidRDefault="009D313C" w:rsidP="009D313C">
      <w:r>
        <w:br w:type="page"/>
      </w:r>
    </w:p>
    <w:p w14:paraId="1CDFB518" w14:textId="68A9A5CE" w:rsidR="009D313C" w:rsidRDefault="00D22E68" w:rsidP="009D313C">
      <w:pPr>
        <w:pStyle w:val="Heading2"/>
      </w:pPr>
      <w:bookmarkStart w:id="15" w:name="_Toc504996168"/>
      <w:r>
        <w:lastRenderedPageBreak/>
        <w:t>Section</w:t>
      </w:r>
      <w:r w:rsidR="009D313C">
        <w:t xml:space="preserve"> </w:t>
      </w:r>
      <w:r w:rsidR="009C28C4">
        <w:t>3</w:t>
      </w:r>
      <w:r w:rsidR="009D313C">
        <w:t>: Lab Instructions</w:t>
      </w:r>
      <w:bookmarkEnd w:id="15"/>
    </w:p>
    <w:p w14:paraId="4D3325B2" w14:textId="77777777" w:rsidR="009D313C" w:rsidRDefault="009D313C" w:rsidP="009D313C"/>
    <w:tbl>
      <w:tblPr>
        <w:tblStyle w:val="TableGrid"/>
        <w:tblW w:w="5272" w:type="pct"/>
        <w:tblLook w:val="04A0" w:firstRow="1" w:lastRow="0" w:firstColumn="1" w:lastColumn="0" w:noHBand="0" w:noVBand="1"/>
      </w:tblPr>
      <w:tblGrid>
        <w:gridCol w:w="793"/>
        <w:gridCol w:w="9066"/>
      </w:tblGrid>
      <w:tr w:rsidR="009D313C" w:rsidRPr="00A31355" w14:paraId="292BFFE2" w14:textId="77777777" w:rsidTr="00B43843">
        <w:trPr>
          <w:trHeight w:val="566"/>
          <w:tblHeader/>
        </w:trPr>
        <w:tc>
          <w:tcPr>
            <w:tcW w:w="402" w:type="pct"/>
            <w:shd w:val="clear" w:color="auto" w:fill="D9D9D9" w:themeFill="background1" w:themeFillShade="D9"/>
          </w:tcPr>
          <w:p w14:paraId="3E39FE8C" w14:textId="77777777" w:rsidR="009D313C" w:rsidRPr="00A31355" w:rsidRDefault="009D313C" w:rsidP="00B43843">
            <w:pPr>
              <w:jc w:val="center"/>
              <w:rPr>
                <w:rFonts w:cstheme="minorHAnsi"/>
                <w:sz w:val="28"/>
                <w:szCs w:val="28"/>
              </w:rPr>
            </w:pPr>
            <w:r w:rsidRPr="00A31355">
              <w:rPr>
                <w:rFonts w:cstheme="minorHAnsi"/>
                <w:sz w:val="28"/>
                <w:szCs w:val="28"/>
              </w:rPr>
              <w:t>Step</w:t>
            </w:r>
          </w:p>
        </w:tc>
        <w:tc>
          <w:tcPr>
            <w:tcW w:w="4598" w:type="pct"/>
            <w:shd w:val="clear" w:color="auto" w:fill="D9D9D9" w:themeFill="background1" w:themeFillShade="D9"/>
          </w:tcPr>
          <w:p w14:paraId="51E71561" w14:textId="77777777" w:rsidR="009D313C" w:rsidRPr="00A31355" w:rsidRDefault="009D313C" w:rsidP="00B43843">
            <w:pPr>
              <w:tabs>
                <w:tab w:val="left" w:pos="3870"/>
                <w:tab w:val="left" w:pos="4050"/>
              </w:tabs>
              <w:jc w:val="center"/>
              <w:rPr>
                <w:rFonts w:cstheme="minorHAnsi"/>
                <w:sz w:val="28"/>
                <w:szCs w:val="28"/>
              </w:rPr>
            </w:pPr>
            <w:r w:rsidRPr="00A31355">
              <w:rPr>
                <w:rFonts w:cstheme="minorHAnsi"/>
                <w:sz w:val="28"/>
                <w:szCs w:val="28"/>
              </w:rPr>
              <w:t>Action</w:t>
            </w:r>
          </w:p>
        </w:tc>
      </w:tr>
      <w:tr w:rsidR="009D313C" w:rsidRPr="00A31355" w14:paraId="5558C41B" w14:textId="77777777" w:rsidTr="00D22E68">
        <w:tc>
          <w:tcPr>
            <w:tcW w:w="402" w:type="pct"/>
          </w:tcPr>
          <w:p w14:paraId="18044C2F" w14:textId="77777777" w:rsidR="009D313C" w:rsidRPr="00A31355" w:rsidRDefault="009D313C" w:rsidP="00B43843">
            <w:pPr>
              <w:jc w:val="center"/>
              <w:rPr>
                <w:rFonts w:cstheme="minorHAnsi"/>
              </w:rPr>
            </w:pPr>
            <w:r w:rsidRPr="00A31355">
              <w:rPr>
                <w:rFonts w:cstheme="minorHAnsi"/>
              </w:rPr>
              <w:t>1</w:t>
            </w:r>
          </w:p>
        </w:tc>
        <w:tc>
          <w:tcPr>
            <w:tcW w:w="4598" w:type="pct"/>
            <w:shd w:val="clear" w:color="auto" w:fill="auto"/>
          </w:tcPr>
          <w:p w14:paraId="77EB5AB2" w14:textId="0A629D25" w:rsidR="009D313C" w:rsidRDefault="00D22E68" w:rsidP="00B43843">
            <w:pPr>
              <w:rPr>
                <w:rFonts w:cstheme="minorHAnsi"/>
                <w:b/>
                <w:u w:val="single"/>
              </w:rPr>
            </w:pPr>
            <w:r>
              <w:rPr>
                <w:rFonts w:cstheme="minorHAnsi"/>
                <w:b/>
                <w:u w:val="single"/>
              </w:rPr>
              <w:t>Docker Volumes</w:t>
            </w:r>
          </w:p>
          <w:p w14:paraId="043356E8" w14:textId="50F85F46" w:rsidR="001925F9" w:rsidRDefault="001925F9" w:rsidP="00B43843">
            <w:pPr>
              <w:rPr>
                <w:rFonts w:cstheme="minorHAnsi"/>
                <w:b/>
                <w:u w:val="single"/>
              </w:rPr>
            </w:pPr>
          </w:p>
          <w:p w14:paraId="636BE415" w14:textId="17D6433A" w:rsidR="001925F9" w:rsidRPr="00052BF3" w:rsidRDefault="001925F9" w:rsidP="00B43843">
            <w:pPr>
              <w:rPr>
                <w:rFonts w:cstheme="minorHAnsi"/>
              </w:rPr>
            </w:pPr>
          </w:p>
          <w:p w14:paraId="1B0364A3" w14:textId="77777777" w:rsidR="009D313C" w:rsidRPr="00A31355" w:rsidRDefault="009D313C" w:rsidP="00B43843">
            <w:pPr>
              <w:pStyle w:val="TableParagraph"/>
              <w:spacing w:before="8"/>
              <w:rPr>
                <w:rFonts w:asciiTheme="minorHAnsi" w:hAnsiTheme="minorHAnsi" w:cstheme="minorHAnsi"/>
                <w:b/>
                <w:szCs w:val="24"/>
              </w:rPr>
            </w:pPr>
          </w:p>
          <w:p w14:paraId="0099B6E7" w14:textId="4927F407" w:rsidR="006925D3" w:rsidRDefault="000D60B7" w:rsidP="00D22E68">
            <w:pPr>
              <w:pStyle w:val="ListParagraph"/>
              <w:numPr>
                <w:ilvl w:val="0"/>
                <w:numId w:val="23"/>
              </w:numPr>
              <w:rPr>
                <w:rFonts w:asciiTheme="minorHAnsi" w:hAnsiTheme="minorHAnsi" w:cstheme="minorHAnsi"/>
                <w:sz w:val="24"/>
                <w:szCs w:val="24"/>
              </w:rPr>
            </w:pPr>
            <w:r>
              <w:rPr>
                <w:rFonts w:asciiTheme="minorHAnsi" w:hAnsiTheme="minorHAnsi" w:cstheme="minorHAnsi"/>
                <w:sz w:val="24"/>
                <w:szCs w:val="24"/>
              </w:rPr>
              <w:t xml:space="preserve">Let’s run our </w:t>
            </w:r>
            <w:r w:rsidR="009B69C8">
              <w:rPr>
                <w:rFonts w:asciiTheme="minorHAnsi" w:hAnsiTheme="minorHAnsi" w:cstheme="minorHAnsi"/>
                <w:sz w:val="24"/>
                <w:szCs w:val="24"/>
              </w:rPr>
              <w:t>game application in a new container, except this time we will include an option (-v (or volume)) to instruct Docker to persist the content of a specific directory on your local machine:</w:t>
            </w:r>
          </w:p>
          <w:p w14:paraId="59F872AB" w14:textId="77777777" w:rsidR="009B69C8" w:rsidRPr="009B69C8" w:rsidRDefault="009B69C8" w:rsidP="00052BF3">
            <w:pPr>
              <w:rPr>
                <w:rFonts w:cstheme="minorHAnsi"/>
              </w:rPr>
            </w:pPr>
          </w:p>
          <w:p w14:paraId="0372C0A5" w14:textId="7B80DB40" w:rsidR="006925D3" w:rsidRPr="009B69C8" w:rsidRDefault="006925D3" w:rsidP="006925D3">
            <w:pPr>
              <w:pStyle w:val="ListParagraph"/>
              <w:ind w:left="823"/>
              <w:rPr>
                <w:rFonts w:asciiTheme="minorHAnsi" w:hAnsiTheme="minorHAnsi" w:cstheme="minorHAnsi"/>
                <w:sz w:val="24"/>
                <w:szCs w:val="24"/>
              </w:rPr>
            </w:pPr>
            <w:r w:rsidRPr="009B69C8">
              <w:rPr>
                <w:rFonts w:asciiTheme="minorHAnsi" w:hAnsiTheme="minorHAnsi" w:cstheme="minorHAnsi"/>
                <w:sz w:val="24"/>
                <w:szCs w:val="24"/>
              </w:rPr>
              <w:t xml:space="preserve">~$ </w:t>
            </w:r>
            <w:proofErr w:type="spellStart"/>
            <w:r w:rsidRPr="009B69C8">
              <w:rPr>
                <w:rFonts w:asciiTheme="minorHAnsi" w:hAnsiTheme="minorHAnsi" w:cstheme="minorHAnsi"/>
                <w:sz w:val="24"/>
                <w:szCs w:val="24"/>
              </w:rPr>
              <w:t>docker</w:t>
            </w:r>
            <w:proofErr w:type="spellEnd"/>
            <w:r w:rsidRPr="009B69C8">
              <w:rPr>
                <w:rFonts w:asciiTheme="minorHAnsi" w:hAnsiTheme="minorHAnsi" w:cstheme="minorHAnsi"/>
                <w:sz w:val="24"/>
                <w:szCs w:val="24"/>
              </w:rPr>
              <w:t xml:space="preserve"> container run -d --name </w:t>
            </w:r>
            <w:proofErr w:type="spellStart"/>
            <w:r w:rsidR="009B69C8" w:rsidRPr="009B69C8">
              <w:rPr>
                <w:rFonts w:asciiTheme="minorHAnsi" w:hAnsiTheme="minorHAnsi" w:cstheme="minorHAnsi"/>
                <w:sz w:val="24"/>
                <w:szCs w:val="24"/>
              </w:rPr>
              <w:t>mygame</w:t>
            </w:r>
            <w:proofErr w:type="spellEnd"/>
            <w:r w:rsidR="009B69C8" w:rsidRPr="009B69C8">
              <w:rPr>
                <w:rFonts w:asciiTheme="minorHAnsi" w:hAnsiTheme="minorHAnsi" w:cstheme="minorHAnsi"/>
                <w:sz w:val="24"/>
                <w:szCs w:val="24"/>
              </w:rPr>
              <w:t xml:space="preserve"> -p 8080:80 -</w:t>
            </w:r>
            <w:r w:rsidR="0027586B">
              <w:rPr>
                <w:rFonts w:asciiTheme="minorHAnsi" w:hAnsiTheme="minorHAnsi" w:cstheme="minorHAnsi"/>
                <w:sz w:val="24"/>
                <w:szCs w:val="24"/>
              </w:rPr>
              <w:t xml:space="preserve">v </w:t>
            </w:r>
            <w:proofErr w:type="spellStart"/>
            <w:r w:rsidR="009B69C8" w:rsidRPr="009B69C8">
              <w:rPr>
                <w:rFonts w:asciiTheme="minorHAnsi" w:hAnsiTheme="minorHAnsi" w:cstheme="minorHAnsi"/>
                <w:sz w:val="24"/>
                <w:szCs w:val="24"/>
              </w:rPr>
              <w:t>myvol</w:t>
            </w:r>
            <w:proofErr w:type="spellEnd"/>
            <w:r w:rsidR="009B69C8" w:rsidRPr="009B69C8">
              <w:rPr>
                <w:rFonts w:asciiTheme="minorHAnsi" w:hAnsiTheme="minorHAnsi" w:cstheme="minorHAnsi"/>
                <w:sz w:val="24"/>
                <w:szCs w:val="24"/>
              </w:rPr>
              <w:t>:/</w:t>
            </w:r>
            <w:proofErr w:type="spellStart"/>
            <w:r w:rsidR="009B69C8" w:rsidRPr="009B69C8">
              <w:rPr>
                <w:rFonts w:asciiTheme="minorHAnsi" w:hAnsiTheme="minorHAnsi" w:cstheme="minorHAnsi"/>
                <w:sz w:val="24"/>
                <w:szCs w:val="24"/>
              </w:rPr>
              <w:t>usr</w:t>
            </w:r>
            <w:proofErr w:type="spellEnd"/>
            <w:r w:rsidR="009B69C8" w:rsidRPr="009B69C8">
              <w:rPr>
                <w:rFonts w:asciiTheme="minorHAnsi" w:hAnsiTheme="minorHAnsi" w:cstheme="minorHAnsi"/>
                <w:sz w:val="24"/>
                <w:szCs w:val="24"/>
              </w:rPr>
              <w:t>/share/</w:t>
            </w:r>
            <w:proofErr w:type="spellStart"/>
            <w:r w:rsidR="009B69C8" w:rsidRPr="009B69C8">
              <w:rPr>
                <w:rFonts w:asciiTheme="minorHAnsi" w:hAnsiTheme="minorHAnsi" w:cstheme="minorHAnsi"/>
                <w:sz w:val="24"/>
                <w:szCs w:val="24"/>
              </w:rPr>
              <w:t>nginx</w:t>
            </w:r>
            <w:proofErr w:type="spellEnd"/>
            <w:r w:rsidR="009B69C8" w:rsidRPr="009B69C8">
              <w:rPr>
                <w:rFonts w:asciiTheme="minorHAnsi" w:hAnsiTheme="minorHAnsi" w:cstheme="minorHAnsi"/>
                <w:sz w:val="24"/>
                <w:szCs w:val="24"/>
              </w:rPr>
              <w:t>/html 2048_game</w:t>
            </w:r>
          </w:p>
          <w:p w14:paraId="0666CEDC" w14:textId="77777777" w:rsidR="006925D3" w:rsidRDefault="006925D3" w:rsidP="006925D3">
            <w:pPr>
              <w:pStyle w:val="ListParagraph"/>
              <w:ind w:left="823"/>
              <w:rPr>
                <w:rFonts w:asciiTheme="minorHAnsi" w:hAnsiTheme="minorHAnsi" w:cstheme="minorHAnsi"/>
                <w:sz w:val="24"/>
                <w:szCs w:val="24"/>
              </w:rPr>
            </w:pPr>
          </w:p>
          <w:p w14:paraId="50F79428" w14:textId="4D7AEC29" w:rsidR="006925D3" w:rsidRDefault="006925D3" w:rsidP="00D22E68">
            <w:pPr>
              <w:pStyle w:val="ListParagraph"/>
              <w:numPr>
                <w:ilvl w:val="0"/>
                <w:numId w:val="23"/>
              </w:numPr>
              <w:rPr>
                <w:rFonts w:asciiTheme="minorHAnsi" w:hAnsiTheme="minorHAnsi" w:cstheme="minorHAnsi"/>
                <w:sz w:val="24"/>
                <w:szCs w:val="24"/>
              </w:rPr>
            </w:pPr>
            <w:r>
              <w:rPr>
                <w:rFonts w:asciiTheme="minorHAnsi" w:hAnsiTheme="minorHAnsi" w:cstheme="minorHAnsi"/>
                <w:sz w:val="24"/>
                <w:szCs w:val="24"/>
              </w:rPr>
              <w:t>Open bash shell on container</w:t>
            </w:r>
            <w:r w:rsidR="009B69C8">
              <w:rPr>
                <w:rFonts w:asciiTheme="minorHAnsi" w:hAnsiTheme="minorHAnsi" w:cstheme="minorHAnsi"/>
                <w:sz w:val="24"/>
                <w:szCs w:val="24"/>
              </w:rPr>
              <w:t xml:space="preserve"> and navigate the /</w:t>
            </w:r>
            <w:proofErr w:type="spellStart"/>
            <w:r w:rsidR="009B69C8">
              <w:rPr>
                <w:rFonts w:asciiTheme="minorHAnsi" w:hAnsiTheme="minorHAnsi" w:cstheme="minorHAnsi"/>
                <w:sz w:val="24"/>
                <w:szCs w:val="24"/>
              </w:rPr>
              <w:t>usr</w:t>
            </w:r>
            <w:proofErr w:type="spellEnd"/>
            <w:r w:rsidR="009B69C8">
              <w:rPr>
                <w:rFonts w:asciiTheme="minorHAnsi" w:hAnsiTheme="minorHAnsi" w:cstheme="minorHAnsi"/>
                <w:sz w:val="24"/>
                <w:szCs w:val="24"/>
              </w:rPr>
              <w:t>/share/</w:t>
            </w:r>
            <w:proofErr w:type="spellStart"/>
            <w:r w:rsidR="009B69C8">
              <w:rPr>
                <w:rFonts w:asciiTheme="minorHAnsi" w:hAnsiTheme="minorHAnsi" w:cstheme="minorHAnsi"/>
                <w:sz w:val="24"/>
                <w:szCs w:val="24"/>
              </w:rPr>
              <w:t>nginx</w:t>
            </w:r>
            <w:proofErr w:type="spellEnd"/>
            <w:r w:rsidR="009B69C8">
              <w:rPr>
                <w:rFonts w:asciiTheme="minorHAnsi" w:hAnsiTheme="minorHAnsi" w:cstheme="minorHAnsi"/>
                <w:sz w:val="24"/>
                <w:szCs w:val="24"/>
              </w:rPr>
              <w:t>/html directory</w:t>
            </w:r>
            <w:r>
              <w:rPr>
                <w:rFonts w:asciiTheme="minorHAnsi" w:hAnsiTheme="minorHAnsi" w:cstheme="minorHAnsi"/>
                <w:sz w:val="24"/>
                <w:szCs w:val="24"/>
              </w:rPr>
              <w:t>:</w:t>
            </w:r>
          </w:p>
          <w:p w14:paraId="247C3AF7" w14:textId="77777777" w:rsidR="009B69C8" w:rsidRDefault="009B69C8" w:rsidP="00052BF3">
            <w:pPr>
              <w:pStyle w:val="ListParagraph"/>
              <w:ind w:left="823"/>
              <w:rPr>
                <w:rFonts w:asciiTheme="minorHAnsi" w:hAnsiTheme="minorHAnsi" w:cstheme="minorHAnsi"/>
                <w:sz w:val="24"/>
                <w:szCs w:val="24"/>
              </w:rPr>
            </w:pPr>
          </w:p>
          <w:p w14:paraId="72953F7A" w14:textId="7FC2BF73" w:rsidR="006925D3" w:rsidRDefault="006925D3" w:rsidP="006925D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Pr="006925D3">
              <w:rPr>
                <w:rFonts w:asciiTheme="minorHAnsi" w:hAnsiTheme="minorHAnsi" w:cstheme="minorHAnsi"/>
                <w:sz w:val="24"/>
                <w:szCs w:val="24"/>
              </w:rPr>
              <w:t>docker</w:t>
            </w:r>
            <w:proofErr w:type="spellEnd"/>
            <w:r w:rsidRPr="006925D3">
              <w:rPr>
                <w:rFonts w:asciiTheme="minorHAnsi" w:hAnsiTheme="minorHAnsi" w:cstheme="minorHAnsi"/>
                <w:sz w:val="24"/>
                <w:szCs w:val="24"/>
              </w:rPr>
              <w:t xml:space="preserve"> container exec -it </w:t>
            </w:r>
            <w:proofErr w:type="spellStart"/>
            <w:r w:rsidR="009B69C8">
              <w:rPr>
                <w:rFonts w:asciiTheme="minorHAnsi" w:hAnsiTheme="minorHAnsi" w:cstheme="minorHAnsi"/>
                <w:sz w:val="24"/>
                <w:szCs w:val="24"/>
              </w:rPr>
              <w:t>mygame</w:t>
            </w:r>
            <w:proofErr w:type="spellEnd"/>
            <w:r w:rsidR="009B69C8" w:rsidRPr="006925D3">
              <w:rPr>
                <w:rFonts w:asciiTheme="minorHAnsi" w:hAnsiTheme="minorHAnsi" w:cstheme="minorHAnsi"/>
                <w:sz w:val="24"/>
                <w:szCs w:val="24"/>
              </w:rPr>
              <w:t xml:space="preserve"> </w:t>
            </w:r>
            <w:r w:rsidRPr="006925D3">
              <w:rPr>
                <w:rFonts w:asciiTheme="minorHAnsi" w:hAnsiTheme="minorHAnsi" w:cstheme="minorHAnsi"/>
                <w:sz w:val="24"/>
                <w:szCs w:val="24"/>
              </w:rPr>
              <w:t>bash</w:t>
            </w:r>
          </w:p>
          <w:p w14:paraId="7B21DF13" w14:textId="6D37A7D2" w:rsidR="00023808" w:rsidRDefault="00023808" w:rsidP="006925D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r w:rsidR="009B69C8">
              <w:rPr>
                <w:rFonts w:asciiTheme="minorHAnsi" w:hAnsiTheme="minorHAnsi" w:cstheme="minorHAnsi"/>
                <w:sz w:val="24"/>
                <w:szCs w:val="24"/>
              </w:rPr>
              <w:t>cd /</w:t>
            </w:r>
            <w:proofErr w:type="spellStart"/>
            <w:r w:rsidR="009B69C8">
              <w:rPr>
                <w:rFonts w:asciiTheme="minorHAnsi" w:hAnsiTheme="minorHAnsi" w:cstheme="minorHAnsi"/>
                <w:sz w:val="24"/>
                <w:szCs w:val="24"/>
              </w:rPr>
              <w:t>usr</w:t>
            </w:r>
            <w:proofErr w:type="spellEnd"/>
            <w:r w:rsidR="009B69C8">
              <w:rPr>
                <w:rFonts w:asciiTheme="minorHAnsi" w:hAnsiTheme="minorHAnsi" w:cstheme="minorHAnsi"/>
                <w:sz w:val="24"/>
                <w:szCs w:val="24"/>
              </w:rPr>
              <w:t>/share/</w:t>
            </w:r>
            <w:proofErr w:type="spellStart"/>
            <w:r w:rsidR="009B69C8">
              <w:rPr>
                <w:rFonts w:asciiTheme="minorHAnsi" w:hAnsiTheme="minorHAnsi" w:cstheme="minorHAnsi"/>
                <w:sz w:val="24"/>
                <w:szCs w:val="24"/>
              </w:rPr>
              <w:t>nginx</w:t>
            </w:r>
            <w:proofErr w:type="spellEnd"/>
            <w:r w:rsidR="009B69C8">
              <w:rPr>
                <w:rFonts w:asciiTheme="minorHAnsi" w:hAnsiTheme="minorHAnsi" w:cstheme="minorHAnsi"/>
                <w:sz w:val="24"/>
                <w:szCs w:val="24"/>
              </w:rPr>
              <w:t>/html</w:t>
            </w:r>
          </w:p>
          <w:p w14:paraId="3585850B" w14:textId="5B269240" w:rsidR="00023808" w:rsidRDefault="00023808" w:rsidP="00023808">
            <w:pPr>
              <w:pStyle w:val="ListParagraph"/>
              <w:ind w:left="823"/>
              <w:rPr>
                <w:rFonts w:asciiTheme="minorHAnsi" w:hAnsiTheme="minorHAnsi" w:cstheme="minorHAnsi"/>
                <w:sz w:val="24"/>
                <w:szCs w:val="24"/>
              </w:rPr>
            </w:pPr>
          </w:p>
          <w:p w14:paraId="71C595D6" w14:textId="77777777" w:rsidR="009B69C8" w:rsidRPr="00023808" w:rsidRDefault="009B69C8" w:rsidP="00023808">
            <w:pPr>
              <w:pStyle w:val="ListParagraph"/>
              <w:ind w:left="823"/>
              <w:rPr>
                <w:rFonts w:asciiTheme="minorHAnsi" w:hAnsiTheme="minorHAnsi" w:cstheme="minorHAnsi"/>
                <w:sz w:val="24"/>
                <w:szCs w:val="24"/>
              </w:rPr>
            </w:pPr>
          </w:p>
          <w:p w14:paraId="071CD7FA" w14:textId="6C717D29" w:rsidR="009B69C8" w:rsidRDefault="009B69C8" w:rsidP="00D22E68">
            <w:pPr>
              <w:pStyle w:val="ListParagraph"/>
              <w:numPr>
                <w:ilvl w:val="0"/>
                <w:numId w:val="23"/>
              </w:numPr>
              <w:rPr>
                <w:rFonts w:asciiTheme="minorHAnsi" w:hAnsiTheme="minorHAnsi" w:cstheme="minorHAnsi"/>
                <w:sz w:val="24"/>
                <w:szCs w:val="24"/>
              </w:rPr>
            </w:pPr>
            <w:r>
              <w:rPr>
                <w:rFonts w:asciiTheme="minorHAnsi" w:hAnsiTheme="minorHAnsi" w:cstheme="minorHAnsi"/>
                <w:sz w:val="24"/>
                <w:szCs w:val="24"/>
              </w:rPr>
              <w:t>Create a new file in the html folder containing the phrase, “This is my file”.</w:t>
            </w:r>
          </w:p>
          <w:p w14:paraId="58DB7A8A" w14:textId="7E272116" w:rsidR="009B69C8" w:rsidRDefault="009B69C8" w:rsidP="00052BF3">
            <w:pPr>
              <w:ind w:left="823"/>
              <w:rPr>
                <w:rFonts w:cstheme="minorHAnsi"/>
              </w:rPr>
            </w:pPr>
          </w:p>
          <w:p w14:paraId="226BF765" w14:textId="71203938" w:rsidR="009B69C8" w:rsidRDefault="009B69C8" w:rsidP="00052BF3">
            <w:pPr>
              <w:ind w:left="823"/>
              <w:rPr>
                <w:rFonts w:cstheme="minorHAnsi"/>
              </w:rPr>
            </w:pPr>
            <w:r>
              <w:rPr>
                <w:rFonts w:cstheme="minorHAnsi"/>
              </w:rPr>
              <w:t xml:space="preserve"># </w:t>
            </w:r>
            <w:r w:rsidR="009C28C4">
              <w:rPr>
                <w:rFonts w:cstheme="minorHAnsi"/>
              </w:rPr>
              <w:t xml:space="preserve">echo “This is my file” &gt; </w:t>
            </w:r>
            <w:proofErr w:type="spellStart"/>
            <w:r w:rsidR="009C28C4">
              <w:rPr>
                <w:rFonts w:cstheme="minorHAnsi"/>
              </w:rPr>
              <w:t>myfile</w:t>
            </w:r>
            <w:proofErr w:type="spellEnd"/>
          </w:p>
          <w:p w14:paraId="53EFA297" w14:textId="2B3D6B8D" w:rsidR="009B69C8" w:rsidRDefault="009B69C8" w:rsidP="00052BF3">
            <w:pPr>
              <w:ind w:left="823"/>
              <w:rPr>
                <w:rFonts w:cstheme="minorHAnsi"/>
              </w:rPr>
            </w:pPr>
          </w:p>
          <w:p w14:paraId="6E53BAE4" w14:textId="6A2EF768" w:rsidR="009B69C8" w:rsidRDefault="009B69C8" w:rsidP="00052BF3">
            <w:pPr>
              <w:ind w:left="823"/>
              <w:rPr>
                <w:rFonts w:cstheme="minorHAnsi"/>
              </w:rPr>
            </w:pPr>
            <w:r>
              <w:rPr>
                <w:rFonts w:cstheme="minorHAnsi"/>
              </w:rPr>
              <w:t>Confirm the file “</w:t>
            </w:r>
            <w:proofErr w:type="spellStart"/>
            <w:r>
              <w:rPr>
                <w:rFonts w:cstheme="minorHAnsi"/>
              </w:rPr>
              <w:t>myfile</w:t>
            </w:r>
            <w:proofErr w:type="spellEnd"/>
            <w:r>
              <w:rPr>
                <w:rFonts w:cstheme="minorHAnsi"/>
              </w:rPr>
              <w:t>” is listed in the directory and exit the container.</w:t>
            </w:r>
          </w:p>
          <w:p w14:paraId="333C9D65" w14:textId="376EE9E2" w:rsidR="009B69C8" w:rsidRDefault="009B69C8" w:rsidP="00052BF3">
            <w:pPr>
              <w:ind w:left="823"/>
              <w:rPr>
                <w:rFonts w:cstheme="minorHAnsi"/>
              </w:rPr>
            </w:pPr>
          </w:p>
          <w:p w14:paraId="350F53CD" w14:textId="26D62F58" w:rsidR="009B69C8" w:rsidRDefault="009B69C8" w:rsidP="00052BF3">
            <w:pPr>
              <w:ind w:left="823"/>
              <w:rPr>
                <w:rFonts w:cstheme="minorHAnsi"/>
              </w:rPr>
            </w:pPr>
            <w:r>
              <w:rPr>
                <w:rFonts w:cstheme="minorHAnsi"/>
              </w:rPr>
              <w:t># ls</w:t>
            </w:r>
          </w:p>
          <w:p w14:paraId="01E2FF4A" w14:textId="7C6875D2" w:rsidR="009B69C8" w:rsidRDefault="009B69C8" w:rsidP="00052BF3">
            <w:pPr>
              <w:ind w:left="823"/>
              <w:rPr>
                <w:rFonts w:cstheme="minorHAnsi"/>
              </w:rPr>
            </w:pPr>
          </w:p>
          <w:p w14:paraId="4E7D057B" w14:textId="4BDD09DB" w:rsidR="009B69C8" w:rsidRDefault="009B69C8" w:rsidP="00052BF3">
            <w:pPr>
              <w:ind w:left="823"/>
              <w:rPr>
                <w:rFonts w:cstheme="minorHAnsi"/>
              </w:rPr>
            </w:pPr>
            <w:r w:rsidRPr="009B69C8">
              <w:rPr>
                <w:rFonts w:cstheme="minorHAnsi"/>
                <w:noProof/>
              </w:rPr>
              <w:drawing>
                <wp:inline distT="0" distB="0" distL="0" distR="0" wp14:anchorId="79CFFBB5" wp14:editId="3AF85733">
                  <wp:extent cx="4559300" cy="495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9300" cy="495300"/>
                          </a:xfrm>
                          <a:prstGeom prst="rect">
                            <a:avLst/>
                          </a:prstGeom>
                        </pic:spPr>
                      </pic:pic>
                    </a:graphicData>
                  </a:graphic>
                </wp:inline>
              </w:drawing>
            </w:r>
          </w:p>
          <w:p w14:paraId="6EBF4E71" w14:textId="64361086" w:rsidR="009B69C8" w:rsidRDefault="009B69C8" w:rsidP="00052BF3">
            <w:pPr>
              <w:rPr>
                <w:rFonts w:cstheme="minorHAnsi"/>
              </w:rPr>
            </w:pPr>
          </w:p>
          <w:p w14:paraId="0924CC16" w14:textId="67FA8F30" w:rsidR="009B69C8" w:rsidRDefault="009B69C8" w:rsidP="00052BF3">
            <w:pPr>
              <w:ind w:left="823"/>
              <w:rPr>
                <w:rFonts w:cstheme="minorHAnsi"/>
              </w:rPr>
            </w:pPr>
            <w:r>
              <w:rPr>
                <w:rFonts w:cstheme="minorHAnsi"/>
              </w:rPr>
              <w:t># exit</w:t>
            </w:r>
          </w:p>
          <w:p w14:paraId="479CB2FC" w14:textId="77777777" w:rsidR="009B69C8" w:rsidRPr="009B69C8" w:rsidRDefault="009B69C8" w:rsidP="00052BF3">
            <w:pPr>
              <w:rPr>
                <w:rFonts w:cstheme="minorHAnsi"/>
              </w:rPr>
            </w:pPr>
          </w:p>
          <w:p w14:paraId="2A3DD861" w14:textId="0421D2E8" w:rsidR="0027586B" w:rsidRDefault="0027586B" w:rsidP="00D22E68">
            <w:pPr>
              <w:pStyle w:val="ListParagraph"/>
              <w:numPr>
                <w:ilvl w:val="0"/>
                <w:numId w:val="23"/>
              </w:numPr>
              <w:rPr>
                <w:rFonts w:asciiTheme="minorHAnsi" w:hAnsiTheme="minorHAnsi" w:cstheme="minorHAnsi"/>
                <w:sz w:val="24"/>
                <w:szCs w:val="24"/>
              </w:rPr>
            </w:pPr>
            <w:r>
              <w:rPr>
                <w:rFonts w:asciiTheme="minorHAnsi" w:hAnsiTheme="minorHAnsi" w:cstheme="minorHAnsi"/>
                <w:sz w:val="24"/>
                <w:szCs w:val="24"/>
              </w:rPr>
              <w:t>We will now remove the container using the command:</w:t>
            </w:r>
          </w:p>
          <w:p w14:paraId="706BD8F0" w14:textId="77777777" w:rsidR="0027586B" w:rsidRDefault="0027586B" w:rsidP="00052BF3">
            <w:pPr>
              <w:rPr>
                <w:rFonts w:cstheme="minorHAnsi"/>
              </w:rPr>
            </w:pPr>
          </w:p>
          <w:p w14:paraId="0227766D" w14:textId="49A41F25" w:rsidR="0027586B" w:rsidRDefault="0027586B" w:rsidP="00052BF3">
            <w:pPr>
              <w:ind w:left="823"/>
            </w:pPr>
            <w:r>
              <w:rPr>
                <w:rFonts w:cstheme="minorHAnsi"/>
              </w:rPr>
              <w:t xml:space="preserve">~$ </w:t>
            </w:r>
            <w:proofErr w:type="spellStart"/>
            <w:r>
              <w:rPr>
                <w:rFonts w:cstheme="minorHAnsi"/>
              </w:rPr>
              <w:t>docker</w:t>
            </w:r>
            <w:proofErr w:type="spellEnd"/>
            <w:r>
              <w:rPr>
                <w:rFonts w:cstheme="minorHAnsi"/>
              </w:rPr>
              <w:t xml:space="preserve"> </w:t>
            </w:r>
            <w:proofErr w:type="spellStart"/>
            <w:r>
              <w:rPr>
                <w:rFonts w:cstheme="minorHAnsi"/>
              </w:rPr>
              <w:t>rm</w:t>
            </w:r>
            <w:proofErr w:type="spellEnd"/>
            <w:r>
              <w:rPr>
                <w:rFonts w:cstheme="minorHAnsi"/>
              </w:rPr>
              <w:t xml:space="preserve"> -f </w:t>
            </w:r>
            <w:proofErr w:type="spellStart"/>
            <w:r>
              <w:rPr>
                <w:rFonts w:cstheme="minorHAnsi"/>
              </w:rPr>
              <w:t>mygame</w:t>
            </w:r>
            <w:proofErr w:type="spellEnd"/>
          </w:p>
          <w:p w14:paraId="5BD4C0D2" w14:textId="77777777" w:rsidR="0027586B" w:rsidRDefault="0027586B" w:rsidP="00D22E68">
            <w:pPr>
              <w:pStyle w:val="ListParagraph"/>
              <w:numPr>
                <w:ilvl w:val="0"/>
                <w:numId w:val="23"/>
              </w:numPr>
              <w:rPr>
                <w:rFonts w:asciiTheme="minorHAnsi" w:hAnsiTheme="minorHAnsi" w:cstheme="minorHAnsi"/>
                <w:sz w:val="24"/>
                <w:szCs w:val="24"/>
              </w:rPr>
            </w:pPr>
            <w:r>
              <w:rPr>
                <w:rFonts w:asciiTheme="minorHAnsi" w:hAnsiTheme="minorHAnsi" w:cstheme="minorHAnsi"/>
                <w:sz w:val="24"/>
                <w:szCs w:val="24"/>
              </w:rPr>
              <w:t xml:space="preserve">Now, we can create a new container, referencing the persistent volume and confirm that our file is still present: </w:t>
            </w:r>
          </w:p>
          <w:p w14:paraId="2A13043D" w14:textId="77777777" w:rsidR="0027586B" w:rsidRDefault="0027586B" w:rsidP="00052BF3">
            <w:pPr>
              <w:rPr>
                <w:rFonts w:cstheme="minorHAnsi"/>
              </w:rPr>
            </w:pPr>
          </w:p>
          <w:p w14:paraId="5B09B149" w14:textId="77777777" w:rsidR="0027586B" w:rsidRPr="009B69C8" w:rsidRDefault="0027586B" w:rsidP="0027586B">
            <w:pPr>
              <w:pStyle w:val="ListParagraph"/>
              <w:ind w:left="823"/>
              <w:rPr>
                <w:rFonts w:asciiTheme="minorHAnsi" w:hAnsiTheme="minorHAnsi" w:cstheme="minorHAnsi"/>
                <w:sz w:val="24"/>
                <w:szCs w:val="24"/>
              </w:rPr>
            </w:pPr>
            <w:r w:rsidRPr="009B69C8">
              <w:rPr>
                <w:rFonts w:asciiTheme="minorHAnsi" w:hAnsiTheme="minorHAnsi" w:cstheme="minorHAnsi"/>
                <w:sz w:val="24"/>
                <w:szCs w:val="24"/>
              </w:rPr>
              <w:t xml:space="preserve">~$ </w:t>
            </w:r>
            <w:proofErr w:type="spellStart"/>
            <w:r w:rsidRPr="009B69C8">
              <w:rPr>
                <w:rFonts w:asciiTheme="minorHAnsi" w:hAnsiTheme="minorHAnsi" w:cstheme="minorHAnsi"/>
                <w:sz w:val="24"/>
                <w:szCs w:val="24"/>
              </w:rPr>
              <w:t>docker</w:t>
            </w:r>
            <w:proofErr w:type="spellEnd"/>
            <w:r w:rsidRPr="009B69C8">
              <w:rPr>
                <w:rFonts w:asciiTheme="minorHAnsi" w:hAnsiTheme="minorHAnsi" w:cstheme="minorHAnsi"/>
                <w:sz w:val="24"/>
                <w:szCs w:val="24"/>
              </w:rPr>
              <w:t xml:space="preserve"> container run -d --name </w:t>
            </w:r>
            <w:proofErr w:type="spellStart"/>
            <w:r w:rsidRPr="009B69C8">
              <w:rPr>
                <w:rFonts w:asciiTheme="minorHAnsi" w:hAnsiTheme="minorHAnsi" w:cstheme="minorHAnsi"/>
                <w:sz w:val="24"/>
                <w:szCs w:val="24"/>
              </w:rPr>
              <w:t>mygame</w:t>
            </w:r>
            <w:proofErr w:type="spellEnd"/>
            <w:r w:rsidRPr="009B69C8">
              <w:rPr>
                <w:rFonts w:asciiTheme="minorHAnsi" w:hAnsiTheme="minorHAnsi" w:cstheme="minorHAnsi"/>
                <w:sz w:val="24"/>
                <w:szCs w:val="24"/>
              </w:rPr>
              <w:t xml:space="preserve"> -p 8080:80 -</w:t>
            </w:r>
            <w:r>
              <w:rPr>
                <w:rFonts w:asciiTheme="minorHAnsi" w:hAnsiTheme="minorHAnsi" w:cstheme="minorHAnsi"/>
                <w:sz w:val="24"/>
                <w:szCs w:val="24"/>
              </w:rPr>
              <w:t xml:space="preserve">v </w:t>
            </w:r>
            <w:proofErr w:type="spellStart"/>
            <w:r w:rsidRPr="009B69C8">
              <w:rPr>
                <w:rFonts w:asciiTheme="minorHAnsi" w:hAnsiTheme="minorHAnsi" w:cstheme="minorHAnsi"/>
                <w:sz w:val="24"/>
                <w:szCs w:val="24"/>
              </w:rPr>
              <w:t>myvol</w:t>
            </w:r>
            <w:proofErr w:type="spellEnd"/>
            <w:r w:rsidRPr="009B69C8">
              <w:rPr>
                <w:rFonts w:asciiTheme="minorHAnsi" w:hAnsiTheme="minorHAnsi" w:cstheme="minorHAnsi"/>
                <w:sz w:val="24"/>
                <w:szCs w:val="24"/>
              </w:rPr>
              <w:t>:/</w:t>
            </w:r>
            <w:proofErr w:type="spellStart"/>
            <w:r w:rsidRPr="009B69C8">
              <w:rPr>
                <w:rFonts w:asciiTheme="minorHAnsi" w:hAnsiTheme="minorHAnsi" w:cstheme="minorHAnsi"/>
                <w:sz w:val="24"/>
                <w:szCs w:val="24"/>
              </w:rPr>
              <w:t>usr</w:t>
            </w:r>
            <w:proofErr w:type="spellEnd"/>
            <w:r w:rsidRPr="009B69C8">
              <w:rPr>
                <w:rFonts w:asciiTheme="minorHAnsi" w:hAnsiTheme="minorHAnsi" w:cstheme="minorHAnsi"/>
                <w:sz w:val="24"/>
                <w:szCs w:val="24"/>
              </w:rPr>
              <w:t>/share/</w:t>
            </w:r>
            <w:proofErr w:type="spellStart"/>
            <w:r w:rsidRPr="009B69C8">
              <w:rPr>
                <w:rFonts w:asciiTheme="minorHAnsi" w:hAnsiTheme="minorHAnsi" w:cstheme="minorHAnsi"/>
                <w:sz w:val="24"/>
                <w:szCs w:val="24"/>
              </w:rPr>
              <w:t>nginx</w:t>
            </w:r>
            <w:proofErr w:type="spellEnd"/>
            <w:r w:rsidRPr="009B69C8">
              <w:rPr>
                <w:rFonts w:asciiTheme="minorHAnsi" w:hAnsiTheme="minorHAnsi" w:cstheme="minorHAnsi"/>
                <w:sz w:val="24"/>
                <w:szCs w:val="24"/>
              </w:rPr>
              <w:t>/html 2048_game</w:t>
            </w:r>
          </w:p>
          <w:p w14:paraId="42A6526F" w14:textId="77777777" w:rsidR="0027586B" w:rsidRDefault="0027586B" w:rsidP="00052BF3">
            <w:pPr>
              <w:ind w:left="823"/>
              <w:rPr>
                <w:rFonts w:cstheme="minorHAnsi"/>
              </w:rPr>
            </w:pPr>
          </w:p>
          <w:p w14:paraId="6C7F9413" w14:textId="77777777" w:rsidR="0027586B" w:rsidRDefault="0027586B" w:rsidP="0027586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Pr="006925D3">
              <w:rPr>
                <w:rFonts w:asciiTheme="minorHAnsi" w:hAnsiTheme="minorHAnsi" w:cstheme="minorHAnsi"/>
                <w:sz w:val="24"/>
                <w:szCs w:val="24"/>
              </w:rPr>
              <w:t>docker</w:t>
            </w:r>
            <w:proofErr w:type="spellEnd"/>
            <w:r w:rsidRPr="006925D3">
              <w:rPr>
                <w:rFonts w:asciiTheme="minorHAnsi" w:hAnsiTheme="minorHAnsi" w:cstheme="minorHAnsi"/>
                <w:sz w:val="24"/>
                <w:szCs w:val="24"/>
              </w:rPr>
              <w:t xml:space="preserve"> container exec -it </w:t>
            </w:r>
            <w:proofErr w:type="spellStart"/>
            <w:r>
              <w:rPr>
                <w:rFonts w:asciiTheme="minorHAnsi" w:hAnsiTheme="minorHAnsi" w:cstheme="minorHAnsi"/>
                <w:sz w:val="24"/>
                <w:szCs w:val="24"/>
              </w:rPr>
              <w:t>mygame</w:t>
            </w:r>
            <w:proofErr w:type="spellEnd"/>
            <w:r w:rsidRPr="006925D3">
              <w:rPr>
                <w:rFonts w:asciiTheme="minorHAnsi" w:hAnsiTheme="minorHAnsi" w:cstheme="minorHAnsi"/>
                <w:sz w:val="24"/>
                <w:szCs w:val="24"/>
              </w:rPr>
              <w:t xml:space="preserve"> bash</w:t>
            </w:r>
          </w:p>
          <w:p w14:paraId="42826CE5" w14:textId="77777777" w:rsidR="0027586B" w:rsidRDefault="0027586B" w:rsidP="0027586B">
            <w:pPr>
              <w:pStyle w:val="ListParagraph"/>
              <w:ind w:left="823"/>
              <w:rPr>
                <w:rFonts w:asciiTheme="minorHAnsi" w:hAnsiTheme="minorHAnsi" w:cstheme="minorHAnsi"/>
                <w:sz w:val="24"/>
                <w:szCs w:val="24"/>
              </w:rPr>
            </w:pPr>
          </w:p>
          <w:p w14:paraId="7560899F" w14:textId="71D63A2B" w:rsidR="0027586B" w:rsidRDefault="0027586B" w:rsidP="0027586B">
            <w:pPr>
              <w:pStyle w:val="ListParagraph"/>
              <w:ind w:left="823"/>
              <w:rPr>
                <w:rFonts w:asciiTheme="minorHAnsi" w:hAnsiTheme="minorHAnsi" w:cstheme="minorHAnsi"/>
                <w:sz w:val="24"/>
                <w:szCs w:val="24"/>
              </w:rPr>
            </w:pPr>
            <w:r>
              <w:rPr>
                <w:rFonts w:asciiTheme="minorHAnsi" w:hAnsiTheme="minorHAnsi" w:cstheme="minorHAnsi"/>
                <w:sz w:val="24"/>
                <w:szCs w:val="24"/>
              </w:rPr>
              <w:t># cd /</w:t>
            </w:r>
            <w:proofErr w:type="spellStart"/>
            <w:r>
              <w:rPr>
                <w:rFonts w:asciiTheme="minorHAnsi" w:hAnsiTheme="minorHAnsi" w:cstheme="minorHAnsi"/>
                <w:sz w:val="24"/>
                <w:szCs w:val="24"/>
              </w:rPr>
              <w:t>usr</w:t>
            </w:r>
            <w:proofErr w:type="spellEnd"/>
            <w:r>
              <w:rPr>
                <w:rFonts w:asciiTheme="minorHAnsi" w:hAnsiTheme="minorHAnsi" w:cstheme="minorHAnsi"/>
                <w:sz w:val="24"/>
                <w:szCs w:val="24"/>
              </w:rPr>
              <w:t>/share/</w:t>
            </w:r>
            <w:proofErr w:type="spellStart"/>
            <w:r>
              <w:rPr>
                <w:rFonts w:asciiTheme="minorHAnsi" w:hAnsiTheme="minorHAnsi" w:cstheme="minorHAnsi"/>
                <w:sz w:val="24"/>
                <w:szCs w:val="24"/>
              </w:rPr>
              <w:t>nginx</w:t>
            </w:r>
            <w:proofErr w:type="spellEnd"/>
            <w:r>
              <w:rPr>
                <w:rFonts w:asciiTheme="minorHAnsi" w:hAnsiTheme="minorHAnsi" w:cstheme="minorHAnsi"/>
                <w:sz w:val="24"/>
                <w:szCs w:val="24"/>
              </w:rPr>
              <w:t>/html</w:t>
            </w:r>
          </w:p>
          <w:p w14:paraId="11512A73" w14:textId="77777777" w:rsidR="0027586B" w:rsidRDefault="0027586B" w:rsidP="00052BF3">
            <w:pPr>
              <w:ind w:left="823"/>
              <w:rPr>
                <w:rFonts w:cstheme="minorHAnsi"/>
              </w:rPr>
            </w:pPr>
          </w:p>
          <w:p w14:paraId="6C38925C" w14:textId="384BA49C" w:rsidR="009D313C" w:rsidRPr="0027586B" w:rsidRDefault="0027586B" w:rsidP="00052BF3">
            <w:pPr>
              <w:ind w:left="823"/>
              <w:rPr>
                <w:rFonts w:cstheme="minorHAnsi"/>
              </w:rPr>
            </w:pPr>
            <w:r>
              <w:rPr>
                <w:rFonts w:cstheme="minorHAnsi"/>
              </w:rPr>
              <w:t># ls</w:t>
            </w:r>
          </w:p>
          <w:p w14:paraId="651456E5" w14:textId="77777777" w:rsidR="0027586B" w:rsidRDefault="0027586B" w:rsidP="00D22E68">
            <w:pPr>
              <w:pStyle w:val="ListParagraph"/>
              <w:ind w:left="823"/>
              <w:rPr>
                <w:rFonts w:asciiTheme="minorHAnsi" w:hAnsiTheme="minorHAnsi" w:cstheme="minorHAnsi"/>
                <w:sz w:val="24"/>
                <w:szCs w:val="24"/>
              </w:rPr>
            </w:pPr>
          </w:p>
          <w:p w14:paraId="08470FB7" w14:textId="2932A64A" w:rsidR="0027586B" w:rsidRDefault="0027586B" w:rsidP="00D22E68">
            <w:pPr>
              <w:pStyle w:val="ListParagraph"/>
              <w:ind w:left="823"/>
              <w:rPr>
                <w:rFonts w:asciiTheme="minorHAnsi" w:hAnsiTheme="minorHAnsi" w:cstheme="minorHAnsi"/>
                <w:sz w:val="24"/>
                <w:szCs w:val="24"/>
              </w:rPr>
            </w:pPr>
            <w:r w:rsidRPr="009B69C8">
              <w:rPr>
                <w:rFonts w:cstheme="minorHAnsi"/>
                <w:noProof/>
              </w:rPr>
              <w:drawing>
                <wp:inline distT="0" distB="0" distL="0" distR="0" wp14:anchorId="17223150" wp14:editId="15CA8808">
                  <wp:extent cx="4559300" cy="49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9300" cy="495300"/>
                          </a:xfrm>
                          <a:prstGeom prst="rect">
                            <a:avLst/>
                          </a:prstGeom>
                        </pic:spPr>
                      </pic:pic>
                    </a:graphicData>
                  </a:graphic>
                </wp:inline>
              </w:drawing>
            </w:r>
          </w:p>
          <w:p w14:paraId="1AF7E8EC" w14:textId="77777777" w:rsidR="0027586B" w:rsidRDefault="0027586B" w:rsidP="00D22E68">
            <w:pPr>
              <w:pStyle w:val="ListParagraph"/>
              <w:ind w:left="823"/>
              <w:rPr>
                <w:rFonts w:asciiTheme="minorHAnsi" w:hAnsiTheme="minorHAnsi" w:cstheme="minorHAnsi"/>
                <w:sz w:val="24"/>
                <w:szCs w:val="24"/>
              </w:rPr>
            </w:pPr>
          </w:p>
          <w:p w14:paraId="52A48058" w14:textId="07FABBC2" w:rsidR="0027586B" w:rsidRDefault="0027586B" w:rsidP="00D22E68">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cat </w:t>
            </w:r>
            <w:proofErr w:type="spellStart"/>
            <w:r>
              <w:rPr>
                <w:rFonts w:asciiTheme="minorHAnsi" w:hAnsiTheme="minorHAnsi" w:cstheme="minorHAnsi"/>
                <w:sz w:val="24"/>
                <w:szCs w:val="24"/>
              </w:rPr>
              <w:t>myfile</w:t>
            </w:r>
            <w:proofErr w:type="spellEnd"/>
          </w:p>
          <w:p w14:paraId="3901C297" w14:textId="1392FA48" w:rsidR="0027586B" w:rsidRDefault="0027586B" w:rsidP="00D22E68">
            <w:pPr>
              <w:pStyle w:val="ListParagraph"/>
              <w:ind w:left="823"/>
              <w:rPr>
                <w:rFonts w:asciiTheme="minorHAnsi" w:hAnsiTheme="minorHAnsi" w:cstheme="minorHAnsi"/>
                <w:sz w:val="24"/>
                <w:szCs w:val="24"/>
              </w:rPr>
            </w:pPr>
          </w:p>
          <w:p w14:paraId="089848AB" w14:textId="0D52C1B8" w:rsidR="0027586B" w:rsidRDefault="0027586B" w:rsidP="00D22E68">
            <w:pPr>
              <w:pStyle w:val="ListParagraph"/>
              <w:ind w:left="823"/>
              <w:rPr>
                <w:rFonts w:asciiTheme="minorHAnsi" w:hAnsiTheme="minorHAnsi" w:cstheme="minorHAnsi"/>
                <w:sz w:val="24"/>
                <w:szCs w:val="24"/>
              </w:rPr>
            </w:pPr>
            <w:r w:rsidRPr="0027586B">
              <w:rPr>
                <w:rFonts w:asciiTheme="minorHAnsi" w:hAnsiTheme="minorHAnsi" w:cstheme="minorHAnsi"/>
                <w:noProof/>
                <w:sz w:val="24"/>
                <w:szCs w:val="24"/>
              </w:rPr>
              <w:drawing>
                <wp:inline distT="0" distB="0" distL="0" distR="0" wp14:anchorId="3ADE7800" wp14:editId="03AE6EC5">
                  <wp:extent cx="3365500" cy="393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500" cy="393700"/>
                          </a:xfrm>
                          <a:prstGeom prst="rect">
                            <a:avLst/>
                          </a:prstGeom>
                        </pic:spPr>
                      </pic:pic>
                    </a:graphicData>
                  </a:graphic>
                </wp:inline>
              </w:drawing>
            </w:r>
          </w:p>
          <w:p w14:paraId="36E1F336" w14:textId="77777777" w:rsidR="00023808" w:rsidRDefault="00023808" w:rsidP="00D22E68">
            <w:pPr>
              <w:pStyle w:val="ListParagraph"/>
              <w:ind w:left="823"/>
              <w:rPr>
                <w:rFonts w:asciiTheme="minorHAnsi" w:hAnsiTheme="minorHAnsi" w:cstheme="minorHAnsi"/>
                <w:sz w:val="24"/>
                <w:szCs w:val="24"/>
              </w:rPr>
            </w:pPr>
          </w:p>
          <w:p w14:paraId="7168C0BA" w14:textId="5686CE2C" w:rsidR="00023808" w:rsidRDefault="00023808" w:rsidP="00D22E68">
            <w:pPr>
              <w:pStyle w:val="ListParagraph"/>
              <w:ind w:left="823"/>
              <w:rPr>
                <w:rFonts w:asciiTheme="minorHAnsi" w:hAnsiTheme="minorHAnsi" w:cstheme="minorHAnsi"/>
                <w:sz w:val="24"/>
                <w:szCs w:val="24"/>
              </w:rPr>
            </w:pPr>
          </w:p>
          <w:p w14:paraId="3C1E3826" w14:textId="77777777" w:rsidR="006925D3" w:rsidRPr="00D22E68" w:rsidRDefault="006925D3" w:rsidP="00D22E68">
            <w:pPr>
              <w:pStyle w:val="ListParagraph"/>
              <w:ind w:left="823"/>
              <w:rPr>
                <w:rFonts w:asciiTheme="minorHAnsi" w:hAnsiTheme="minorHAnsi" w:cstheme="minorHAnsi"/>
                <w:sz w:val="24"/>
                <w:szCs w:val="24"/>
              </w:rPr>
            </w:pPr>
          </w:p>
          <w:p w14:paraId="60082868" w14:textId="77777777" w:rsidR="004D475A" w:rsidRDefault="004D475A" w:rsidP="004D475A">
            <w:pPr>
              <w:pStyle w:val="ListParagraph"/>
              <w:ind w:left="823"/>
              <w:rPr>
                <w:rFonts w:asciiTheme="minorHAnsi" w:hAnsiTheme="minorHAnsi" w:cstheme="minorHAnsi"/>
                <w:sz w:val="24"/>
                <w:szCs w:val="24"/>
              </w:rPr>
            </w:pPr>
          </w:p>
          <w:p w14:paraId="29A185AB" w14:textId="3BB20377" w:rsidR="004D475A" w:rsidRDefault="00A823E8" w:rsidP="00A823E8">
            <w:pPr>
              <w:rPr>
                <w:rFonts w:cstheme="minorHAnsi"/>
              </w:rPr>
            </w:pPr>
            <w:r>
              <w:rPr>
                <w:rFonts w:cstheme="minorHAnsi"/>
              </w:rPr>
              <w:t xml:space="preserve">Volumes are extremely useful for local development projects.  You can maintain several volumes to which you can attach a new </w:t>
            </w:r>
            <w:r w:rsidR="0027586B">
              <w:rPr>
                <w:rFonts w:cstheme="minorHAnsi"/>
              </w:rPr>
              <w:t xml:space="preserve">directory or </w:t>
            </w:r>
            <w:r>
              <w:rPr>
                <w:rFonts w:cstheme="minorHAnsi"/>
              </w:rPr>
              <w:t>database</w:t>
            </w:r>
            <w:r w:rsidR="004D475A">
              <w:rPr>
                <w:rFonts w:cstheme="minorHAnsi"/>
              </w:rPr>
              <w:t xml:space="preserve"> that fits a specific purpose.</w:t>
            </w:r>
          </w:p>
          <w:p w14:paraId="011491BD" w14:textId="62D85F3A" w:rsidR="004D475A" w:rsidRPr="00A823E8" w:rsidRDefault="004D475A" w:rsidP="00A823E8">
            <w:pPr>
              <w:rPr>
                <w:rFonts w:cstheme="minorHAnsi"/>
              </w:rPr>
            </w:pPr>
          </w:p>
          <w:p w14:paraId="22669B19" w14:textId="77777777" w:rsidR="009D313C" w:rsidRPr="00A31355" w:rsidRDefault="009D313C" w:rsidP="00B43843">
            <w:pPr>
              <w:pStyle w:val="TableParagraph"/>
              <w:tabs>
                <w:tab w:val="left" w:pos="824"/>
              </w:tabs>
              <w:spacing w:before="15"/>
              <w:ind w:left="823"/>
              <w:rPr>
                <w:rFonts w:asciiTheme="minorHAnsi" w:hAnsiTheme="minorHAnsi" w:cstheme="minorHAnsi"/>
              </w:rPr>
            </w:pPr>
          </w:p>
        </w:tc>
      </w:tr>
    </w:tbl>
    <w:p w14:paraId="3D9664AF" w14:textId="77777777" w:rsidR="009D313C" w:rsidRDefault="009D313C" w:rsidP="009D313C"/>
    <w:p w14:paraId="4DA17294" w14:textId="77777777" w:rsidR="009D313C" w:rsidRDefault="009D313C" w:rsidP="009D313C"/>
    <w:p w14:paraId="45B56BE9" w14:textId="77777777" w:rsidR="009D313C" w:rsidRDefault="009D313C" w:rsidP="009D313C"/>
    <w:p w14:paraId="5BF9A2CF" w14:textId="09FE9BF3" w:rsidR="009D313C" w:rsidRDefault="009D313C" w:rsidP="009D313C"/>
    <w:p w14:paraId="12E7BEE3" w14:textId="1B5CD3DC" w:rsidR="009D313C" w:rsidRDefault="00B33FA8" w:rsidP="009D313C">
      <w:pPr>
        <w:pStyle w:val="Heading2"/>
      </w:pPr>
      <w:bookmarkStart w:id="16" w:name="_Toc504996169"/>
      <w:r>
        <w:t>Section</w:t>
      </w:r>
      <w:r w:rsidR="009D313C">
        <w:t xml:space="preserve"> </w:t>
      </w:r>
      <w:r w:rsidR="0027586B">
        <w:t>3</w:t>
      </w:r>
      <w:r w:rsidR="009D313C">
        <w:t>: Lab Summary</w:t>
      </w:r>
      <w:bookmarkEnd w:id="16"/>
    </w:p>
    <w:p w14:paraId="5F92BC37" w14:textId="77777777" w:rsidR="009D313C" w:rsidRDefault="009D313C" w:rsidP="009D313C"/>
    <w:p w14:paraId="1B4B7B33" w14:textId="39D56F93" w:rsidR="009D313C" w:rsidRDefault="00883F07" w:rsidP="009D313C">
      <w:r>
        <w:t xml:space="preserve">In this lab you were introduced to </w:t>
      </w:r>
      <w:r w:rsidR="0027586B">
        <w:t>one way</w:t>
      </w:r>
      <w:r>
        <w:t xml:space="preserve"> to persist data on the host file system.  With volumes the container references a volume object on the local file system.  </w:t>
      </w:r>
    </w:p>
    <w:p w14:paraId="39C2189D" w14:textId="77777777" w:rsidR="009D313C" w:rsidRDefault="009D313C" w:rsidP="009D313C"/>
    <w:p w14:paraId="663704A4" w14:textId="77777777" w:rsidR="009D313C" w:rsidRDefault="009D313C" w:rsidP="009D313C"/>
    <w:p w14:paraId="67B9FDF6" w14:textId="77777777" w:rsidR="009D313C" w:rsidRPr="002B07C9" w:rsidRDefault="009D313C" w:rsidP="009D313C">
      <w:pPr>
        <w:rPr>
          <w:highlight w:val="red"/>
        </w:rPr>
      </w:pPr>
    </w:p>
    <w:p w14:paraId="10BD2091" w14:textId="4C262614" w:rsidR="008C54E1" w:rsidRDefault="00881E11" w:rsidP="008C54E1">
      <w:pPr>
        <w:pStyle w:val="Heading1"/>
      </w:pPr>
      <w:bookmarkStart w:id="17" w:name="_Toc504996170"/>
      <w:r>
        <w:t xml:space="preserve">Section </w:t>
      </w:r>
      <w:r w:rsidR="0027586B">
        <w:t>4</w:t>
      </w:r>
      <w:r w:rsidR="008C54E1">
        <w:t xml:space="preserve">: </w:t>
      </w:r>
      <w:r>
        <w:t xml:space="preserve">Getting Started with </w:t>
      </w:r>
      <w:proofErr w:type="spellStart"/>
      <w:r>
        <w:t>Minikube</w:t>
      </w:r>
      <w:bookmarkEnd w:id="17"/>
      <w:proofErr w:type="spellEnd"/>
    </w:p>
    <w:p w14:paraId="429719C4" w14:textId="77777777" w:rsidR="008C54E1" w:rsidRDefault="008C54E1" w:rsidP="008C54E1"/>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8C54E1" w14:paraId="481AF3BB" w14:textId="77777777" w:rsidTr="006925D3">
        <w:tc>
          <w:tcPr>
            <w:tcW w:w="2254" w:type="dxa"/>
            <w:tcBorders>
              <w:bottom w:val="single" w:sz="4" w:space="0" w:color="auto"/>
            </w:tcBorders>
            <w:shd w:val="clear" w:color="auto" w:fill="D9D9D9" w:themeFill="background1" w:themeFillShade="D9"/>
          </w:tcPr>
          <w:p w14:paraId="39C44BCC" w14:textId="77777777" w:rsidR="008C54E1" w:rsidRPr="00C7412B" w:rsidRDefault="008C54E1" w:rsidP="006925D3">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3A9C918C" w14:textId="77777777" w:rsidR="008C54E1" w:rsidRPr="00C7412B" w:rsidRDefault="008C54E1" w:rsidP="006925D3">
            <w:pPr>
              <w:rPr>
                <w:rFonts w:cstheme="minorHAnsi"/>
                <w:color w:val="000000" w:themeColor="text1"/>
                <w:w w:val="105"/>
              </w:rPr>
            </w:pPr>
            <w:r>
              <w:rPr>
                <w:rFonts w:cstheme="minorHAnsi"/>
                <w:color w:val="000000" w:themeColor="text1"/>
                <w:w w:val="105"/>
              </w:rPr>
              <w:t>In this lab you will learn basic skills as it relates to networking (security &amp; DNS) with Docker containers</w:t>
            </w:r>
            <w:r w:rsidRPr="00C7412B">
              <w:rPr>
                <w:rFonts w:cstheme="minorHAnsi"/>
                <w:color w:val="000000" w:themeColor="text1"/>
                <w:w w:val="105"/>
              </w:rPr>
              <w:t>:</w:t>
            </w:r>
          </w:p>
          <w:p w14:paraId="238889CB" w14:textId="77777777" w:rsidR="008C54E1" w:rsidRPr="00A90B2A" w:rsidRDefault="008C54E1" w:rsidP="006925D3">
            <w:pPr>
              <w:rPr>
                <w:rFonts w:cstheme="minorHAnsi"/>
                <w:color w:val="000000" w:themeColor="text1"/>
                <w:w w:val="105"/>
              </w:rPr>
            </w:pPr>
          </w:p>
        </w:tc>
      </w:tr>
      <w:tr w:rsidR="008C54E1" w14:paraId="32B012B0" w14:textId="77777777" w:rsidTr="006925D3">
        <w:trPr>
          <w:trHeight w:val="353"/>
        </w:trPr>
        <w:tc>
          <w:tcPr>
            <w:tcW w:w="2254" w:type="dxa"/>
            <w:tcBorders>
              <w:right w:val="nil"/>
            </w:tcBorders>
          </w:tcPr>
          <w:p w14:paraId="4D05359C" w14:textId="77777777" w:rsidR="008C54E1" w:rsidRPr="00C7412B" w:rsidRDefault="008C54E1" w:rsidP="006925D3">
            <w:pPr>
              <w:rPr>
                <w:rFonts w:cstheme="minorHAnsi"/>
                <w:b/>
                <w:bCs/>
                <w:color w:val="4F81BD"/>
                <w:w w:val="105"/>
                <w:sz w:val="28"/>
                <w:szCs w:val="28"/>
              </w:rPr>
            </w:pPr>
          </w:p>
        </w:tc>
        <w:tc>
          <w:tcPr>
            <w:tcW w:w="7096" w:type="dxa"/>
            <w:tcBorders>
              <w:left w:val="nil"/>
            </w:tcBorders>
          </w:tcPr>
          <w:p w14:paraId="5BE671FE" w14:textId="77777777" w:rsidR="008C54E1" w:rsidRPr="00C7412B" w:rsidRDefault="008C54E1" w:rsidP="006925D3">
            <w:pPr>
              <w:rPr>
                <w:rFonts w:cstheme="minorHAnsi"/>
                <w:b/>
                <w:bCs/>
                <w:color w:val="4F81BD"/>
                <w:w w:val="105"/>
                <w:sz w:val="28"/>
                <w:szCs w:val="28"/>
              </w:rPr>
            </w:pPr>
          </w:p>
        </w:tc>
      </w:tr>
      <w:tr w:rsidR="008C54E1" w14:paraId="38D0DA0C" w14:textId="77777777" w:rsidTr="006925D3">
        <w:tc>
          <w:tcPr>
            <w:tcW w:w="2254" w:type="dxa"/>
            <w:tcBorders>
              <w:bottom w:val="single" w:sz="4" w:space="0" w:color="auto"/>
            </w:tcBorders>
            <w:shd w:val="clear" w:color="auto" w:fill="D9D9D9" w:themeFill="background1" w:themeFillShade="D9"/>
          </w:tcPr>
          <w:p w14:paraId="27C9B59E" w14:textId="77777777" w:rsidR="008C54E1" w:rsidRPr="00C7412B" w:rsidRDefault="008C54E1" w:rsidP="006925D3">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00493369" w14:textId="77777777" w:rsidR="008C54E1" w:rsidRPr="00C7412B" w:rsidRDefault="008C54E1" w:rsidP="006925D3">
            <w:pPr>
              <w:rPr>
                <w:rFonts w:cstheme="minorHAnsi"/>
                <w:color w:val="000000" w:themeColor="text1"/>
                <w:w w:val="105"/>
              </w:rPr>
            </w:pPr>
            <w:r w:rsidRPr="00C7412B">
              <w:rPr>
                <w:rFonts w:cstheme="minorHAnsi"/>
                <w:color w:val="000000" w:themeColor="text1"/>
                <w:w w:val="105"/>
              </w:rPr>
              <w:t>Tasks you will complete in this lab exercise include:</w:t>
            </w:r>
          </w:p>
          <w:p w14:paraId="134601CA" w14:textId="77777777" w:rsidR="008C54E1" w:rsidRPr="00C7412B" w:rsidRDefault="008C54E1" w:rsidP="006925D3">
            <w:pPr>
              <w:rPr>
                <w:rFonts w:cstheme="minorHAnsi"/>
                <w:color w:val="000000" w:themeColor="text1"/>
                <w:w w:val="105"/>
              </w:rPr>
            </w:pPr>
          </w:p>
          <w:p w14:paraId="7FBF5029" w14:textId="2FA886EE" w:rsidR="008C54E1" w:rsidRPr="005F1E76" w:rsidRDefault="00692EA2" w:rsidP="006925D3">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 xml:space="preserve">Start </w:t>
            </w:r>
            <w:proofErr w:type="spellStart"/>
            <w:r>
              <w:rPr>
                <w:rFonts w:asciiTheme="minorHAnsi" w:hAnsiTheme="minorHAnsi" w:cstheme="minorHAnsi"/>
                <w:color w:val="000000" w:themeColor="text1"/>
                <w:w w:val="105"/>
                <w:sz w:val="24"/>
                <w:szCs w:val="24"/>
              </w:rPr>
              <w:t>Minikube</w:t>
            </w:r>
            <w:proofErr w:type="spellEnd"/>
          </w:p>
          <w:p w14:paraId="697342CA" w14:textId="3A035934" w:rsidR="008C54E1" w:rsidRPr="005F1E76" w:rsidRDefault="00692EA2" w:rsidP="006925D3">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Configure Kubernetes</w:t>
            </w:r>
          </w:p>
          <w:p w14:paraId="02EB61DD" w14:textId="4069EE84" w:rsidR="008C54E1" w:rsidRPr="00692EA2" w:rsidRDefault="00692EA2" w:rsidP="00692EA2">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Launch &amp; Explore Kubernetes Dashboard</w:t>
            </w:r>
          </w:p>
          <w:p w14:paraId="1B161283" w14:textId="77777777" w:rsidR="008C54E1" w:rsidRPr="00C7412B" w:rsidRDefault="008C54E1" w:rsidP="006925D3">
            <w:pPr>
              <w:pStyle w:val="ListParagraph"/>
              <w:ind w:left="1440"/>
              <w:rPr>
                <w:rFonts w:asciiTheme="minorHAnsi" w:hAnsiTheme="minorHAnsi" w:cstheme="minorHAnsi"/>
                <w:color w:val="4F81BD"/>
                <w:w w:val="105"/>
                <w:sz w:val="24"/>
                <w:szCs w:val="24"/>
              </w:rPr>
            </w:pPr>
          </w:p>
        </w:tc>
      </w:tr>
    </w:tbl>
    <w:p w14:paraId="3F49E084" w14:textId="77777777" w:rsidR="008C54E1" w:rsidRDefault="008C54E1" w:rsidP="008C54E1"/>
    <w:p w14:paraId="1036FFD9" w14:textId="77777777" w:rsidR="008C54E1" w:rsidRDefault="008C54E1" w:rsidP="008C54E1"/>
    <w:p w14:paraId="2901DDC8" w14:textId="77777777" w:rsidR="008C54E1" w:rsidRDefault="008C54E1" w:rsidP="008C54E1">
      <w:pPr>
        <w:rPr>
          <w:highlight w:val="red"/>
        </w:rPr>
      </w:pPr>
      <w:r>
        <w:rPr>
          <w:highlight w:val="red"/>
        </w:rPr>
        <w:br w:type="page"/>
      </w:r>
    </w:p>
    <w:p w14:paraId="47A6131A" w14:textId="37BC7516" w:rsidR="008C54E1" w:rsidRDefault="00881E11" w:rsidP="008C54E1">
      <w:pPr>
        <w:pStyle w:val="Heading2"/>
        <w:jc w:val="center"/>
      </w:pPr>
      <w:bookmarkStart w:id="18" w:name="_Toc504996171"/>
      <w:r>
        <w:lastRenderedPageBreak/>
        <w:t xml:space="preserve">Section </w:t>
      </w:r>
      <w:r w:rsidR="006000DB">
        <w:t>4</w:t>
      </w:r>
      <w:r>
        <w:t xml:space="preserve">: Getting Started with </w:t>
      </w:r>
      <w:proofErr w:type="spellStart"/>
      <w:r>
        <w:t>Minikube</w:t>
      </w:r>
      <w:bookmarkEnd w:id="18"/>
      <w:proofErr w:type="spellEnd"/>
    </w:p>
    <w:p w14:paraId="4937B74B" w14:textId="77777777" w:rsidR="008C54E1" w:rsidRDefault="008C54E1" w:rsidP="008C54E1"/>
    <w:p w14:paraId="797F92D5" w14:textId="77777777" w:rsidR="008C54E1" w:rsidRDefault="008C54E1" w:rsidP="008C54E1">
      <w:r>
        <w:rPr>
          <w:noProof/>
        </w:rPr>
        <w:drawing>
          <wp:inline distT="0" distB="0" distL="0" distR="0" wp14:anchorId="49E74E10" wp14:editId="4119EDB0">
            <wp:extent cx="5943600" cy="2203704"/>
            <wp:effectExtent l="0" t="25400" r="1270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E30E65F" w14:textId="77777777" w:rsidR="008C54E1" w:rsidRDefault="008C54E1" w:rsidP="008C54E1"/>
    <w:p w14:paraId="2502A10E" w14:textId="77777777" w:rsidR="008C54E1" w:rsidRDefault="008C54E1" w:rsidP="008C54E1">
      <w:r>
        <w:br w:type="page"/>
      </w:r>
    </w:p>
    <w:p w14:paraId="70E9680E" w14:textId="41CCDC1B" w:rsidR="008C54E1" w:rsidRDefault="00692EA2" w:rsidP="008C54E1">
      <w:pPr>
        <w:pStyle w:val="Heading2"/>
      </w:pPr>
      <w:bookmarkStart w:id="19" w:name="_Toc504996172"/>
      <w:r>
        <w:lastRenderedPageBreak/>
        <w:t xml:space="preserve">Section </w:t>
      </w:r>
      <w:r w:rsidR="008626BF">
        <w:t>4</w:t>
      </w:r>
      <w:r w:rsidR="008C54E1">
        <w:t>: Lab Instructions</w:t>
      </w:r>
      <w:bookmarkEnd w:id="19"/>
    </w:p>
    <w:p w14:paraId="4549D659" w14:textId="77777777" w:rsidR="008C54E1" w:rsidRDefault="008C54E1" w:rsidP="008C54E1"/>
    <w:tbl>
      <w:tblPr>
        <w:tblStyle w:val="TableGrid"/>
        <w:tblW w:w="5502" w:type="pct"/>
        <w:tblLook w:val="04A0" w:firstRow="1" w:lastRow="0" w:firstColumn="1" w:lastColumn="0" w:noHBand="0" w:noVBand="1"/>
      </w:tblPr>
      <w:tblGrid>
        <w:gridCol w:w="792"/>
        <w:gridCol w:w="9497"/>
      </w:tblGrid>
      <w:tr w:rsidR="008C54E1" w:rsidRPr="00A31355" w14:paraId="1D5F1E56" w14:textId="77777777" w:rsidTr="00DE5246">
        <w:trPr>
          <w:trHeight w:val="566"/>
          <w:tblHeader/>
        </w:trPr>
        <w:tc>
          <w:tcPr>
            <w:tcW w:w="385" w:type="pct"/>
            <w:shd w:val="clear" w:color="auto" w:fill="D9D9D9" w:themeFill="background1" w:themeFillShade="D9"/>
          </w:tcPr>
          <w:p w14:paraId="3CB0F883" w14:textId="77777777" w:rsidR="008C54E1" w:rsidRPr="00A31355" w:rsidRDefault="008C54E1" w:rsidP="006925D3">
            <w:pPr>
              <w:jc w:val="center"/>
              <w:rPr>
                <w:rFonts w:cstheme="minorHAnsi"/>
                <w:sz w:val="28"/>
                <w:szCs w:val="28"/>
              </w:rPr>
            </w:pPr>
            <w:r w:rsidRPr="00A31355">
              <w:rPr>
                <w:rFonts w:cstheme="minorHAnsi"/>
                <w:sz w:val="28"/>
                <w:szCs w:val="28"/>
              </w:rPr>
              <w:t>Step</w:t>
            </w:r>
          </w:p>
        </w:tc>
        <w:tc>
          <w:tcPr>
            <w:tcW w:w="4615" w:type="pct"/>
            <w:shd w:val="clear" w:color="auto" w:fill="D9D9D9" w:themeFill="background1" w:themeFillShade="D9"/>
          </w:tcPr>
          <w:p w14:paraId="6C3A8DCF" w14:textId="77777777" w:rsidR="008C54E1" w:rsidRPr="00A31355" w:rsidRDefault="008C54E1" w:rsidP="006925D3">
            <w:pPr>
              <w:tabs>
                <w:tab w:val="left" w:pos="3870"/>
                <w:tab w:val="left" w:pos="4050"/>
              </w:tabs>
              <w:jc w:val="center"/>
              <w:rPr>
                <w:rFonts w:cstheme="minorHAnsi"/>
                <w:sz w:val="28"/>
                <w:szCs w:val="28"/>
              </w:rPr>
            </w:pPr>
            <w:r w:rsidRPr="00A31355">
              <w:rPr>
                <w:rFonts w:cstheme="minorHAnsi"/>
                <w:sz w:val="28"/>
                <w:szCs w:val="28"/>
              </w:rPr>
              <w:t>Action</w:t>
            </w:r>
          </w:p>
        </w:tc>
      </w:tr>
      <w:tr w:rsidR="008C54E1" w:rsidRPr="00A31355" w14:paraId="08138E3B" w14:textId="77777777" w:rsidTr="00DE5246">
        <w:tc>
          <w:tcPr>
            <w:tcW w:w="385" w:type="pct"/>
          </w:tcPr>
          <w:p w14:paraId="651B7E84" w14:textId="77777777" w:rsidR="008C54E1" w:rsidRPr="00A31355" w:rsidRDefault="008C54E1" w:rsidP="006925D3">
            <w:pPr>
              <w:jc w:val="center"/>
              <w:rPr>
                <w:rFonts w:cstheme="minorHAnsi"/>
              </w:rPr>
            </w:pPr>
            <w:r w:rsidRPr="00A31355">
              <w:rPr>
                <w:rFonts w:cstheme="minorHAnsi"/>
              </w:rPr>
              <w:t>1</w:t>
            </w:r>
          </w:p>
        </w:tc>
        <w:tc>
          <w:tcPr>
            <w:tcW w:w="4615" w:type="pct"/>
          </w:tcPr>
          <w:p w14:paraId="434A59F2" w14:textId="77777777" w:rsidR="00692EA2" w:rsidRPr="00A31355" w:rsidRDefault="00692EA2" w:rsidP="00692EA2">
            <w:pPr>
              <w:rPr>
                <w:rFonts w:cstheme="minorHAnsi"/>
                <w:b/>
                <w:u w:val="single"/>
              </w:rPr>
            </w:pPr>
            <w:r>
              <w:rPr>
                <w:rFonts w:cstheme="minorHAnsi"/>
                <w:b/>
                <w:u w:val="single"/>
              </w:rPr>
              <w:t>Start Kubernetes</w:t>
            </w:r>
          </w:p>
          <w:p w14:paraId="166968CA" w14:textId="77777777" w:rsidR="00692EA2" w:rsidRPr="00A31355" w:rsidRDefault="00692EA2" w:rsidP="00692EA2">
            <w:pPr>
              <w:pStyle w:val="TableParagraph"/>
              <w:spacing w:before="8"/>
              <w:rPr>
                <w:rFonts w:asciiTheme="minorHAnsi" w:hAnsiTheme="minorHAnsi" w:cstheme="minorHAnsi"/>
                <w:b/>
                <w:szCs w:val="24"/>
              </w:rPr>
            </w:pPr>
          </w:p>
          <w:p w14:paraId="34FF9FA9" w14:textId="77777777" w:rsidR="0088377E" w:rsidRPr="00445B83" w:rsidRDefault="00692EA2" w:rsidP="0088377E">
            <w:pPr>
              <w:pStyle w:val="ListParagraph"/>
              <w:widowControl/>
              <w:numPr>
                <w:ilvl w:val="0"/>
                <w:numId w:val="25"/>
              </w:numPr>
              <w:autoSpaceDE/>
              <w:autoSpaceDN/>
              <w:rPr>
                <w:rFonts w:asciiTheme="minorHAnsi" w:hAnsiTheme="minorHAnsi" w:cstheme="minorHAnsi"/>
                <w:sz w:val="24"/>
                <w:szCs w:val="24"/>
              </w:rPr>
            </w:pPr>
            <w:r w:rsidRPr="00445B83">
              <w:rPr>
                <w:rFonts w:asciiTheme="minorHAnsi" w:hAnsiTheme="minorHAnsi" w:cstheme="minorHAnsi"/>
                <w:sz w:val="24"/>
                <w:szCs w:val="24"/>
              </w:rPr>
              <w:t>Open a terminal window and type the following command.  This will start the Kubernetes cluster.</w:t>
            </w:r>
          </w:p>
          <w:p w14:paraId="12509668" w14:textId="30C29CA1" w:rsidR="00692EA2" w:rsidRPr="00445B83" w:rsidRDefault="0088377E" w:rsidP="0088377E">
            <w:pPr>
              <w:pStyle w:val="ListParagraph"/>
              <w:widowControl/>
              <w:autoSpaceDE/>
              <w:autoSpaceDN/>
              <w:ind w:left="823"/>
              <w:rPr>
                <w:rFonts w:asciiTheme="minorHAnsi" w:hAnsiTheme="minorHAnsi" w:cstheme="minorHAnsi"/>
                <w:sz w:val="28"/>
                <w:szCs w:val="24"/>
              </w:rPr>
            </w:pPr>
            <w:r w:rsidRPr="00445B83">
              <w:rPr>
                <w:rFonts w:asciiTheme="minorHAnsi" w:hAnsiTheme="minorHAnsi" w:cstheme="minorHAnsi"/>
                <w:sz w:val="24"/>
              </w:rPr>
              <w:t xml:space="preserve">~$ </w:t>
            </w:r>
            <w:proofErr w:type="spellStart"/>
            <w:r w:rsidR="00692EA2" w:rsidRPr="00445B83">
              <w:rPr>
                <w:rFonts w:asciiTheme="minorHAnsi" w:hAnsiTheme="minorHAnsi" w:cstheme="minorHAnsi"/>
                <w:sz w:val="24"/>
              </w:rPr>
              <w:t>minikube</w:t>
            </w:r>
            <w:proofErr w:type="spellEnd"/>
            <w:r w:rsidR="00692EA2" w:rsidRPr="00445B83">
              <w:rPr>
                <w:rFonts w:asciiTheme="minorHAnsi" w:hAnsiTheme="minorHAnsi" w:cstheme="minorHAnsi"/>
                <w:sz w:val="24"/>
              </w:rPr>
              <w:t xml:space="preserve"> start</w:t>
            </w:r>
          </w:p>
          <w:p w14:paraId="38A6C130" w14:textId="77777777" w:rsidR="00692EA2" w:rsidRPr="00412CD7" w:rsidRDefault="00692EA2" w:rsidP="00692EA2">
            <w:pPr>
              <w:ind w:left="463"/>
              <w:rPr>
                <w:rFonts w:cstheme="minorHAnsi"/>
              </w:rPr>
            </w:pPr>
          </w:p>
          <w:p w14:paraId="704E2B1F" w14:textId="77777777" w:rsidR="00692EA2" w:rsidRDefault="00692EA2" w:rsidP="00692EA2">
            <w:pPr>
              <w:pStyle w:val="ListParagraph"/>
              <w:ind w:left="823"/>
              <w:rPr>
                <w:rFonts w:asciiTheme="minorHAnsi" w:hAnsiTheme="minorHAnsi" w:cstheme="minorHAnsi"/>
                <w:sz w:val="24"/>
                <w:szCs w:val="24"/>
              </w:rPr>
            </w:pPr>
          </w:p>
          <w:p w14:paraId="01D9388E" w14:textId="77777777" w:rsidR="00692EA2" w:rsidRDefault="00692EA2" w:rsidP="00692EA2">
            <w:pPr>
              <w:pStyle w:val="ListParagraph"/>
              <w:ind w:left="-99"/>
              <w:jc w:val="center"/>
              <w:rPr>
                <w:rFonts w:asciiTheme="minorHAnsi" w:hAnsiTheme="minorHAnsi" w:cstheme="minorHAnsi"/>
                <w:sz w:val="24"/>
                <w:szCs w:val="24"/>
              </w:rPr>
            </w:pPr>
            <w:r w:rsidRPr="001C6A2D">
              <w:rPr>
                <w:rFonts w:asciiTheme="minorHAnsi" w:hAnsiTheme="minorHAnsi" w:cstheme="minorHAnsi"/>
                <w:noProof/>
                <w:sz w:val="24"/>
                <w:szCs w:val="24"/>
              </w:rPr>
              <w:drawing>
                <wp:inline distT="0" distB="0" distL="0" distR="0" wp14:anchorId="1297D0AE" wp14:editId="770B69E9">
                  <wp:extent cx="5544766" cy="261362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7336" cy="2614834"/>
                          </a:xfrm>
                          <a:prstGeom prst="rect">
                            <a:avLst/>
                          </a:prstGeom>
                        </pic:spPr>
                      </pic:pic>
                    </a:graphicData>
                  </a:graphic>
                </wp:inline>
              </w:drawing>
            </w:r>
          </w:p>
          <w:p w14:paraId="055B4F78" w14:textId="77777777" w:rsidR="00692EA2" w:rsidRPr="009D313C" w:rsidRDefault="00692EA2" w:rsidP="00692EA2">
            <w:pPr>
              <w:pStyle w:val="ListParagraph"/>
              <w:ind w:left="823"/>
              <w:rPr>
                <w:rFonts w:asciiTheme="minorHAnsi" w:hAnsiTheme="minorHAnsi" w:cstheme="minorHAnsi"/>
                <w:sz w:val="24"/>
                <w:szCs w:val="24"/>
              </w:rPr>
            </w:pPr>
          </w:p>
          <w:p w14:paraId="1B0464B2" w14:textId="77777777" w:rsidR="00692EA2" w:rsidRDefault="00692EA2" w:rsidP="00692EA2">
            <w:pPr>
              <w:pStyle w:val="ListParagraph"/>
              <w:numPr>
                <w:ilvl w:val="0"/>
                <w:numId w:val="25"/>
              </w:numPr>
              <w:rPr>
                <w:rFonts w:asciiTheme="minorHAnsi" w:hAnsiTheme="minorHAnsi" w:cstheme="minorHAnsi"/>
                <w:sz w:val="24"/>
                <w:szCs w:val="24"/>
              </w:rPr>
            </w:pPr>
            <w:r>
              <w:rPr>
                <w:rFonts w:asciiTheme="minorHAnsi" w:hAnsiTheme="minorHAnsi" w:cstheme="minorHAnsi"/>
                <w:sz w:val="24"/>
                <w:szCs w:val="24"/>
              </w:rPr>
              <w:t xml:space="preserve">Confirm that </w:t>
            </w:r>
            <w:proofErr w:type="spellStart"/>
            <w:r>
              <w:rPr>
                <w:rFonts w:asciiTheme="minorHAnsi" w:hAnsiTheme="minorHAnsi" w:cstheme="minorHAnsi"/>
                <w:sz w:val="24"/>
                <w:szCs w:val="24"/>
              </w:rPr>
              <w:t>Minikube</w:t>
            </w:r>
            <w:proofErr w:type="spellEnd"/>
            <w:r>
              <w:rPr>
                <w:rFonts w:asciiTheme="minorHAnsi" w:hAnsiTheme="minorHAnsi" w:cstheme="minorHAnsi"/>
                <w:sz w:val="24"/>
                <w:szCs w:val="24"/>
              </w:rPr>
              <w:t xml:space="preserve"> has successfully started, as shown above.</w:t>
            </w:r>
          </w:p>
          <w:p w14:paraId="47F47404" w14:textId="77777777" w:rsidR="008C54E1" w:rsidRPr="00A31355" w:rsidRDefault="008C54E1" w:rsidP="006925D3">
            <w:pPr>
              <w:pStyle w:val="TableParagraph"/>
              <w:tabs>
                <w:tab w:val="left" w:pos="824"/>
              </w:tabs>
              <w:spacing w:before="15"/>
              <w:ind w:left="823"/>
              <w:rPr>
                <w:rFonts w:asciiTheme="minorHAnsi" w:hAnsiTheme="minorHAnsi" w:cstheme="minorHAnsi"/>
              </w:rPr>
            </w:pPr>
          </w:p>
        </w:tc>
      </w:tr>
      <w:tr w:rsidR="008C54E1" w:rsidRPr="00A31355" w14:paraId="3AC73576" w14:textId="77777777" w:rsidTr="00DE5246">
        <w:trPr>
          <w:trHeight w:val="20"/>
        </w:trPr>
        <w:tc>
          <w:tcPr>
            <w:tcW w:w="385" w:type="pct"/>
          </w:tcPr>
          <w:p w14:paraId="71441990" w14:textId="77777777" w:rsidR="008C54E1" w:rsidRPr="00A31355" w:rsidRDefault="008C54E1" w:rsidP="006925D3">
            <w:pPr>
              <w:jc w:val="center"/>
              <w:rPr>
                <w:rFonts w:cstheme="minorHAnsi"/>
              </w:rPr>
            </w:pPr>
            <w:r w:rsidRPr="00A31355">
              <w:rPr>
                <w:rFonts w:cstheme="minorHAnsi"/>
              </w:rPr>
              <w:t>2</w:t>
            </w:r>
          </w:p>
        </w:tc>
        <w:tc>
          <w:tcPr>
            <w:tcW w:w="4615" w:type="pct"/>
          </w:tcPr>
          <w:p w14:paraId="40FC868F" w14:textId="77777777" w:rsidR="0070389B" w:rsidRDefault="0070389B" w:rsidP="0070389B">
            <w:pPr>
              <w:rPr>
                <w:rFonts w:cstheme="minorHAnsi"/>
                <w:b/>
                <w:u w:val="single"/>
              </w:rPr>
            </w:pPr>
            <w:r>
              <w:rPr>
                <w:rFonts w:cstheme="minorHAnsi"/>
                <w:b/>
                <w:u w:val="single"/>
              </w:rPr>
              <w:t>Configure the Kubernetes Environment</w:t>
            </w:r>
          </w:p>
          <w:p w14:paraId="32C2F6EA" w14:textId="77777777" w:rsidR="0070389B" w:rsidRDefault="0070389B" w:rsidP="0070389B">
            <w:pPr>
              <w:rPr>
                <w:rFonts w:cstheme="minorHAnsi"/>
                <w:b/>
                <w:u w:val="single"/>
              </w:rPr>
            </w:pPr>
          </w:p>
          <w:p w14:paraId="6D90231C" w14:textId="21E51870" w:rsidR="0070389B" w:rsidRPr="0070389B" w:rsidRDefault="0070389B" w:rsidP="0070389B">
            <w:pPr>
              <w:pStyle w:val="ListParagraph"/>
              <w:numPr>
                <w:ilvl w:val="0"/>
                <w:numId w:val="26"/>
              </w:numPr>
              <w:rPr>
                <w:rFonts w:asciiTheme="minorHAnsi" w:hAnsiTheme="minorHAnsi" w:cstheme="minorHAnsi"/>
                <w:sz w:val="24"/>
                <w:szCs w:val="24"/>
              </w:rPr>
            </w:pPr>
            <w:r>
              <w:rPr>
                <w:rFonts w:asciiTheme="minorHAnsi" w:hAnsiTheme="minorHAnsi" w:cstheme="minorHAnsi"/>
                <w:sz w:val="24"/>
                <w:szCs w:val="24"/>
              </w:rPr>
              <w:t>Run the following command to set the current Kubernetes environment to our local cluster (the default cluster name is “</w:t>
            </w:r>
            <w:proofErr w:type="spellStart"/>
            <w:r>
              <w:rPr>
                <w:rFonts w:asciiTheme="minorHAnsi" w:hAnsiTheme="minorHAnsi" w:cstheme="minorHAnsi"/>
                <w:sz w:val="24"/>
                <w:szCs w:val="24"/>
              </w:rPr>
              <w:t>minikube</w:t>
            </w:r>
            <w:proofErr w:type="spellEnd"/>
            <w:r>
              <w:rPr>
                <w:rFonts w:asciiTheme="minorHAnsi" w:hAnsiTheme="minorHAnsi" w:cstheme="minorHAnsi"/>
                <w:sz w:val="24"/>
                <w:szCs w:val="24"/>
              </w:rPr>
              <w:t>”)</w:t>
            </w:r>
          </w:p>
          <w:p w14:paraId="62F88B96" w14:textId="3C7821A9" w:rsidR="0070389B" w:rsidRPr="0070389B" w:rsidRDefault="0070389B" w:rsidP="0070389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Pr="0070389B">
              <w:t>kubectl</w:t>
            </w:r>
            <w:proofErr w:type="spellEnd"/>
            <w:r w:rsidRPr="0070389B">
              <w:t xml:space="preserve"> </w:t>
            </w:r>
            <w:proofErr w:type="spellStart"/>
            <w:r w:rsidRPr="0070389B">
              <w:t>config</w:t>
            </w:r>
            <w:proofErr w:type="spellEnd"/>
            <w:r w:rsidRPr="0070389B">
              <w:t xml:space="preserve"> use-context </w:t>
            </w:r>
            <w:proofErr w:type="spellStart"/>
            <w:r w:rsidRPr="0070389B">
              <w:t>minikube</w:t>
            </w:r>
            <w:proofErr w:type="spellEnd"/>
          </w:p>
          <w:p w14:paraId="740FDD25" w14:textId="77777777" w:rsidR="0070389B" w:rsidRPr="00B359BB" w:rsidRDefault="0070389B" w:rsidP="0070389B">
            <w:pPr>
              <w:rPr>
                <w:rFonts w:cstheme="minorHAnsi"/>
              </w:rPr>
            </w:pPr>
          </w:p>
          <w:p w14:paraId="053D8F63" w14:textId="236617D4" w:rsidR="0070389B" w:rsidRPr="0070389B" w:rsidRDefault="0070389B" w:rsidP="0070389B">
            <w:pPr>
              <w:pStyle w:val="ListParagraph"/>
              <w:numPr>
                <w:ilvl w:val="0"/>
                <w:numId w:val="26"/>
              </w:numPr>
              <w:rPr>
                <w:rFonts w:asciiTheme="minorHAnsi" w:hAnsiTheme="minorHAnsi" w:cstheme="minorHAnsi"/>
                <w:sz w:val="24"/>
                <w:szCs w:val="24"/>
              </w:rPr>
            </w:pPr>
            <w:r>
              <w:rPr>
                <w:rFonts w:asciiTheme="minorHAnsi" w:hAnsiTheme="minorHAnsi" w:cstheme="minorHAnsi"/>
                <w:sz w:val="24"/>
                <w:szCs w:val="24"/>
              </w:rPr>
              <w:t>Confirm the output is as shown below:</w:t>
            </w:r>
          </w:p>
          <w:p w14:paraId="4BF4826D" w14:textId="74690A06" w:rsidR="0070389B" w:rsidRDefault="0070389B" w:rsidP="0070389B">
            <w:pPr>
              <w:rPr>
                <w:rFonts w:cstheme="minorHAnsi"/>
              </w:rPr>
            </w:pPr>
          </w:p>
          <w:p w14:paraId="7CB270C7" w14:textId="649D7202" w:rsidR="0070389B" w:rsidRPr="0070389B" w:rsidRDefault="0070389B" w:rsidP="0070389B">
            <w:pPr>
              <w:rPr>
                <w:rFonts w:cstheme="minorHAnsi"/>
              </w:rPr>
            </w:pPr>
            <w:r w:rsidRPr="0070389B">
              <w:rPr>
                <w:rFonts w:cstheme="minorHAnsi"/>
                <w:noProof/>
              </w:rPr>
              <w:lastRenderedPageBreak/>
              <w:drawing>
                <wp:inline distT="0" distB="0" distL="0" distR="0" wp14:anchorId="072BB057" wp14:editId="2CF65F28">
                  <wp:extent cx="5478767" cy="257783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4501" cy="2604054"/>
                          </a:xfrm>
                          <a:prstGeom prst="rect">
                            <a:avLst/>
                          </a:prstGeom>
                        </pic:spPr>
                      </pic:pic>
                    </a:graphicData>
                  </a:graphic>
                </wp:inline>
              </w:drawing>
            </w:r>
          </w:p>
          <w:p w14:paraId="19DFD3A6" w14:textId="77777777" w:rsidR="008C54E1" w:rsidRPr="00A31355" w:rsidRDefault="008C54E1" w:rsidP="006925D3">
            <w:pPr>
              <w:rPr>
                <w:rFonts w:cstheme="minorHAnsi"/>
                <w:b/>
                <w:u w:val="single"/>
              </w:rPr>
            </w:pPr>
          </w:p>
        </w:tc>
      </w:tr>
      <w:tr w:rsidR="008C54E1" w:rsidRPr="00A31355" w14:paraId="4215A225" w14:textId="77777777" w:rsidTr="00DE5246">
        <w:trPr>
          <w:trHeight w:val="20"/>
        </w:trPr>
        <w:tc>
          <w:tcPr>
            <w:tcW w:w="385" w:type="pct"/>
          </w:tcPr>
          <w:p w14:paraId="075AC584" w14:textId="77777777" w:rsidR="008C54E1" w:rsidRPr="00A31355" w:rsidRDefault="008C54E1" w:rsidP="006925D3">
            <w:pPr>
              <w:jc w:val="center"/>
              <w:rPr>
                <w:rFonts w:cstheme="minorHAnsi"/>
              </w:rPr>
            </w:pPr>
            <w:r w:rsidRPr="00A31355">
              <w:rPr>
                <w:rFonts w:cstheme="minorHAnsi"/>
              </w:rPr>
              <w:lastRenderedPageBreak/>
              <w:t>3</w:t>
            </w:r>
          </w:p>
        </w:tc>
        <w:tc>
          <w:tcPr>
            <w:tcW w:w="4615" w:type="pct"/>
          </w:tcPr>
          <w:p w14:paraId="221ACC3A" w14:textId="77777777" w:rsidR="000A200B" w:rsidRPr="00A61E35" w:rsidRDefault="000A200B" w:rsidP="000A200B">
            <w:pPr>
              <w:rPr>
                <w:rFonts w:cstheme="minorHAnsi"/>
                <w:b/>
                <w:u w:val="single"/>
              </w:rPr>
            </w:pPr>
            <w:r>
              <w:rPr>
                <w:rFonts w:cstheme="minorHAnsi"/>
                <w:b/>
                <w:u w:val="single"/>
              </w:rPr>
              <w:t>Start the Kubernetes Dashboard</w:t>
            </w:r>
          </w:p>
          <w:p w14:paraId="79199E84" w14:textId="77777777" w:rsidR="000A200B" w:rsidRPr="00A61E35" w:rsidRDefault="000A200B" w:rsidP="000A200B">
            <w:pPr>
              <w:rPr>
                <w:rFonts w:cstheme="minorHAnsi"/>
                <w:b/>
                <w:u w:val="single"/>
              </w:rPr>
            </w:pPr>
          </w:p>
          <w:p w14:paraId="47D55EA4" w14:textId="77777777" w:rsidR="000A200B" w:rsidRDefault="000A200B" w:rsidP="000A200B">
            <w:pPr>
              <w:pStyle w:val="ListParagraph"/>
              <w:numPr>
                <w:ilvl w:val="0"/>
                <w:numId w:val="27"/>
              </w:numPr>
              <w:rPr>
                <w:rFonts w:asciiTheme="minorHAnsi" w:hAnsiTheme="minorHAnsi" w:cstheme="minorHAnsi"/>
                <w:sz w:val="24"/>
                <w:szCs w:val="24"/>
              </w:rPr>
            </w:pPr>
            <w:r>
              <w:rPr>
                <w:rFonts w:asciiTheme="minorHAnsi" w:hAnsiTheme="minorHAnsi" w:cstheme="minorHAnsi"/>
                <w:sz w:val="24"/>
                <w:szCs w:val="24"/>
              </w:rPr>
              <w:t>Start the Kubernetes web dashboard by entering the following command:</w:t>
            </w:r>
          </w:p>
          <w:p w14:paraId="092F4BC0" w14:textId="2A540072" w:rsidR="000A200B" w:rsidRPr="000A200B" w:rsidRDefault="000A200B" w:rsidP="000A200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Pr="000A200B">
              <w:rPr>
                <w:rStyle w:val="s1"/>
              </w:rPr>
              <w:t>minikube</w:t>
            </w:r>
            <w:proofErr w:type="spellEnd"/>
            <w:r w:rsidRPr="000A200B">
              <w:rPr>
                <w:rStyle w:val="s1"/>
              </w:rPr>
              <w:t xml:space="preserve"> dashboard</w:t>
            </w:r>
          </w:p>
          <w:p w14:paraId="7679B0BB" w14:textId="77777777" w:rsidR="000A200B" w:rsidRPr="007965C9" w:rsidRDefault="000A200B" w:rsidP="000A200B">
            <w:pPr>
              <w:rPr>
                <w:rFonts w:cstheme="minorHAnsi"/>
              </w:rPr>
            </w:pPr>
          </w:p>
          <w:p w14:paraId="357DE7AD" w14:textId="361F8449" w:rsidR="000A200B" w:rsidRDefault="000A200B" w:rsidP="000A200B">
            <w:pPr>
              <w:pStyle w:val="ListParagraph"/>
              <w:numPr>
                <w:ilvl w:val="0"/>
                <w:numId w:val="27"/>
              </w:numPr>
              <w:rPr>
                <w:rFonts w:asciiTheme="minorHAnsi" w:hAnsiTheme="minorHAnsi" w:cstheme="minorHAnsi"/>
                <w:sz w:val="24"/>
                <w:szCs w:val="24"/>
              </w:rPr>
            </w:pPr>
            <w:r>
              <w:rPr>
                <w:rFonts w:asciiTheme="minorHAnsi" w:hAnsiTheme="minorHAnsi" w:cstheme="minorHAnsi"/>
                <w:sz w:val="24"/>
                <w:szCs w:val="24"/>
              </w:rPr>
              <w:t>This will open the dashboard in your default browser.  You will see in the dashboard the status of any existing deployments, PODS, and services, as shown below:</w:t>
            </w:r>
          </w:p>
          <w:p w14:paraId="7222C2A0" w14:textId="58A4C36C" w:rsidR="000A200B" w:rsidRDefault="000A200B" w:rsidP="000A200B">
            <w:pPr>
              <w:rPr>
                <w:rFonts w:cstheme="minorHAnsi"/>
              </w:rPr>
            </w:pPr>
          </w:p>
          <w:p w14:paraId="43E9E5D8" w14:textId="77777777" w:rsidR="000A200B" w:rsidRDefault="000A200B" w:rsidP="000A200B">
            <w:pPr>
              <w:rPr>
                <w:rFonts w:cstheme="minorHAnsi"/>
              </w:rPr>
            </w:pPr>
          </w:p>
          <w:p w14:paraId="5F0492F4" w14:textId="4D869586" w:rsidR="000A200B" w:rsidRPr="000A200B" w:rsidRDefault="000A200B" w:rsidP="000A200B">
            <w:pPr>
              <w:jc w:val="center"/>
              <w:rPr>
                <w:rFonts w:cstheme="minorHAnsi"/>
              </w:rPr>
            </w:pPr>
            <w:r w:rsidRPr="007965C9">
              <w:rPr>
                <w:rFonts w:cstheme="minorHAnsi"/>
                <w:b/>
                <w:noProof/>
                <w:u w:val="single"/>
              </w:rPr>
              <w:drawing>
                <wp:inline distT="0" distB="0" distL="0" distR="0" wp14:anchorId="3F230B53" wp14:editId="3E763A3B">
                  <wp:extent cx="5882392" cy="2619375"/>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2410" cy="2650553"/>
                          </a:xfrm>
                          <a:prstGeom prst="rect">
                            <a:avLst/>
                          </a:prstGeom>
                        </pic:spPr>
                      </pic:pic>
                    </a:graphicData>
                  </a:graphic>
                </wp:inline>
              </w:drawing>
            </w:r>
          </w:p>
          <w:p w14:paraId="1030FAE3" w14:textId="77777777" w:rsidR="008C54E1" w:rsidRPr="00A31355" w:rsidRDefault="008C54E1" w:rsidP="006925D3">
            <w:pPr>
              <w:rPr>
                <w:rFonts w:cstheme="minorHAnsi"/>
                <w:b/>
                <w:u w:val="single"/>
              </w:rPr>
            </w:pPr>
          </w:p>
        </w:tc>
      </w:tr>
    </w:tbl>
    <w:p w14:paraId="63A386E3" w14:textId="43899766" w:rsidR="008C54E1" w:rsidRDefault="00DE5246" w:rsidP="008C54E1">
      <w:pPr>
        <w:pStyle w:val="Heading2"/>
      </w:pPr>
      <w:bookmarkStart w:id="20" w:name="_Toc504996173"/>
      <w:r>
        <w:lastRenderedPageBreak/>
        <w:t xml:space="preserve">Section </w:t>
      </w:r>
      <w:r w:rsidR="008626BF">
        <w:t>4</w:t>
      </w:r>
      <w:r w:rsidR="008C54E1">
        <w:t>: Lab Summary</w:t>
      </w:r>
      <w:bookmarkEnd w:id="20"/>
    </w:p>
    <w:p w14:paraId="137AA7A8" w14:textId="77777777" w:rsidR="008C54E1" w:rsidRDefault="008C54E1" w:rsidP="008C54E1"/>
    <w:p w14:paraId="640038CB" w14:textId="64714D6A" w:rsidR="00D20FAD" w:rsidRDefault="00DE5246" w:rsidP="00D20FAD">
      <w:r>
        <w:t>In this section, you learned how to start a Kubernetes cluster on your local machine and viewed the Kubernetes dashboard.</w:t>
      </w:r>
    </w:p>
    <w:p w14:paraId="69B3C9A6" w14:textId="314BE5F5" w:rsidR="0042645C" w:rsidRDefault="0042645C" w:rsidP="00D20FAD"/>
    <w:p w14:paraId="1A063C76" w14:textId="472B1D42" w:rsidR="0042645C" w:rsidRDefault="0042645C" w:rsidP="00D20FAD">
      <w:r>
        <w:br w:type="page"/>
      </w:r>
    </w:p>
    <w:p w14:paraId="31A70832" w14:textId="4549EE6B" w:rsidR="0042645C" w:rsidRDefault="0042645C" w:rsidP="0042645C">
      <w:pPr>
        <w:pStyle w:val="Heading1"/>
      </w:pPr>
      <w:bookmarkStart w:id="21" w:name="_Toc504996174"/>
      <w:r>
        <w:lastRenderedPageBreak/>
        <w:t xml:space="preserve">Section </w:t>
      </w:r>
      <w:r w:rsidR="008626BF">
        <w:t>5</w:t>
      </w:r>
      <w:r>
        <w:t xml:space="preserve">: Deploy </w:t>
      </w:r>
      <w:r w:rsidR="008626BF">
        <w:t xml:space="preserve">your </w:t>
      </w:r>
      <w:r>
        <w:t>Application to Kubernetes</w:t>
      </w:r>
      <w:bookmarkEnd w:id="21"/>
    </w:p>
    <w:p w14:paraId="6FF2379C" w14:textId="77777777" w:rsidR="0042645C" w:rsidRDefault="0042645C" w:rsidP="0042645C"/>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42645C" w14:paraId="0BA990F9" w14:textId="77777777" w:rsidTr="003E3E5A">
        <w:tc>
          <w:tcPr>
            <w:tcW w:w="2254" w:type="dxa"/>
            <w:tcBorders>
              <w:bottom w:val="single" w:sz="4" w:space="0" w:color="auto"/>
            </w:tcBorders>
            <w:shd w:val="clear" w:color="auto" w:fill="D9D9D9" w:themeFill="background1" w:themeFillShade="D9"/>
          </w:tcPr>
          <w:p w14:paraId="3A4C4685" w14:textId="77777777" w:rsidR="0042645C" w:rsidRPr="00C7412B" w:rsidRDefault="0042645C" w:rsidP="003E3E5A">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515DE9BA" w14:textId="77777777" w:rsidR="0042645C" w:rsidRPr="00C7412B" w:rsidRDefault="0042645C" w:rsidP="0042645C">
            <w:pPr>
              <w:rPr>
                <w:rFonts w:cstheme="minorHAnsi"/>
                <w:color w:val="000000" w:themeColor="text1"/>
                <w:w w:val="105"/>
              </w:rPr>
            </w:pPr>
            <w:r>
              <w:rPr>
                <w:rFonts w:cstheme="minorHAnsi"/>
                <w:color w:val="000000" w:themeColor="text1"/>
                <w:w w:val="105"/>
              </w:rPr>
              <w:t>In this lab you will learn how to deploy an application to Kubernetes.</w:t>
            </w:r>
          </w:p>
          <w:p w14:paraId="235EECA7" w14:textId="77777777" w:rsidR="0042645C" w:rsidRPr="00A90B2A" w:rsidRDefault="0042645C" w:rsidP="003E3E5A">
            <w:pPr>
              <w:rPr>
                <w:rFonts w:cstheme="minorHAnsi"/>
                <w:color w:val="000000" w:themeColor="text1"/>
                <w:w w:val="105"/>
              </w:rPr>
            </w:pPr>
          </w:p>
        </w:tc>
      </w:tr>
      <w:tr w:rsidR="0042645C" w14:paraId="2E009AEB" w14:textId="77777777" w:rsidTr="003E3E5A">
        <w:trPr>
          <w:trHeight w:val="353"/>
        </w:trPr>
        <w:tc>
          <w:tcPr>
            <w:tcW w:w="2254" w:type="dxa"/>
            <w:tcBorders>
              <w:right w:val="nil"/>
            </w:tcBorders>
          </w:tcPr>
          <w:p w14:paraId="032B4CD2" w14:textId="77777777" w:rsidR="0042645C" w:rsidRPr="00C7412B" w:rsidRDefault="0042645C" w:rsidP="003E3E5A">
            <w:pPr>
              <w:rPr>
                <w:rFonts w:cstheme="minorHAnsi"/>
                <w:b/>
                <w:bCs/>
                <w:color w:val="4F81BD"/>
                <w:w w:val="105"/>
                <w:sz w:val="28"/>
                <w:szCs w:val="28"/>
              </w:rPr>
            </w:pPr>
          </w:p>
        </w:tc>
        <w:tc>
          <w:tcPr>
            <w:tcW w:w="7096" w:type="dxa"/>
            <w:tcBorders>
              <w:left w:val="nil"/>
            </w:tcBorders>
          </w:tcPr>
          <w:p w14:paraId="2F2EB5C9" w14:textId="77777777" w:rsidR="0042645C" w:rsidRPr="00C7412B" w:rsidRDefault="0042645C" w:rsidP="003E3E5A">
            <w:pPr>
              <w:rPr>
                <w:rFonts w:cstheme="minorHAnsi"/>
                <w:b/>
                <w:bCs/>
                <w:color w:val="4F81BD"/>
                <w:w w:val="105"/>
                <w:sz w:val="28"/>
                <w:szCs w:val="28"/>
              </w:rPr>
            </w:pPr>
          </w:p>
        </w:tc>
      </w:tr>
      <w:tr w:rsidR="0042645C" w14:paraId="70BAECAC" w14:textId="77777777" w:rsidTr="003E3E5A">
        <w:tc>
          <w:tcPr>
            <w:tcW w:w="2254" w:type="dxa"/>
            <w:tcBorders>
              <w:bottom w:val="single" w:sz="4" w:space="0" w:color="auto"/>
            </w:tcBorders>
            <w:shd w:val="clear" w:color="auto" w:fill="D9D9D9" w:themeFill="background1" w:themeFillShade="D9"/>
          </w:tcPr>
          <w:p w14:paraId="6843EB02" w14:textId="77777777" w:rsidR="0042645C" w:rsidRPr="00C7412B" w:rsidRDefault="0042645C" w:rsidP="003E3E5A">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109B8A11" w14:textId="77777777" w:rsidR="0042645C" w:rsidRPr="00C7412B" w:rsidRDefault="0042645C" w:rsidP="003E3E5A">
            <w:pPr>
              <w:rPr>
                <w:rFonts w:cstheme="minorHAnsi"/>
                <w:color w:val="000000" w:themeColor="text1"/>
                <w:w w:val="105"/>
              </w:rPr>
            </w:pPr>
            <w:r w:rsidRPr="00C7412B">
              <w:rPr>
                <w:rFonts w:cstheme="minorHAnsi"/>
                <w:color w:val="000000" w:themeColor="text1"/>
                <w:w w:val="105"/>
              </w:rPr>
              <w:t>Tasks you will complete in this lab exercise include:</w:t>
            </w:r>
          </w:p>
          <w:p w14:paraId="3A0C5597" w14:textId="77777777" w:rsidR="0042645C" w:rsidRPr="00C7412B" w:rsidRDefault="0042645C" w:rsidP="003E3E5A">
            <w:pPr>
              <w:rPr>
                <w:rFonts w:cstheme="minorHAnsi"/>
                <w:color w:val="000000" w:themeColor="text1"/>
                <w:w w:val="105"/>
              </w:rPr>
            </w:pPr>
          </w:p>
          <w:p w14:paraId="5C5F2CB3" w14:textId="77777777" w:rsidR="0042645C" w:rsidRDefault="0042645C" w:rsidP="0042645C">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Deploy a Docker application to Kubernetes</w:t>
            </w:r>
          </w:p>
          <w:p w14:paraId="09B879E4" w14:textId="77777777" w:rsidR="0042645C" w:rsidRDefault="0042645C" w:rsidP="0042645C">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Expose the application through a service</w:t>
            </w:r>
          </w:p>
          <w:p w14:paraId="04F2C6A2" w14:textId="3E2AC446" w:rsidR="0042645C" w:rsidRPr="0042645C" w:rsidRDefault="0042645C" w:rsidP="0042645C">
            <w:pPr>
              <w:pStyle w:val="ListParagraph"/>
              <w:numPr>
                <w:ilvl w:val="0"/>
                <w:numId w:val="2"/>
              </w:numPr>
              <w:rPr>
                <w:rFonts w:asciiTheme="minorHAnsi" w:hAnsiTheme="minorHAnsi" w:cstheme="minorHAnsi"/>
                <w:color w:val="000000" w:themeColor="text1"/>
                <w:w w:val="105"/>
                <w:sz w:val="24"/>
                <w:szCs w:val="24"/>
              </w:rPr>
            </w:pPr>
            <w:r w:rsidRPr="0042645C">
              <w:rPr>
                <w:rFonts w:asciiTheme="minorHAnsi" w:hAnsiTheme="minorHAnsi" w:cstheme="minorHAnsi"/>
                <w:color w:val="000000" w:themeColor="text1"/>
                <w:w w:val="105"/>
                <w:sz w:val="24"/>
                <w:szCs w:val="24"/>
              </w:rPr>
              <w:t>Access the running application</w:t>
            </w:r>
            <w:r w:rsidRPr="0042645C">
              <w:rPr>
                <w:rFonts w:asciiTheme="minorHAnsi" w:hAnsiTheme="minorHAnsi" w:cstheme="minorHAnsi"/>
                <w:color w:val="4F81BD"/>
                <w:w w:val="105"/>
                <w:sz w:val="24"/>
                <w:szCs w:val="24"/>
              </w:rPr>
              <w:t xml:space="preserve"> </w:t>
            </w:r>
          </w:p>
        </w:tc>
      </w:tr>
    </w:tbl>
    <w:p w14:paraId="4E1668B0" w14:textId="77777777" w:rsidR="0042645C" w:rsidRDefault="0042645C" w:rsidP="0042645C"/>
    <w:p w14:paraId="4CBAF87C" w14:textId="77777777" w:rsidR="0042645C" w:rsidRDefault="0042645C" w:rsidP="0042645C"/>
    <w:p w14:paraId="3BDB9100" w14:textId="77777777" w:rsidR="0042645C" w:rsidRDefault="0042645C" w:rsidP="0042645C">
      <w:pPr>
        <w:rPr>
          <w:highlight w:val="red"/>
        </w:rPr>
      </w:pPr>
      <w:r>
        <w:rPr>
          <w:highlight w:val="red"/>
        </w:rPr>
        <w:br w:type="page"/>
      </w:r>
    </w:p>
    <w:p w14:paraId="715692AD" w14:textId="640941D1" w:rsidR="0042645C" w:rsidRDefault="0042645C" w:rsidP="0042645C">
      <w:pPr>
        <w:pStyle w:val="Heading2"/>
        <w:jc w:val="center"/>
      </w:pPr>
      <w:bookmarkStart w:id="22" w:name="_Toc504996175"/>
      <w:r>
        <w:lastRenderedPageBreak/>
        <w:t xml:space="preserve">Section </w:t>
      </w:r>
      <w:r w:rsidR="008626BF">
        <w:t>5</w:t>
      </w:r>
      <w:r>
        <w:t>: Deploy an Application to Kubernetes</w:t>
      </w:r>
      <w:bookmarkEnd w:id="22"/>
    </w:p>
    <w:p w14:paraId="2145E359" w14:textId="77777777" w:rsidR="0042645C" w:rsidRDefault="0042645C" w:rsidP="0042645C"/>
    <w:p w14:paraId="112F8169" w14:textId="77777777" w:rsidR="0042645C" w:rsidRDefault="0042645C" w:rsidP="0042645C">
      <w:r>
        <w:rPr>
          <w:noProof/>
        </w:rPr>
        <w:drawing>
          <wp:inline distT="0" distB="0" distL="0" distR="0" wp14:anchorId="0BB3AC45" wp14:editId="07F02851">
            <wp:extent cx="6291072" cy="2203704"/>
            <wp:effectExtent l="0" t="12700" r="8255"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668455D6" w14:textId="77777777" w:rsidR="0042645C" w:rsidRDefault="0042645C" w:rsidP="0042645C"/>
    <w:p w14:paraId="7DDDD186" w14:textId="77777777" w:rsidR="0042645C" w:rsidRDefault="0042645C" w:rsidP="0042645C">
      <w:r>
        <w:br w:type="page"/>
      </w:r>
    </w:p>
    <w:p w14:paraId="41BBF944" w14:textId="2EB653C6" w:rsidR="0042645C" w:rsidRDefault="0042645C" w:rsidP="0042645C">
      <w:pPr>
        <w:pStyle w:val="Heading2"/>
      </w:pPr>
      <w:bookmarkStart w:id="23" w:name="_Toc504996176"/>
      <w:r>
        <w:lastRenderedPageBreak/>
        <w:t xml:space="preserve">Section </w:t>
      </w:r>
      <w:r w:rsidR="008626BF">
        <w:t>5</w:t>
      </w:r>
      <w:r>
        <w:t>: Lab Instructions</w:t>
      </w:r>
      <w:bookmarkEnd w:id="23"/>
    </w:p>
    <w:p w14:paraId="63567BA5" w14:textId="77777777" w:rsidR="0042645C" w:rsidRDefault="0042645C" w:rsidP="0042645C"/>
    <w:tbl>
      <w:tblPr>
        <w:tblStyle w:val="TableGrid"/>
        <w:tblW w:w="5502" w:type="pct"/>
        <w:tblLook w:val="04A0" w:firstRow="1" w:lastRow="0" w:firstColumn="1" w:lastColumn="0" w:noHBand="0" w:noVBand="1"/>
      </w:tblPr>
      <w:tblGrid>
        <w:gridCol w:w="792"/>
        <w:gridCol w:w="9576"/>
      </w:tblGrid>
      <w:tr w:rsidR="0042645C" w:rsidRPr="00A31355" w14:paraId="529306C5" w14:textId="77777777" w:rsidTr="003E3E5A">
        <w:trPr>
          <w:trHeight w:val="566"/>
          <w:tblHeader/>
        </w:trPr>
        <w:tc>
          <w:tcPr>
            <w:tcW w:w="385" w:type="pct"/>
            <w:shd w:val="clear" w:color="auto" w:fill="D9D9D9" w:themeFill="background1" w:themeFillShade="D9"/>
          </w:tcPr>
          <w:p w14:paraId="07D24FE6" w14:textId="77777777" w:rsidR="0042645C" w:rsidRPr="00A31355" w:rsidRDefault="0042645C" w:rsidP="003E3E5A">
            <w:pPr>
              <w:jc w:val="center"/>
              <w:rPr>
                <w:rFonts w:cstheme="minorHAnsi"/>
                <w:sz w:val="28"/>
                <w:szCs w:val="28"/>
              </w:rPr>
            </w:pPr>
            <w:r w:rsidRPr="00A31355">
              <w:rPr>
                <w:rFonts w:cstheme="minorHAnsi"/>
                <w:sz w:val="28"/>
                <w:szCs w:val="28"/>
              </w:rPr>
              <w:t>Step</w:t>
            </w:r>
          </w:p>
        </w:tc>
        <w:tc>
          <w:tcPr>
            <w:tcW w:w="4615" w:type="pct"/>
            <w:shd w:val="clear" w:color="auto" w:fill="D9D9D9" w:themeFill="background1" w:themeFillShade="D9"/>
          </w:tcPr>
          <w:p w14:paraId="2A4FCDB3" w14:textId="77777777" w:rsidR="0042645C" w:rsidRPr="00A31355" w:rsidRDefault="0042645C" w:rsidP="003E3E5A">
            <w:pPr>
              <w:tabs>
                <w:tab w:val="left" w:pos="3870"/>
                <w:tab w:val="left" w:pos="4050"/>
              </w:tabs>
              <w:jc w:val="center"/>
              <w:rPr>
                <w:rFonts w:cstheme="minorHAnsi"/>
                <w:sz w:val="28"/>
                <w:szCs w:val="28"/>
              </w:rPr>
            </w:pPr>
            <w:r w:rsidRPr="00A31355">
              <w:rPr>
                <w:rFonts w:cstheme="minorHAnsi"/>
                <w:sz w:val="28"/>
                <w:szCs w:val="28"/>
              </w:rPr>
              <w:t>Action</w:t>
            </w:r>
          </w:p>
        </w:tc>
      </w:tr>
      <w:tr w:rsidR="0042645C" w:rsidRPr="00A31355" w14:paraId="79F32962" w14:textId="77777777" w:rsidTr="003E3E5A">
        <w:tc>
          <w:tcPr>
            <w:tcW w:w="385" w:type="pct"/>
          </w:tcPr>
          <w:p w14:paraId="6D779CFD" w14:textId="77777777" w:rsidR="0042645C" w:rsidRPr="00A31355" w:rsidRDefault="0042645C" w:rsidP="003E3E5A">
            <w:pPr>
              <w:jc w:val="center"/>
              <w:rPr>
                <w:rFonts w:cstheme="minorHAnsi"/>
              </w:rPr>
            </w:pPr>
            <w:r w:rsidRPr="00A31355">
              <w:rPr>
                <w:rFonts w:cstheme="minorHAnsi"/>
              </w:rPr>
              <w:t>1</w:t>
            </w:r>
          </w:p>
        </w:tc>
        <w:tc>
          <w:tcPr>
            <w:tcW w:w="4615" w:type="pct"/>
          </w:tcPr>
          <w:p w14:paraId="447C2F99" w14:textId="77777777" w:rsidR="0042645C" w:rsidRPr="00A31355" w:rsidRDefault="0042645C" w:rsidP="0042645C">
            <w:pPr>
              <w:rPr>
                <w:rFonts w:cstheme="minorHAnsi"/>
                <w:b/>
                <w:u w:val="single"/>
              </w:rPr>
            </w:pPr>
            <w:r>
              <w:rPr>
                <w:rFonts w:cstheme="minorHAnsi"/>
                <w:b/>
                <w:u w:val="single"/>
              </w:rPr>
              <w:t>Deploy a Docker application to the Kubernetes cluster</w:t>
            </w:r>
          </w:p>
          <w:p w14:paraId="6B3AD566" w14:textId="77777777" w:rsidR="0042645C" w:rsidRPr="00A31355" w:rsidRDefault="0042645C" w:rsidP="0042645C">
            <w:pPr>
              <w:pStyle w:val="TableParagraph"/>
              <w:spacing w:before="8"/>
              <w:rPr>
                <w:rFonts w:asciiTheme="minorHAnsi" w:hAnsiTheme="minorHAnsi" w:cstheme="minorHAnsi"/>
                <w:b/>
                <w:szCs w:val="24"/>
              </w:rPr>
            </w:pPr>
          </w:p>
          <w:p w14:paraId="28C5AF83" w14:textId="6840EC2F" w:rsidR="00F5790D" w:rsidRDefault="0042645C" w:rsidP="0042645C">
            <w:pPr>
              <w:pStyle w:val="ListParagraph"/>
              <w:numPr>
                <w:ilvl w:val="0"/>
                <w:numId w:val="28"/>
              </w:numPr>
              <w:rPr>
                <w:rFonts w:cstheme="minorHAnsi"/>
              </w:rPr>
            </w:pPr>
            <w:r w:rsidRPr="001B01E4">
              <w:rPr>
                <w:rFonts w:cstheme="minorHAnsi"/>
              </w:rPr>
              <w:t xml:space="preserve">We will now deploy the </w:t>
            </w:r>
            <w:r w:rsidR="00A618CF">
              <w:rPr>
                <w:rFonts w:cstheme="minorHAnsi"/>
              </w:rPr>
              <w:t>same 2048 game</w:t>
            </w:r>
            <w:r w:rsidRPr="001B01E4">
              <w:rPr>
                <w:rFonts w:cstheme="minorHAnsi"/>
              </w:rPr>
              <w:t xml:space="preserve"> application to your cluster.  To do th</w:t>
            </w:r>
            <w:r>
              <w:rPr>
                <w:rFonts w:cstheme="minorHAnsi"/>
              </w:rPr>
              <w:t>is, enter the following command to create a new deployment called “</w:t>
            </w:r>
            <w:proofErr w:type="spellStart"/>
            <w:r w:rsidR="00A618CF">
              <w:rPr>
                <w:rFonts w:cstheme="minorHAnsi"/>
              </w:rPr>
              <w:t>mygame</w:t>
            </w:r>
            <w:proofErr w:type="spellEnd"/>
            <w:r>
              <w:rPr>
                <w:rFonts w:cstheme="minorHAnsi"/>
              </w:rPr>
              <w:t>”</w:t>
            </w:r>
            <w:r w:rsidR="00F5790D">
              <w:rPr>
                <w:rFonts w:cstheme="minorHAnsi"/>
              </w:rPr>
              <w:t xml:space="preserve">, using a version of the image </w:t>
            </w:r>
            <w:r w:rsidR="00586664">
              <w:rPr>
                <w:rFonts w:cstheme="minorHAnsi"/>
              </w:rPr>
              <w:t>already deployed on Docker Hub.</w:t>
            </w:r>
          </w:p>
          <w:p w14:paraId="5BE3F7ED" w14:textId="1DB1B273" w:rsidR="0042645C" w:rsidRPr="00F5790D" w:rsidRDefault="0042645C" w:rsidP="00052BF3">
            <w:pPr>
              <w:rPr>
                <w:rFonts w:cstheme="minorHAnsi"/>
              </w:rPr>
            </w:pPr>
          </w:p>
          <w:p w14:paraId="2305C1FF" w14:textId="4CFB7F9E" w:rsidR="0042645C" w:rsidRPr="0042645C" w:rsidRDefault="0042645C" w:rsidP="0042645C">
            <w:pPr>
              <w:pStyle w:val="ListParagraph"/>
              <w:ind w:left="1080"/>
              <w:rPr>
                <w:rFonts w:cstheme="minorHAnsi"/>
              </w:rPr>
            </w:pPr>
            <w:r>
              <w:rPr>
                <w:rFonts w:cstheme="minorHAnsi"/>
              </w:rPr>
              <w:t xml:space="preserve">~$ </w:t>
            </w:r>
            <w:proofErr w:type="spellStart"/>
            <w:r w:rsidRPr="0042645C">
              <w:t>kubectl</w:t>
            </w:r>
            <w:proofErr w:type="spellEnd"/>
            <w:r w:rsidRPr="0042645C">
              <w:t xml:space="preserve"> </w:t>
            </w:r>
            <w:r w:rsidR="004D5649" w:rsidRPr="0042645C">
              <w:t xml:space="preserve">run </w:t>
            </w:r>
            <w:proofErr w:type="spellStart"/>
            <w:r w:rsidR="00A618CF">
              <w:t>mygame</w:t>
            </w:r>
            <w:proofErr w:type="spellEnd"/>
            <w:r w:rsidR="00A618CF" w:rsidRPr="0042645C">
              <w:t xml:space="preserve"> </w:t>
            </w:r>
            <w:r w:rsidRPr="0042645C">
              <w:t>--image=</w:t>
            </w:r>
            <w:proofErr w:type="spellStart"/>
            <w:r w:rsidR="00F5790D">
              <w:t>dlsolomo</w:t>
            </w:r>
            <w:proofErr w:type="spellEnd"/>
            <w:r w:rsidR="00F5790D">
              <w:t>/2048_game</w:t>
            </w:r>
            <w:r w:rsidR="00F5790D" w:rsidRPr="0042645C">
              <w:t xml:space="preserve"> </w:t>
            </w:r>
            <w:r w:rsidRPr="0042645C">
              <w:t>--port</w:t>
            </w:r>
            <w:r w:rsidRPr="00F5790D">
              <w:rPr>
                <w:rFonts w:cstheme="minorHAnsi"/>
              </w:rPr>
              <w:t>=</w:t>
            </w:r>
            <w:r w:rsidRPr="0042645C">
              <w:t>80</w:t>
            </w:r>
          </w:p>
          <w:p w14:paraId="4D304876" w14:textId="649798AD" w:rsidR="0042645C" w:rsidRDefault="0042645C" w:rsidP="0042645C">
            <w:pPr>
              <w:rPr>
                <w:rFonts w:cstheme="minorHAnsi"/>
              </w:rPr>
            </w:pPr>
          </w:p>
          <w:p w14:paraId="5058A9D0" w14:textId="77777777" w:rsidR="0042645C" w:rsidRDefault="0042645C" w:rsidP="0042645C">
            <w:pPr>
              <w:pStyle w:val="ListParagraph"/>
              <w:numPr>
                <w:ilvl w:val="0"/>
                <w:numId w:val="28"/>
              </w:numPr>
              <w:rPr>
                <w:rFonts w:cstheme="minorHAnsi"/>
              </w:rPr>
            </w:pPr>
            <w:r>
              <w:rPr>
                <w:rFonts w:cstheme="minorHAnsi"/>
              </w:rPr>
              <w:t>Confirm the output is as shown below:</w:t>
            </w:r>
          </w:p>
          <w:p w14:paraId="648D0636" w14:textId="68AD8A18" w:rsidR="0042645C" w:rsidRPr="0042645C" w:rsidRDefault="0042645C" w:rsidP="0042645C">
            <w:pPr>
              <w:rPr>
                <w:rFonts w:cstheme="minorHAnsi"/>
              </w:rPr>
            </w:pPr>
          </w:p>
          <w:p w14:paraId="11342E85" w14:textId="0BECB8CF" w:rsidR="0042645C" w:rsidRDefault="00586664" w:rsidP="003E3E5A">
            <w:pPr>
              <w:pStyle w:val="ListParagraph"/>
              <w:ind w:left="-99"/>
              <w:jc w:val="center"/>
              <w:rPr>
                <w:rFonts w:asciiTheme="minorHAnsi" w:hAnsiTheme="minorHAnsi" w:cstheme="minorHAnsi"/>
                <w:sz w:val="24"/>
                <w:szCs w:val="24"/>
              </w:rPr>
            </w:pPr>
            <w:r w:rsidRPr="00586664">
              <w:rPr>
                <w:rFonts w:asciiTheme="minorHAnsi" w:hAnsiTheme="minorHAnsi" w:cstheme="minorHAnsi"/>
                <w:noProof/>
                <w:sz w:val="24"/>
                <w:szCs w:val="24"/>
              </w:rPr>
              <w:drawing>
                <wp:inline distT="0" distB="0" distL="0" distR="0" wp14:anchorId="137A85AA" wp14:editId="5E668187">
                  <wp:extent cx="5943600" cy="385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5445"/>
                          </a:xfrm>
                          <a:prstGeom prst="rect">
                            <a:avLst/>
                          </a:prstGeom>
                        </pic:spPr>
                      </pic:pic>
                    </a:graphicData>
                  </a:graphic>
                </wp:inline>
              </w:drawing>
            </w:r>
          </w:p>
          <w:p w14:paraId="19E9632F" w14:textId="06CA746F" w:rsidR="0042645C" w:rsidRPr="009D313C" w:rsidRDefault="0042645C" w:rsidP="0042645C">
            <w:pPr>
              <w:pStyle w:val="ListParagraph"/>
              <w:ind w:left="-92"/>
              <w:jc w:val="center"/>
              <w:rPr>
                <w:rFonts w:asciiTheme="minorHAnsi" w:hAnsiTheme="minorHAnsi" w:cstheme="minorHAnsi"/>
                <w:sz w:val="24"/>
                <w:szCs w:val="24"/>
              </w:rPr>
            </w:pPr>
          </w:p>
          <w:p w14:paraId="1475158C" w14:textId="518F7460" w:rsidR="0042645C" w:rsidRDefault="0042645C" w:rsidP="0042645C">
            <w:pPr>
              <w:pStyle w:val="ListParagraph"/>
              <w:numPr>
                <w:ilvl w:val="0"/>
                <w:numId w:val="28"/>
              </w:numPr>
              <w:rPr>
                <w:rFonts w:cstheme="minorHAnsi"/>
              </w:rPr>
            </w:pPr>
            <w:r>
              <w:rPr>
                <w:rFonts w:cstheme="minorHAnsi"/>
              </w:rPr>
              <w:t>Return to the Kubernetes dashboard.  You will see that a new deployment and Pod have been created for the application, as shown below, indicating that the application is now running in the cluster.</w:t>
            </w:r>
          </w:p>
          <w:p w14:paraId="07705F38" w14:textId="2D21774F" w:rsidR="0042645C" w:rsidRDefault="0042645C" w:rsidP="0042645C">
            <w:pPr>
              <w:rPr>
                <w:rFonts w:cstheme="minorHAnsi"/>
              </w:rPr>
            </w:pPr>
          </w:p>
          <w:p w14:paraId="77EACA31" w14:textId="055BB85C" w:rsidR="0042645C" w:rsidRPr="0042645C" w:rsidRDefault="0042645C" w:rsidP="0042645C">
            <w:pPr>
              <w:jc w:val="center"/>
              <w:rPr>
                <w:rFonts w:cstheme="minorHAnsi"/>
              </w:rPr>
            </w:pPr>
            <w:r w:rsidRPr="00883307">
              <w:rPr>
                <w:rFonts w:cstheme="minorHAnsi"/>
                <w:noProof/>
              </w:rPr>
              <w:drawing>
                <wp:inline distT="0" distB="0" distL="0" distR="0" wp14:anchorId="2ABC4CF5" wp14:editId="70865D6D">
                  <wp:extent cx="5879853" cy="185798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1647" cy="1880669"/>
                          </a:xfrm>
                          <a:prstGeom prst="rect">
                            <a:avLst/>
                          </a:prstGeom>
                        </pic:spPr>
                      </pic:pic>
                    </a:graphicData>
                  </a:graphic>
                </wp:inline>
              </w:drawing>
            </w:r>
          </w:p>
          <w:p w14:paraId="651F39A4" w14:textId="77777777" w:rsidR="0042645C" w:rsidRPr="00A31355" w:rsidRDefault="0042645C" w:rsidP="003E3E5A">
            <w:pPr>
              <w:pStyle w:val="TableParagraph"/>
              <w:tabs>
                <w:tab w:val="left" w:pos="824"/>
              </w:tabs>
              <w:spacing w:before="15"/>
              <w:ind w:left="823"/>
              <w:rPr>
                <w:rFonts w:asciiTheme="minorHAnsi" w:hAnsiTheme="minorHAnsi" w:cstheme="minorHAnsi"/>
              </w:rPr>
            </w:pPr>
          </w:p>
        </w:tc>
      </w:tr>
      <w:tr w:rsidR="0042645C" w:rsidRPr="00A31355" w14:paraId="49760DFA" w14:textId="77777777" w:rsidTr="003E3E5A">
        <w:trPr>
          <w:trHeight w:val="20"/>
        </w:trPr>
        <w:tc>
          <w:tcPr>
            <w:tcW w:w="385" w:type="pct"/>
          </w:tcPr>
          <w:p w14:paraId="00878885" w14:textId="77777777" w:rsidR="0042645C" w:rsidRPr="00A31355" w:rsidRDefault="0042645C" w:rsidP="003E3E5A">
            <w:pPr>
              <w:jc w:val="center"/>
              <w:rPr>
                <w:rFonts w:cstheme="minorHAnsi"/>
              </w:rPr>
            </w:pPr>
            <w:r w:rsidRPr="00A31355">
              <w:rPr>
                <w:rFonts w:cstheme="minorHAnsi"/>
              </w:rPr>
              <w:t>2</w:t>
            </w:r>
          </w:p>
        </w:tc>
        <w:tc>
          <w:tcPr>
            <w:tcW w:w="4615" w:type="pct"/>
          </w:tcPr>
          <w:p w14:paraId="2987E144" w14:textId="77777777" w:rsidR="0042645C" w:rsidRDefault="0042645C" w:rsidP="0042645C">
            <w:pPr>
              <w:rPr>
                <w:rFonts w:cstheme="minorHAnsi"/>
                <w:b/>
                <w:u w:val="single"/>
              </w:rPr>
            </w:pPr>
            <w:r>
              <w:rPr>
                <w:rFonts w:cstheme="minorHAnsi"/>
                <w:b/>
                <w:u w:val="single"/>
              </w:rPr>
              <w:t>Exposing the application through a service</w:t>
            </w:r>
          </w:p>
          <w:p w14:paraId="5CD9AB5E" w14:textId="77777777" w:rsidR="0042645C" w:rsidRDefault="0042645C" w:rsidP="0042645C">
            <w:pPr>
              <w:rPr>
                <w:rFonts w:cstheme="minorHAnsi"/>
                <w:b/>
                <w:u w:val="single"/>
              </w:rPr>
            </w:pPr>
          </w:p>
          <w:p w14:paraId="01B0434A" w14:textId="5218FFC1" w:rsidR="0042645C" w:rsidRDefault="0042645C" w:rsidP="0042645C">
            <w:pPr>
              <w:pStyle w:val="ListParagraph"/>
              <w:numPr>
                <w:ilvl w:val="0"/>
                <w:numId w:val="30"/>
              </w:numPr>
              <w:rPr>
                <w:rFonts w:cstheme="minorHAnsi"/>
              </w:rPr>
            </w:pPr>
            <w:r>
              <w:rPr>
                <w:rFonts w:cstheme="minorHAnsi"/>
              </w:rPr>
              <w:t>In order to interact with your application from outside the cluster, you will need to create a service which provide an endpoint to expose the application.  To do this, enter the following command to create a new service called “</w:t>
            </w:r>
            <w:proofErr w:type="spellStart"/>
            <w:r w:rsidR="00586664">
              <w:rPr>
                <w:rFonts w:cstheme="minorHAnsi"/>
              </w:rPr>
              <w:t>mygame</w:t>
            </w:r>
            <w:proofErr w:type="spellEnd"/>
            <w:r w:rsidR="00586664">
              <w:rPr>
                <w:rFonts w:cstheme="minorHAnsi"/>
              </w:rPr>
              <w:t>-service</w:t>
            </w:r>
            <w:r>
              <w:rPr>
                <w:rFonts w:cstheme="minorHAnsi"/>
              </w:rPr>
              <w:t>”:</w:t>
            </w:r>
          </w:p>
          <w:p w14:paraId="1E8C4A90" w14:textId="77777777" w:rsidR="000F47FA" w:rsidRDefault="000F47FA" w:rsidP="00052BF3">
            <w:pPr>
              <w:pStyle w:val="ListParagraph"/>
              <w:ind w:left="1183"/>
              <w:rPr>
                <w:rFonts w:cstheme="minorHAnsi"/>
              </w:rPr>
            </w:pPr>
          </w:p>
          <w:p w14:paraId="6DCDED13" w14:textId="5ADAA3A5" w:rsidR="0042645C" w:rsidRPr="0042645C" w:rsidRDefault="0042645C" w:rsidP="0042645C">
            <w:pPr>
              <w:pStyle w:val="ListParagraph"/>
              <w:ind w:left="1183"/>
              <w:rPr>
                <w:rFonts w:cstheme="minorHAnsi"/>
              </w:rPr>
            </w:pPr>
            <w:r w:rsidRPr="0042645C">
              <w:t xml:space="preserve">~$ </w:t>
            </w:r>
            <w:proofErr w:type="spellStart"/>
            <w:r w:rsidRPr="0042645C">
              <w:t>kubectl</w:t>
            </w:r>
            <w:proofErr w:type="spellEnd"/>
            <w:r w:rsidRPr="0042645C">
              <w:t xml:space="preserve"> expose deployment </w:t>
            </w:r>
            <w:proofErr w:type="spellStart"/>
            <w:r w:rsidR="00586664">
              <w:t>mygame</w:t>
            </w:r>
            <w:proofErr w:type="spellEnd"/>
            <w:r w:rsidR="00586664" w:rsidRPr="0042645C">
              <w:t xml:space="preserve"> </w:t>
            </w:r>
            <w:r w:rsidRPr="0042645C">
              <w:t>--type=</w:t>
            </w:r>
            <w:proofErr w:type="spellStart"/>
            <w:r w:rsidR="004D5649" w:rsidRPr="0042645C">
              <w:t>NodePort</w:t>
            </w:r>
            <w:proofErr w:type="spellEnd"/>
            <w:r w:rsidR="004D5649" w:rsidRPr="0042645C">
              <w:t xml:space="preserve"> --</w:t>
            </w:r>
            <w:r w:rsidRPr="0042645C">
              <w:t xml:space="preserve">name </w:t>
            </w:r>
            <w:proofErr w:type="spellStart"/>
            <w:r w:rsidR="00586664">
              <w:rPr>
                <w:i/>
              </w:rPr>
              <w:t>mygame</w:t>
            </w:r>
            <w:proofErr w:type="spellEnd"/>
            <w:r w:rsidR="00586664">
              <w:rPr>
                <w:i/>
              </w:rPr>
              <w:t>-service</w:t>
            </w:r>
          </w:p>
          <w:p w14:paraId="100CD170" w14:textId="77777777" w:rsidR="0042645C" w:rsidRPr="00883307" w:rsidRDefault="0042645C" w:rsidP="0042645C">
            <w:pPr>
              <w:rPr>
                <w:rFonts w:cstheme="minorHAnsi"/>
              </w:rPr>
            </w:pPr>
            <w:r w:rsidRPr="00883307">
              <w:rPr>
                <w:rFonts w:cstheme="minorHAnsi"/>
              </w:rPr>
              <w:t xml:space="preserve"> </w:t>
            </w:r>
          </w:p>
          <w:p w14:paraId="56CB7FF1" w14:textId="77777777" w:rsidR="0042645C" w:rsidRPr="00883307" w:rsidRDefault="0042645C" w:rsidP="0042645C">
            <w:pPr>
              <w:pStyle w:val="ListParagraph"/>
              <w:numPr>
                <w:ilvl w:val="0"/>
                <w:numId w:val="30"/>
              </w:numPr>
              <w:rPr>
                <w:rFonts w:cstheme="minorHAnsi"/>
              </w:rPr>
            </w:pPr>
            <w:r w:rsidRPr="00883307">
              <w:rPr>
                <w:rFonts w:cstheme="minorHAnsi"/>
              </w:rPr>
              <w:t>Confirm the output is as shown below:</w:t>
            </w:r>
          </w:p>
          <w:p w14:paraId="7C25A499" w14:textId="77777777" w:rsidR="0042645C" w:rsidRDefault="0042645C" w:rsidP="003E3E5A">
            <w:pPr>
              <w:rPr>
                <w:rFonts w:cstheme="minorHAnsi"/>
              </w:rPr>
            </w:pPr>
          </w:p>
          <w:p w14:paraId="4B287C9D" w14:textId="10C4C5C3" w:rsidR="0042645C" w:rsidRDefault="00586664" w:rsidP="0042645C">
            <w:pPr>
              <w:jc w:val="center"/>
              <w:rPr>
                <w:rFonts w:cstheme="minorHAnsi"/>
              </w:rPr>
            </w:pPr>
            <w:r>
              <w:rPr>
                <w:noProof/>
              </w:rPr>
              <w:lastRenderedPageBreak/>
              <w:t xml:space="preserve"> </w:t>
            </w:r>
            <w:r w:rsidRPr="00586664">
              <w:rPr>
                <w:rFonts w:cstheme="minorHAnsi"/>
                <w:noProof/>
              </w:rPr>
              <w:drawing>
                <wp:inline distT="0" distB="0" distL="0" distR="0" wp14:anchorId="64336D99" wp14:editId="24006A04">
                  <wp:extent cx="5943600" cy="3524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2425"/>
                          </a:xfrm>
                          <a:prstGeom prst="rect">
                            <a:avLst/>
                          </a:prstGeom>
                        </pic:spPr>
                      </pic:pic>
                    </a:graphicData>
                  </a:graphic>
                </wp:inline>
              </w:drawing>
            </w:r>
          </w:p>
          <w:p w14:paraId="4EE961B7" w14:textId="6A5690CE" w:rsidR="005A05D1" w:rsidRDefault="005A05D1" w:rsidP="0042645C">
            <w:pPr>
              <w:jc w:val="center"/>
              <w:rPr>
                <w:rFonts w:cstheme="minorHAnsi"/>
              </w:rPr>
            </w:pPr>
          </w:p>
          <w:p w14:paraId="5065A693" w14:textId="77777777" w:rsidR="005A05D1" w:rsidRDefault="005A05D1" w:rsidP="005A05D1">
            <w:pPr>
              <w:pStyle w:val="ListParagraph"/>
              <w:numPr>
                <w:ilvl w:val="0"/>
                <w:numId w:val="30"/>
              </w:numPr>
              <w:rPr>
                <w:rFonts w:cstheme="minorHAnsi"/>
              </w:rPr>
            </w:pPr>
            <w:r>
              <w:rPr>
                <w:rFonts w:cstheme="minorHAnsi"/>
              </w:rPr>
              <w:t>Return to the Kubernetes dashboard.  You will see that a new service has been created for the application, as shown below, indicating that the application now has a service for accessing it from outside the cluster.</w:t>
            </w:r>
          </w:p>
          <w:p w14:paraId="15FE1B2F" w14:textId="77777777" w:rsidR="005A05D1" w:rsidRPr="0070389B" w:rsidRDefault="005A05D1" w:rsidP="0042645C">
            <w:pPr>
              <w:jc w:val="center"/>
              <w:rPr>
                <w:rFonts w:cstheme="minorHAnsi"/>
              </w:rPr>
            </w:pPr>
          </w:p>
          <w:p w14:paraId="6B4176C3" w14:textId="3F909293" w:rsidR="0042645C" w:rsidRPr="00A31355" w:rsidRDefault="005A05D1" w:rsidP="005A05D1">
            <w:pPr>
              <w:jc w:val="center"/>
              <w:rPr>
                <w:rFonts w:cstheme="minorHAnsi"/>
                <w:b/>
                <w:u w:val="single"/>
              </w:rPr>
            </w:pPr>
            <w:r w:rsidRPr="006E7651">
              <w:rPr>
                <w:rFonts w:cstheme="minorHAnsi"/>
                <w:noProof/>
              </w:rPr>
              <w:drawing>
                <wp:inline distT="0" distB="0" distL="0" distR="0" wp14:anchorId="2853F150" wp14:editId="0AB62D40">
                  <wp:extent cx="5680953" cy="230600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0054" cy="2317816"/>
                          </a:xfrm>
                          <a:prstGeom prst="rect">
                            <a:avLst/>
                          </a:prstGeom>
                        </pic:spPr>
                      </pic:pic>
                    </a:graphicData>
                  </a:graphic>
                </wp:inline>
              </w:drawing>
            </w:r>
          </w:p>
        </w:tc>
      </w:tr>
      <w:tr w:rsidR="0042645C" w:rsidRPr="00A31355" w14:paraId="10D09B1F" w14:textId="77777777" w:rsidTr="003E3E5A">
        <w:trPr>
          <w:trHeight w:val="20"/>
        </w:trPr>
        <w:tc>
          <w:tcPr>
            <w:tcW w:w="385" w:type="pct"/>
          </w:tcPr>
          <w:p w14:paraId="51030277" w14:textId="77777777" w:rsidR="0042645C" w:rsidRPr="00A31355" w:rsidRDefault="0042645C" w:rsidP="003E3E5A">
            <w:pPr>
              <w:jc w:val="center"/>
              <w:rPr>
                <w:rFonts w:cstheme="minorHAnsi"/>
              </w:rPr>
            </w:pPr>
            <w:r w:rsidRPr="00A31355">
              <w:rPr>
                <w:rFonts w:cstheme="minorHAnsi"/>
              </w:rPr>
              <w:lastRenderedPageBreak/>
              <w:t>3</w:t>
            </w:r>
          </w:p>
        </w:tc>
        <w:tc>
          <w:tcPr>
            <w:tcW w:w="4615" w:type="pct"/>
          </w:tcPr>
          <w:p w14:paraId="7F48742B" w14:textId="77777777" w:rsidR="00FF39EB" w:rsidRDefault="00FF39EB" w:rsidP="00FF39EB">
            <w:pPr>
              <w:rPr>
                <w:rFonts w:cstheme="minorHAnsi"/>
                <w:b/>
                <w:u w:val="single"/>
              </w:rPr>
            </w:pPr>
            <w:r>
              <w:rPr>
                <w:rFonts w:cstheme="minorHAnsi"/>
                <w:b/>
                <w:u w:val="single"/>
              </w:rPr>
              <w:t>Access the Running Application</w:t>
            </w:r>
          </w:p>
          <w:p w14:paraId="199D950A" w14:textId="77777777" w:rsidR="00FF39EB" w:rsidRDefault="00FF39EB" w:rsidP="00FF39EB">
            <w:pPr>
              <w:rPr>
                <w:rFonts w:cstheme="minorHAnsi"/>
                <w:b/>
                <w:u w:val="single"/>
              </w:rPr>
            </w:pPr>
          </w:p>
          <w:p w14:paraId="10F9A718" w14:textId="0E341497" w:rsidR="00BB7CB9" w:rsidRDefault="00FF39EB" w:rsidP="00FF39EB">
            <w:pPr>
              <w:pStyle w:val="ListParagraph"/>
              <w:numPr>
                <w:ilvl w:val="0"/>
                <w:numId w:val="32"/>
              </w:numPr>
              <w:rPr>
                <w:rFonts w:cstheme="minorHAnsi"/>
              </w:rPr>
            </w:pPr>
            <w:r w:rsidRPr="0067251B">
              <w:rPr>
                <w:rFonts w:cstheme="minorHAnsi"/>
              </w:rPr>
              <w:t xml:space="preserve">In order to interact with the application, Kubernetes maintains a set of ports for enabling outside access.  These ports are assigned automatically when a service is created and mapped to the port the application is expecting (in this case, port 80).  </w:t>
            </w:r>
            <w:r>
              <w:rPr>
                <w:rFonts w:cstheme="minorHAnsi"/>
              </w:rPr>
              <w:t>In order to see which port has been assigned for your deployed application, run the following command:</w:t>
            </w:r>
          </w:p>
          <w:p w14:paraId="7F06A66A" w14:textId="77777777" w:rsidR="000F47FA" w:rsidRPr="000F47FA" w:rsidRDefault="000F47FA" w:rsidP="00052BF3">
            <w:pPr>
              <w:rPr>
                <w:rFonts w:cstheme="minorHAnsi"/>
              </w:rPr>
            </w:pPr>
          </w:p>
          <w:p w14:paraId="16FF556E" w14:textId="5C1EE7C0" w:rsidR="00FF39EB" w:rsidRPr="00BB7CB9" w:rsidRDefault="00BB7CB9" w:rsidP="00BB7CB9">
            <w:pPr>
              <w:pStyle w:val="ListParagraph"/>
              <w:ind w:left="1183"/>
              <w:rPr>
                <w:rFonts w:cstheme="minorHAnsi"/>
              </w:rPr>
            </w:pPr>
            <w:r>
              <w:rPr>
                <w:rFonts w:cstheme="minorHAnsi"/>
              </w:rPr>
              <w:t>~</w:t>
            </w:r>
            <w:proofErr w:type="gramStart"/>
            <w:r>
              <w:rPr>
                <w:rFonts w:cstheme="minorHAnsi"/>
              </w:rPr>
              <w:t xml:space="preserve">$ </w:t>
            </w:r>
            <w:r w:rsidR="00FF39EB" w:rsidRPr="00BB7CB9">
              <w:rPr>
                <w:rFonts w:cstheme="minorHAnsi"/>
                <w:b/>
              </w:rPr>
              <w:t xml:space="preserve"> </w:t>
            </w:r>
            <w:proofErr w:type="spellStart"/>
            <w:r w:rsidR="00FF39EB" w:rsidRPr="00BB7CB9">
              <w:rPr>
                <w:rFonts w:cstheme="minorHAnsi"/>
              </w:rPr>
              <w:t>kubectl</w:t>
            </w:r>
            <w:proofErr w:type="spellEnd"/>
            <w:proofErr w:type="gramEnd"/>
            <w:r w:rsidR="00FF39EB" w:rsidRPr="00BB7CB9">
              <w:rPr>
                <w:rFonts w:cstheme="minorHAnsi"/>
              </w:rPr>
              <w:t xml:space="preserve"> describe services </w:t>
            </w:r>
            <w:proofErr w:type="spellStart"/>
            <w:r w:rsidR="00586664">
              <w:rPr>
                <w:rFonts w:cstheme="minorHAnsi"/>
              </w:rPr>
              <w:t>mygame</w:t>
            </w:r>
            <w:proofErr w:type="spellEnd"/>
            <w:r w:rsidR="00586664">
              <w:rPr>
                <w:rFonts w:cstheme="minorHAnsi"/>
              </w:rPr>
              <w:t>-service</w:t>
            </w:r>
          </w:p>
          <w:p w14:paraId="5C7D27E3" w14:textId="77777777" w:rsidR="00FF39EB" w:rsidRDefault="00FF39EB" w:rsidP="00FF39EB">
            <w:pPr>
              <w:rPr>
                <w:rFonts w:cstheme="minorHAnsi"/>
              </w:rPr>
            </w:pPr>
          </w:p>
          <w:p w14:paraId="487021E1" w14:textId="28AD947B" w:rsidR="00FF39EB" w:rsidRDefault="00FF39EB" w:rsidP="00FF39EB">
            <w:pPr>
              <w:pStyle w:val="ListParagraph"/>
              <w:numPr>
                <w:ilvl w:val="0"/>
                <w:numId w:val="32"/>
              </w:numPr>
              <w:rPr>
                <w:rFonts w:cstheme="minorHAnsi"/>
              </w:rPr>
            </w:pPr>
            <w:r>
              <w:rPr>
                <w:rFonts w:cstheme="minorHAnsi"/>
              </w:rPr>
              <w:t>Once this command is entered, you will see the following output.  Note the port number listed in the “</w:t>
            </w:r>
            <w:proofErr w:type="spellStart"/>
            <w:r>
              <w:rPr>
                <w:rFonts w:cstheme="minorHAnsi"/>
              </w:rPr>
              <w:t>NodePort</w:t>
            </w:r>
            <w:proofErr w:type="spellEnd"/>
            <w:r>
              <w:rPr>
                <w:rFonts w:cstheme="minorHAnsi"/>
              </w:rPr>
              <w:t>” section of the output.  This is the port you need to access the application (</w:t>
            </w:r>
            <w:r w:rsidR="00586664">
              <w:rPr>
                <w:rFonts w:cstheme="minorHAnsi"/>
              </w:rPr>
              <w:t xml:space="preserve">30752 </w:t>
            </w:r>
            <w:r>
              <w:rPr>
                <w:rFonts w:cstheme="minorHAnsi"/>
              </w:rPr>
              <w:t>in the example below).</w:t>
            </w:r>
          </w:p>
          <w:p w14:paraId="67B3DD75" w14:textId="16B635FB" w:rsidR="00BB7CB9" w:rsidRDefault="00BB7CB9" w:rsidP="00BB7CB9">
            <w:pPr>
              <w:rPr>
                <w:rFonts w:cstheme="minorHAnsi"/>
              </w:rPr>
            </w:pPr>
          </w:p>
          <w:p w14:paraId="67419E65" w14:textId="26260375" w:rsidR="00BB7CB9" w:rsidRDefault="00586664" w:rsidP="00BB7CB9">
            <w:pPr>
              <w:jc w:val="center"/>
              <w:rPr>
                <w:rFonts w:cstheme="minorHAnsi"/>
              </w:rPr>
            </w:pPr>
            <w:r>
              <w:rPr>
                <w:noProof/>
              </w:rPr>
              <w:lastRenderedPageBreak/>
              <w:t xml:space="preserve"> </w:t>
            </w:r>
            <w:r w:rsidRPr="00586664">
              <w:rPr>
                <w:rFonts w:cstheme="minorHAnsi"/>
                <w:noProof/>
              </w:rPr>
              <w:drawing>
                <wp:inline distT="0" distB="0" distL="0" distR="0" wp14:anchorId="0DAE7C1D" wp14:editId="79DC1C21">
                  <wp:extent cx="5638800" cy="208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8800" cy="2082800"/>
                          </a:xfrm>
                          <a:prstGeom prst="rect">
                            <a:avLst/>
                          </a:prstGeom>
                        </pic:spPr>
                      </pic:pic>
                    </a:graphicData>
                  </a:graphic>
                </wp:inline>
              </w:drawing>
            </w:r>
          </w:p>
          <w:p w14:paraId="799F9156" w14:textId="4E241A11" w:rsidR="00BB7CB9" w:rsidRDefault="00BB7CB9" w:rsidP="00BB7CB9">
            <w:pPr>
              <w:jc w:val="center"/>
              <w:rPr>
                <w:rFonts w:cstheme="minorHAnsi"/>
              </w:rPr>
            </w:pPr>
          </w:p>
          <w:p w14:paraId="73C72BE5" w14:textId="05173BA8" w:rsidR="00BB7CB9" w:rsidRDefault="00BB7CB9" w:rsidP="00BB7CB9">
            <w:pPr>
              <w:pStyle w:val="ListParagraph"/>
              <w:numPr>
                <w:ilvl w:val="0"/>
                <w:numId w:val="32"/>
              </w:numPr>
              <w:rPr>
                <w:rFonts w:cstheme="minorHAnsi"/>
              </w:rPr>
            </w:pPr>
            <w:r>
              <w:rPr>
                <w:rFonts w:cstheme="minorHAnsi"/>
              </w:rPr>
              <w:t>To access the application, go to your browser and enter the following URL and verify that you can access the application, as shown below:</w:t>
            </w:r>
          </w:p>
          <w:p w14:paraId="67584444" w14:textId="07221359" w:rsidR="00F940A9" w:rsidRDefault="00F940A9" w:rsidP="00052BF3">
            <w:pPr>
              <w:pStyle w:val="ListParagraph"/>
              <w:ind w:left="1183"/>
              <w:rPr>
                <w:rFonts w:cstheme="minorHAnsi"/>
              </w:rPr>
            </w:pPr>
          </w:p>
          <w:p w14:paraId="357C505A" w14:textId="77777777" w:rsidR="00F940A9" w:rsidRPr="00BB7CB9" w:rsidRDefault="00F940A9" w:rsidP="00F940A9">
            <w:pPr>
              <w:pStyle w:val="ListParagraph"/>
              <w:ind w:left="1183"/>
              <w:rPr>
                <w:rFonts w:cstheme="minorHAnsi"/>
              </w:rPr>
            </w:pPr>
            <w:r w:rsidRPr="00BB7CB9">
              <w:rPr>
                <w:rFonts w:cstheme="minorHAnsi"/>
              </w:rPr>
              <w:t>192.168.99.100:</w:t>
            </w:r>
            <w:r w:rsidRPr="00BB7CB9">
              <w:rPr>
                <w:rFonts w:cstheme="minorHAnsi"/>
                <w:i/>
              </w:rPr>
              <w:t>&lt;your port number&gt;</w:t>
            </w:r>
          </w:p>
          <w:p w14:paraId="7D236209" w14:textId="77777777" w:rsidR="00F940A9" w:rsidRPr="00BB7CB9" w:rsidRDefault="00F940A9" w:rsidP="00F940A9">
            <w:pPr>
              <w:rPr>
                <w:rFonts w:cstheme="minorHAnsi"/>
              </w:rPr>
            </w:pPr>
          </w:p>
          <w:p w14:paraId="414CEBB7" w14:textId="28A4A1CA" w:rsidR="00F940A9" w:rsidRDefault="00F940A9" w:rsidP="00052BF3">
            <w:pPr>
              <w:pStyle w:val="ListParagraph"/>
              <w:ind w:left="0"/>
              <w:rPr>
                <w:rFonts w:cstheme="minorHAnsi"/>
              </w:rPr>
            </w:pPr>
            <w:r w:rsidRPr="00586664">
              <w:rPr>
                <w:rFonts w:cstheme="minorHAnsi"/>
                <w:b/>
                <w:noProof/>
                <w:u w:val="single"/>
              </w:rPr>
              <w:drawing>
                <wp:inline distT="0" distB="0" distL="0" distR="0" wp14:anchorId="4EDF806C" wp14:editId="6F4E985B">
                  <wp:extent cx="5943600" cy="2888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88615"/>
                          </a:xfrm>
                          <a:prstGeom prst="rect">
                            <a:avLst/>
                          </a:prstGeom>
                        </pic:spPr>
                      </pic:pic>
                    </a:graphicData>
                  </a:graphic>
                </wp:inline>
              </w:drawing>
            </w:r>
          </w:p>
          <w:p w14:paraId="161522F2" w14:textId="5EC031C5" w:rsidR="00F940A9" w:rsidRDefault="00F940A9" w:rsidP="00052BF3">
            <w:pPr>
              <w:pStyle w:val="ListParagraph"/>
              <w:ind w:left="1183"/>
              <w:rPr>
                <w:rFonts w:cstheme="minorHAnsi"/>
              </w:rPr>
            </w:pPr>
          </w:p>
          <w:p w14:paraId="0E424E0D" w14:textId="77777777" w:rsidR="00F940A9" w:rsidRDefault="00F940A9" w:rsidP="00052BF3">
            <w:pPr>
              <w:pStyle w:val="ListParagraph"/>
              <w:ind w:left="1183"/>
              <w:rPr>
                <w:rFonts w:cstheme="minorHAnsi"/>
              </w:rPr>
            </w:pPr>
          </w:p>
          <w:p w14:paraId="703EFE59" w14:textId="3FC24BD0" w:rsidR="00F940A9" w:rsidRDefault="00F940A9" w:rsidP="00BB7CB9">
            <w:pPr>
              <w:pStyle w:val="ListParagraph"/>
              <w:numPr>
                <w:ilvl w:val="0"/>
                <w:numId w:val="32"/>
              </w:numPr>
              <w:rPr>
                <w:rFonts w:cstheme="minorHAnsi"/>
              </w:rPr>
            </w:pPr>
            <w:r>
              <w:rPr>
                <w:rFonts w:cstheme="minorHAnsi"/>
              </w:rPr>
              <w:t>Delete the deployment</w:t>
            </w:r>
            <w:r w:rsidR="00FA5A5D">
              <w:rPr>
                <w:rFonts w:cstheme="minorHAnsi"/>
              </w:rPr>
              <w:t xml:space="preserve"> and the service</w:t>
            </w:r>
            <w:r>
              <w:rPr>
                <w:rFonts w:cstheme="minorHAnsi"/>
              </w:rPr>
              <w:t xml:space="preserve">, using the </w:t>
            </w:r>
            <w:r w:rsidR="00FA5A5D">
              <w:rPr>
                <w:rFonts w:cstheme="minorHAnsi"/>
              </w:rPr>
              <w:t>following commands:</w:t>
            </w:r>
          </w:p>
          <w:p w14:paraId="65D3DAD9" w14:textId="60D1DC32" w:rsidR="00FA5A5D" w:rsidRDefault="00FA5A5D" w:rsidP="00052BF3">
            <w:pPr>
              <w:rPr>
                <w:rFonts w:cstheme="minorHAnsi"/>
              </w:rPr>
            </w:pPr>
          </w:p>
          <w:p w14:paraId="6DF952D6" w14:textId="0F8FF16B" w:rsidR="00FA5A5D" w:rsidRDefault="00FA5A5D" w:rsidP="00052BF3">
            <w:pPr>
              <w:ind w:left="1183"/>
              <w:rPr>
                <w:rFonts w:cstheme="minorHAnsi"/>
              </w:rPr>
            </w:pPr>
            <w:r>
              <w:rPr>
                <w:rFonts w:cstheme="minorHAnsi"/>
              </w:rPr>
              <w:t xml:space="preserve">~$ </w:t>
            </w:r>
            <w:proofErr w:type="spellStart"/>
            <w:r>
              <w:rPr>
                <w:rFonts w:cstheme="minorHAnsi"/>
              </w:rPr>
              <w:t>kubectl</w:t>
            </w:r>
            <w:proofErr w:type="spellEnd"/>
            <w:r>
              <w:rPr>
                <w:rFonts w:cstheme="minorHAnsi"/>
              </w:rPr>
              <w:t xml:space="preserve"> delete deployment </w:t>
            </w:r>
            <w:proofErr w:type="spellStart"/>
            <w:r>
              <w:rPr>
                <w:rFonts w:cstheme="minorHAnsi"/>
              </w:rPr>
              <w:t>mygame</w:t>
            </w:r>
            <w:proofErr w:type="spellEnd"/>
          </w:p>
          <w:p w14:paraId="39404489" w14:textId="7192190D" w:rsidR="00FA5A5D" w:rsidRDefault="00FA5A5D" w:rsidP="00052BF3">
            <w:pPr>
              <w:ind w:left="1183"/>
              <w:rPr>
                <w:rFonts w:cstheme="minorHAnsi"/>
              </w:rPr>
            </w:pPr>
          </w:p>
          <w:p w14:paraId="0CD80D66" w14:textId="5C3320AF" w:rsidR="00FA5A5D" w:rsidRPr="00FA5A5D" w:rsidRDefault="00FA5A5D" w:rsidP="00052BF3">
            <w:pPr>
              <w:ind w:left="1183"/>
              <w:rPr>
                <w:rFonts w:cstheme="minorHAnsi"/>
              </w:rPr>
            </w:pPr>
            <w:r>
              <w:rPr>
                <w:rFonts w:cstheme="minorHAnsi"/>
              </w:rPr>
              <w:t xml:space="preserve">~$ </w:t>
            </w:r>
            <w:proofErr w:type="spellStart"/>
            <w:r>
              <w:rPr>
                <w:rFonts w:cstheme="minorHAnsi"/>
              </w:rPr>
              <w:t>kubectl</w:t>
            </w:r>
            <w:proofErr w:type="spellEnd"/>
            <w:r>
              <w:rPr>
                <w:rFonts w:cstheme="minorHAnsi"/>
              </w:rPr>
              <w:t xml:space="preserve"> delete service </w:t>
            </w:r>
            <w:proofErr w:type="spellStart"/>
            <w:r>
              <w:rPr>
                <w:rFonts w:cstheme="minorHAnsi"/>
              </w:rPr>
              <w:t>mygame</w:t>
            </w:r>
            <w:proofErr w:type="spellEnd"/>
            <w:r>
              <w:rPr>
                <w:rFonts w:cstheme="minorHAnsi"/>
              </w:rPr>
              <w:t>-service</w:t>
            </w:r>
          </w:p>
          <w:p w14:paraId="7C730B57" w14:textId="77777777" w:rsidR="00BB7CB9" w:rsidRDefault="00BB7CB9" w:rsidP="00BB7CB9">
            <w:pPr>
              <w:pStyle w:val="ListParagraph"/>
              <w:ind w:left="1183"/>
              <w:rPr>
                <w:rFonts w:cstheme="minorHAnsi"/>
              </w:rPr>
            </w:pPr>
          </w:p>
          <w:p w14:paraId="1C33F87D" w14:textId="3D8609A2" w:rsidR="0042645C" w:rsidRPr="00A31355" w:rsidRDefault="0042645C" w:rsidP="003E3E5A">
            <w:pPr>
              <w:rPr>
                <w:rFonts w:cstheme="minorHAnsi"/>
                <w:b/>
                <w:u w:val="single"/>
              </w:rPr>
            </w:pPr>
          </w:p>
        </w:tc>
      </w:tr>
    </w:tbl>
    <w:p w14:paraId="584AEED5" w14:textId="77777777" w:rsidR="00BB7CB9" w:rsidRDefault="00BB7CB9" w:rsidP="0042645C">
      <w:pPr>
        <w:pStyle w:val="Heading2"/>
      </w:pPr>
    </w:p>
    <w:p w14:paraId="2DDBA138" w14:textId="25761C64" w:rsidR="0042645C" w:rsidRDefault="00BB7CB9" w:rsidP="0042645C">
      <w:pPr>
        <w:pStyle w:val="Heading2"/>
      </w:pPr>
      <w:bookmarkStart w:id="24" w:name="_Toc504996177"/>
      <w:r>
        <w:t xml:space="preserve">Section </w:t>
      </w:r>
      <w:r w:rsidR="00586664">
        <w:t>5</w:t>
      </w:r>
      <w:r w:rsidR="0042645C">
        <w:t>: Lab Summary</w:t>
      </w:r>
      <w:bookmarkEnd w:id="24"/>
    </w:p>
    <w:p w14:paraId="5DC4BA95" w14:textId="77777777" w:rsidR="0042645C" w:rsidRDefault="0042645C" w:rsidP="0042645C"/>
    <w:p w14:paraId="072E23E5" w14:textId="77777777" w:rsidR="00BB7CB9" w:rsidRDefault="00BB7CB9" w:rsidP="00BB7CB9">
      <w:r>
        <w:t>In this section, you learned how to deploy an Docker application to Kubernetes, how to enable it to be access from the outside world, and how to access it.</w:t>
      </w:r>
    </w:p>
    <w:p w14:paraId="059A4E1F" w14:textId="2EBAD5B9" w:rsidR="0042645C" w:rsidRPr="00804663" w:rsidRDefault="0042645C" w:rsidP="0042645C"/>
    <w:p w14:paraId="3AE596C8" w14:textId="061809FF" w:rsidR="00804663" w:rsidRDefault="00804663" w:rsidP="00804663">
      <w:pPr>
        <w:pStyle w:val="Heading1"/>
      </w:pPr>
      <w:bookmarkStart w:id="25" w:name="_Toc504996178"/>
      <w:r>
        <w:t>Section</w:t>
      </w:r>
      <w:r w:rsidR="006000DB">
        <w:t xml:space="preserve"> </w:t>
      </w:r>
      <w:r w:rsidR="00586664">
        <w:t>6</w:t>
      </w:r>
      <w:r>
        <w:t>: Observing Kubernetes Resiliency</w:t>
      </w:r>
      <w:bookmarkEnd w:id="25"/>
    </w:p>
    <w:p w14:paraId="14D64A6E" w14:textId="77777777" w:rsidR="00804663" w:rsidRDefault="00804663" w:rsidP="00804663"/>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804663" w14:paraId="7C2AFA7D" w14:textId="77777777" w:rsidTr="003E3E5A">
        <w:tc>
          <w:tcPr>
            <w:tcW w:w="2254" w:type="dxa"/>
            <w:tcBorders>
              <w:bottom w:val="single" w:sz="4" w:space="0" w:color="auto"/>
            </w:tcBorders>
            <w:shd w:val="clear" w:color="auto" w:fill="D9D9D9" w:themeFill="background1" w:themeFillShade="D9"/>
          </w:tcPr>
          <w:p w14:paraId="7BF21448" w14:textId="77777777" w:rsidR="00804663" w:rsidRPr="00C7412B" w:rsidRDefault="00804663" w:rsidP="003E3E5A">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202209E9" w14:textId="54E2E6B7" w:rsidR="00804663" w:rsidRPr="00C7412B" w:rsidRDefault="00804663" w:rsidP="00804663">
            <w:pPr>
              <w:rPr>
                <w:rFonts w:cstheme="minorHAnsi"/>
                <w:color w:val="000000" w:themeColor="text1"/>
                <w:w w:val="105"/>
              </w:rPr>
            </w:pPr>
            <w:r>
              <w:rPr>
                <w:rFonts w:cstheme="minorHAnsi"/>
                <w:color w:val="000000" w:themeColor="text1"/>
                <w:w w:val="105"/>
              </w:rPr>
              <w:t>In this lab, you will learn how Kubernetes recovers from a container failure.</w:t>
            </w:r>
          </w:p>
          <w:p w14:paraId="6EC7A5A7" w14:textId="77777777" w:rsidR="00804663" w:rsidRPr="00A90B2A" w:rsidRDefault="00804663" w:rsidP="003E3E5A">
            <w:pPr>
              <w:rPr>
                <w:rFonts w:cstheme="minorHAnsi"/>
                <w:color w:val="000000" w:themeColor="text1"/>
                <w:w w:val="105"/>
              </w:rPr>
            </w:pPr>
          </w:p>
        </w:tc>
      </w:tr>
      <w:tr w:rsidR="00804663" w14:paraId="6575F5B4" w14:textId="77777777" w:rsidTr="003E3E5A">
        <w:trPr>
          <w:trHeight w:val="353"/>
        </w:trPr>
        <w:tc>
          <w:tcPr>
            <w:tcW w:w="2254" w:type="dxa"/>
            <w:tcBorders>
              <w:right w:val="nil"/>
            </w:tcBorders>
          </w:tcPr>
          <w:p w14:paraId="17D8934F" w14:textId="77777777" w:rsidR="00804663" w:rsidRPr="00C7412B" w:rsidRDefault="00804663" w:rsidP="003E3E5A">
            <w:pPr>
              <w:rPr>
                <w:rFonts w:cstheme="minorHAnsi"/>
                <w:b/>
                <w:bCs/>
                <w:color w:val="4F81BD"/>
                <w:w w:val="105"/>
                <w:sz w:val="28"/>
                <w:szCs w:val="28"/>
              </w:rPr>
            </w:pPr>
          </w:p>
        </w:tc>
        <w:tc>
          <w:tcPr>
            <w:tcW w:w="7096" w:type="dxa"/>
            <w:tcBorders>
              <w:left w:val="nil"/>
            </w:tcBorders>
          </w:tcPr>
          <w:p w14:paraId="6A9807F3" w14:textId="77777777" w:rsidR="00804663" w:rsidRPr="00C7412B" w:rsidRDefault="00804663" w:rsidP="003E3E5A">
            <w:pPr>
              <w:rPr>
                <w:rFonts w:cstheme="minorHAnsi"/>
                <w:b/>
                <w:bCs/>
                <w:color w:val="4F81BD"/>
                <w:w w:val="105"/>
                <w:sz w:val="28"/>
                <w:szCs w:val="28"/>
              </w:rPr>
            </w:pPr>
          </w:p>
        </w:tc>
      </w:tr>
      <w:tr w:rsidR="00804663" w14:paraId="685F5C35" w14:textId="77777777" w:rsidTr="003E3E5A">
        <w:tc>
          <w:tcPr>
            <w:tcW w:w="2254" w:type="dxa"/>
            <w:tcBorders>
              <w:bottom w:val="single" w:sz="4" w:space="0" w:color="auto"/>
            </w:tcBorders>
            <w:shd w:val="clear" w:color="auto" w:fill="D9D9D9" w:themeFill="background1" w:themeFillShade="D9"/>
          </w:tcPr>
          <w:p w14:paraId="795FE0F7" w14:textId="77777777" w:rsidR="00804663" w:rsidRPr="00C7412B" w:rsidRDefault="00804663" w:rsidP="003E3E5A">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6E46571E" w14:textId="77777777" w:rsidR="00804663" w:rsidRPr="00C7412B" w:rsidRDefault="00804663" w:rsidP="003E3E5A">
            <w:pPr>
              <w:rPr>
                <w:rFonts w:cstheme="minorHAnsi"/>
                <w:color w:val="000000" w:themeColor="text1"/>
                <w:w w:val="105"/>
              </w:rPr>
            </w:pPr>
            <w:r w:rsidRPr="00C7412B">
              <w:rPr>
                <w:rFonts w:cstheme="minorHAnsi"/>
                <w:color w:val="000000" w:themeColor="text1"/>
                <w:w w:val="105"/>
              </w:rPr>
              <w:t>Tasks you will complete in this lab exercise include:</w:t>
            </w:r>
          </w:p>
          <w:p w14:paraId="1B890F9D" w14:textId="77777777" w:rsidR="00804663" w:rsidRPr="00C7412B" w:rsidRDefault="00804663" w:rsidP="003E3E5A">
            <w:pPr>
              <w:rPr>
                <w:rFonts w:cstheme="minorHAnsi"/>
                <w:color w:val="000000" w:themeColor="text1"/>
                <w:w w:val="105"/>
              </w:rPr>
            </w:pPr>
          </w:p>
          <w:p w14:paraId="63718836" w14:textId="2C81ADB1" w:rsidR="00804663" w:rsidRDefault="00FA5A5D" w:rsidP="00804663">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Create a new deployment with multiple Pods</w:t>
            </w:r>
          </w:p>
          <w:p w14:paraId="7E708F96" w14:textId="3FDEF616" w:rsidR="009D0FDD" w:rsidRDefault="009D0FDD" w:rsidP="00804663">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 xml:space="preserve">Explore the </w:t>
            </w:r>
            <w:proofErr w:type="spellStart"/>
            <w:r w:rsidR="0082440E">
              <w:rPr>
                <w:rFonts w:asciiTheme="minorHAnsi" w:hAnsiTheme="minorHAnsi" w:cstheme="minorHAnsi"/>
                <w:color w:val="000000" w:themeColor="text1"/>
                <w:w w:val="105"/>
                <w:sz w:val="24"/>
                <w:szCs w:val="24"/>
              </w:rPr>
              <w:t>ReplicaSet</w:t>
            </w:r>
            <w:proofErr w:type="spellEnd"/>
            <w:r>
              <w:rPr>
                <w:rFonts w:asciiTheme="minorHAnsi" w:hAnsiTheme="minorHAnsi" w:cstheme="minorHAnsi"/>
                <w:color w:val="000000" w:themeColor="text1"/>
                <w:w w:val="105"/>
                <w:sz w:val="24"/>
                <w:szCs w:val="24"/>
              </w:rPr>
              <w:t xml:space="preserve"> policy</w:t>
            </w:r>
          </w:p>
          <w:p w14:paraId="15836DB1" w14:textId="05F12D28" w:rsidR="00804663" w:rsidRPr="00FE0321" w:rsidRDefault="00804663" w:rsidP="00804663">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 xml:space="preserve">Simulate a </w:t>
            </w:r>
            <w:r w:rsidR="00586664">
              <w:rPr>
                <w:rFonts w:asciiTheme="minorHAnsi" w:hAnsiTheme="minorHAnsi" w:cstheme="minorHAnsi"/>
                <w:color w:val="000000" w:themeColor="text1"/>
                <w:w w:val="105"/>
                <w:sz w:val="24"/>
                <w:szCs w:val="24"/>
              </w:rPr>
              <w:t xml:space="preserve">pod </w:t>
            </w:r>
            <w:r>
              <w:rPr>
                <w:rFonts w:asciiTheme="minorHAnsi" w:hAnsiTheme="minorHAnsi" w:cstheme="minorHAnsi"/>
                <w:color w:val="000000" w:themeColor="text1"/>
                <w:w w:val="105"/>
                <w:sz w:val="24"/>
                <w:szCs w:val="24"/>
              </w:rPr>
              <w:t>failure</w:t>
            </w:r>
          </w:p>
          <w:p w14:paraId="58379BC3" w14:textId="59B16DDD" w:rsidR="00804663" w:rsidRPr="0042645C" w:rsidRDefault="00804663" w:rsidP="00804663">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Observer how the cluster quickly recovers from the failure</w:t>
            </w:r>
            <w:r w:rsidR="00FA5A5D">
              <w:rPr>
                <w:rFonts w:asciiTheme="minorHAnsi" w:hAnsiTheme="minorHAnsi" w:cstheme="minorHAnsi"/>
                <w:color w:val="000000" w:themeColor="text1"/>
                <w:w w:val="105"/>
                <w:sz w:val="24"/>
                <w:szCs w:val="24"/>
              </w:rPr>
              <w:t xml:space="preserve"> to retain the number of available pods</w:t>
            </w:r>
          </w:p>
        </w:tc>
      </w:tr>
    </w:tbl>
    <w:p w14:paraId="2D614B53" w14:textId="77777777" w:rsidR="00804663" w:rsidRDefault="00804663" w:rsidP="00804663"/>
    <w:p w14:paraId="0893827A" w14:textId="77777777" w:rsidR="00804663" w:rsidRDefault="00804663" w:rsidP="00804663"/>
    <w:p w14:paraId="1E013533" w14:textId="77777777" w:rsidR="00804663" w:rsidRDefault="00804663" w:rsidP="00804663">
      <w:pPr>
        <w:rPr>
          <w:highlight w:val="red"/>
        </w:rPr>
      </w:pPr>
      <w:r>
        <w:rPr>
          <w:highlight w:val="red"/>
        </w:rPr>
        <w:br w:type="page"/>
      </w:r>
    </w:p>
    <w:p w14:paraId="2F62A5D1" w14:textId="105E0072" w:rsidR="00804663" w:rsidRDefault="00804663" w:rsidP="00804663">
      <w:pPr>
        <w:pStyle w:val="Heading2"/>
        <w:jc w:val="center"/>
      </w:pPr>
      <w:bookmarkStart w:id="26" w:name="_Toc504996179"/>
      <w:r>
        <w:lastRenderedPageBreak/>
        <w:t xml:space="preserve">Section </w:t>
      </w:r>
      <w:r w:rsidR="00586664">
        <w:t>6</w:t>
      </w:r>
      <w:r>
        <w:t xml:space="preserve">: </w:t>
      </w:r>
      <w:r w:rsidR="0089559A">
        <w:t>Observing Kubernetes Resiliency</w:t>
      </w:r>
      <w:bookmarkEnd w:id="26"/>
    </w:p>
    <w:p w14:paraId="768016EB" w14:textId="77777777" w:rsidR="00804663" w:rsidRDefault="00804663" w:rsidP="00804663"/>
    <w:p w14:paraId="2AFC26F7" w14:textId="77777777" w:rsidR="00804663" w:rsidRDefault="00804663" w:rsidP="00804663">
      <w:r>
        <w:rPr>
          <w:noProof/>
        </w:rPr>
        <w:drawing>
          <wp:inline distT="0" distB="0" distL="0" distR="0" wp14:anchorId="13C62331" wp14:editId="7B815717">
            <wp:extent cx="6291072" cy="2203704"/>
            <wp:effectExtent l="0" t="25400" r="8255" b="1905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266F934B" w14:textId="77777777" w:rsidR="00804663" w:rsidRDefault="00804663" w:rsidP="00804663"/>
    <w:p w14:paraId="21727B9D" w14:textId="77777777" w:rsidR="00804663" w:rsidRDefault="00804663" w:rsidP="00804663">
      <w:r>
        <w:br w:type="page"/>
      </w:r>
    </w:p>
    <w:p w14:paraId="3FFD07EF" w14:textId="3344003C" w:rsidR="00804663" w:rsidRDefault="001A6117" w:rsidP="00804663">
      <w:pPr>
        <w:pStyle w:val="Heading2"/>
      </w:pPr>
      <w:bookmarkStart w:id="27" w:name="_Toc504996180"/>
      <w:r>
        <w:lastRenderedPageBreak/>
        <w:t xml:space="preserve">Section </w:t>
      </w:r>
      <w:r w:rsidR="00586664">
        <w:t>6</w:t>
      </w:r>
      <w:r w:rsidR="00804663">
        <w:t>: Lab Instructions</w:t>
      </w:r>
      <w:bookmarkEnd w:id="27"/>
    </w:p>
    <w:p w14:paraId="692623C1" w14:textId="77777777" w:rsidR="00804663" w:rsidRDefault="00804663" w:rsidP="00804663"/>
    <w:tbl>
      <w:tblPr>
        <w:tblStyle w:val="TableGrid"/>
        <w:tblW w:w="5502" w:type="pct"/>
        <w:tblLook w:val="04A0" w:firstRow="1" w:lastRow="0" w:firstColumn="1" w:lastColumn="0" w:noHBand="0" w:noVBand="1"/>
      </w:tblPr>
      <w:tblGrid>
        <w:gridCol w:w="792"/>
        <w:gridCol w:w="9576"/>
      </w:tblGrid>
      <w:tr w:rsidR="00804663" w:rsidRPr="00A31355" w14:paraId="5CB8379C" w14:textId="77777777" w:rsidTr="003E3E5A">
        <w:trPr>
          <w:trHeight w:val="566"/>
          <w:tblHeader/>
        </w:trPr>
        <w:tc>
          <w:tcPr>
            <w:tcW w:w="385" w:type="pct"/>
            <w:shd w:val="clear" w:color="auto" w:fill="D9D9D9" w:themeFill="background1" w:themeFillShade="D9"/>
          </w:tcPr>
          <w:p w14:paraId="77368B56" w14:textId="77777777" w:rsidR="00804663" w:rsidRPr="00A31355" w:rsidRDefault="00804663" w:rsidP="003E3E5A">
            <w:pPr>
              <w:jc w:val="center"/>
              <w:rPr>
                <w:rFonts w:cstheme="minorHAnsi"/>
                <w:sz w:val="28"/>
                <w:szCs w:val="28"/>
              </w:rPr>
            </w:pPr>
            <w:r w:rsidRPr="00A31355">
              <w:rPr>
                <w:rFonts w:cstheme="minorHAnsi"/>
                <w:sz w:val="28"/>
                <w:szCs w:val="28"/>
              </w:rPr>
              <w:t>Step</w:t>
            </w:r>
          </w:p>
        </w:tc>
        <w:tc>
          <w:tcPr>
            <w:tcW w:w="4615" w:type="pct"/>
            <w:shd w:val="clear" w:color="auto" w:fill="D9D9D9" w:themeFill="background1" w:themeFillShade="D9"/>
          </w:tcPr>
          <w:p w14:paraId="028C557C" w14:textId="738E52F9" w:rsidR="00804663" w:rsidRPr="00A31355" w:rsidRDefault="00804663" w:rsidP="003E3E5A">
            <w:pPr>
              <w:tabs>
                <w:tab w:val="left" w:pos="3870"/>
                <w:tab w:val="left" w:pos="4050"/>
              </w:tabs>
              <w:jc w:val="center"/>
              <w:rPr>
                <w:rFonts w:cstheme="minorHAnsi"/>
                <w:sz w:val="28"/>
                <w:szCs w:val="28"/>
              </w:rPr>
            </w:pPr>
            <w:r w:rsidRPr="00A31355">
              <w:rPr>
                <w:rFonts w:cstheme="minorHAnsi"/>
                <w:sz w:val="28"/>
                <w:szCs w:val="28"/>
              </w:rPr>
              <w:t>Action</w:t>
            </w:r>
          </w:p>
        </w:tc>
      </w:tr>
      <w:tr w:rsidR="00804663" w:rsidRPr="00A31355" w14:paraId="7DD718DE" w14:textId="77777777" w:rsidTr="003E3E5A">
        <w:tc>
          <w:tcPr>
            <w:tcW w:w="385" w:type="pct"/>
          </w:tcPr>
          <w:p w14:paraId="223A330B" w14:textId="77777777" w:rsidR="00804663" w:rsidRPr="00A31355" w:rsidRDefault="00804663" w:rsidP="003E3E5A">
            <w:pPr>
              <w:jc w:val="center"/>
              <w:rPr>
                <w:rFonts w:cstheme="minorHAnsi"/>
              </w:rPr>
            </w:pPr>
            <w:r w:rsidRPr="00A31355">
              <w:rPr>
                <w:rFonts w:cstheme="minorHAnsi"/>
              </w:rPr>
              <w:t>1</w:t>
            </w:r>
          </w:p>
        </w:tc>
        <w:tc>
          <w:tcPr>
            <w:tcW w:w="4615" w:type="pct"/>
          </w:tcPr>
          <w:p w14:paraId="10BD23EE" w14:textId="4401D68D" w:rsidR="001A6117" w:rsidRPr="00A31355" w:rsidRDefault="00FA5A5D" w:rsidP="001A6117">
            <w:pPr>
              <w:rPr>
                <w:rFonts w:cstheme="minorHAnsi"/>
                <w:b/>
                <w:u w:val="single"/>
              </w:rPr>
            </w:pPr>
            <w:r>
              <w:rPr>
                <w:rFonts w:cstheme="minorHAnsi"/>
                <w:b/>
                <w:u w:val="single"/>
              </w:rPr>
              <w:t>Create a new deployment</w:t>
            </w:r>
          </w:p>
          <w:p w14:paraId="431811B7" w14:textId="77777777" w:rsidR="001A6117" w:rsidRPr="00A31355" w:rsidRDefault="001A6117" w:rsidP="001A6117">
            <w:pPr>
              <w:pStyle w:val="TableParagraph"/>
              <w:spacing w:before="8"/>
              <w:rPr>
                <w:rFonts w:asciiTheme="minorHAnsi" w:hAnsiTheme="minorHAnsi" w:cstheme="minorHAnsi"/>
                <w:b/>
                <w:szCs w:val="24"/>
              </w:rPr>
            </w:pPr>
          </w:p>
          <w:p w14:paraId="2FBE6CAB" w14:textId="6F3DB03C" w:rsidR="00FA5A5D" w:rsidRDefault="00FA5A5D" w:rsidP="00052BF3">
            <w:pPr>
              <w:pStyle w:val="ListParagraph"/>
              <w:numPr>
                <w:ilvl w:val="0"/>
                <w:numId w:val="34"/>
              </w:numPr>
              <w:rPr>
                <w:rFonts w:cstheme="minorHAnsi"/>
              </w:rPr>
            </w:pPr>
            <w:r>
              <w:rPr>
                <w:rFonts w:cstheme="minorHAnsi"/>
              </w:rPr>
              <w:t xml:space="preserve">We will now create a new deployment using the Kubernetes web GUI interface.  This time, however, we will specify the use of 2 Pods </w:t>
            </w:r>
          </w:p>
          <w:p w14:paraId="445F860D" w14:textId="36658C61" w:rsidR="00FA5A5D" w:rsidRDefault="00FA5A5D" w:rsidP="00052BF3">
            <w:pPr>
              <w:ind w:left="720"/>
              <w:rPr>
                <w:rFonts w:cstheme="minorHAnsi"/>
              </w:rPr>
            </w:pPr>
          </w:p>
          <w:p w14:paraId="70C739D4" w14:textId="18D34A90" w:rsidR="00FA5A5D" w:rsidRDefault="00FA5A5D" w:rsidP="00052BF3">
            <w:pPr>
              <w:ind w:left="1440"/>
              <w:rPr>
                <w:rFonts w:cstheme="minorHAnsi"/>
              </w:rPr>
            </w:pPr>
            <w:r>
              <w:rPr>
                <w:rFonts w:cstheme="minorHAnsi"/>
              </w:rPr>
              <w:t xml:space="preserve">Access </w:t>
            </w:r>
            <w:hyperlink r:id="rId64" w:history="1">
              <w:r w:rsidRPr="005C7F06">
                <w:rPr>
                  <w:rStyle w:val="Hyperlink"/>
                  <w:rFonts w:cstheme="minorHAnsi"/>
                </w:rPr>
                <w:t>http://192.168.99.100:30000</w:t>
              </w:r>
            </w:hyperlink>
            <w:r>
              <w:rPr>
                <w:rFonts w:cstheme="minorHAnsi"/>
              </w:rPr>
              <w:t xml:space="preserve"> on your browser</w:t>
            </w:r>
          </w:p>
          <w:p w14:paraId="4881E33B" w14:textId="77777777" w:rsidR="00FA5A5D" w:rsidRPr="00FA5A5D" w:rsidRDefault="00FA5A5D" w:rsidP="00052BF3">
            <w:pPr>
              <w:ind w:left="720"/>
              <w:rPr>
                <w:rFonts w:cstheme="minorHAnsi"/>
              </w:rPr>
            </w:pPr>
          </w:p>
          <w:p w14:paraId="38F9F0B2" w14:textId="286FF61F" w:rsidR="00FA5A5D" w:rsidRDefault="00F64FDF" w:rsidP="00052BF3">
            <w:pPr>
              <w:pStyle w:val="ListParagraph"/>
              <w:numPr>
                <w:ilvl w:val="0"/>
                <w:numId w:val="34"/>
              </w:numPr>
              <w:rPr>
                <w:rFonts w:cstheme="minorHAnsi"/>
              </w:rPr>
            </w:pPr>
            <w:r>
              <w:rPr>
                <w:rFonts w:cstheme="minorHAnsi"/>
              </w:rPr>
              <w:t>Select the “Create” button on the upper right of the page:</w:t>
            </w:r>
          </w:p>
          <w:p w14:paraId="6A41DB73" w14:textId="1DAD7DFD" w:rsidR="00F64FDF" w:rsidRDefault="00F64FDF" w:rsidP="00052BF3">
            <w:pPr>
              <w:rPr>
                <w:rFonts w:cstheme="minorHAnsi"/>
              </w:rPr>
            </w:pPr>
            <w:r>
              <w:rPr>
                <w:rFonts w:cstheme="minorHAnsi"/>
                <w:noProof/>
              </w:rPr>
              <mc:AlternateContent>
                <mc:Choice Requires="wps">
                  <w:drawing>
                    <wp:anchor distT="0" distB="0" distL="114300" distR="114300" simplePos="0" relativeHeight="251661312" behindDoc="0" locked="0" layoutInCell="1" allowOverlap="1" wp14:anchorId="23C71CB7" wp14:editId="19137ED7">
                      <wp:simplePos x="0" y="0"/>
                      <wp:positionH relativeFrom="column">
                        <wp:posOffset>4779203</wp:posOffset>
                      </wp:positionH>
                      <wp:positionV relativeFrom="paragraph">
                        <wp:posOffset>153504</wp:posOffset>
                      </wp:positionV>
                      <wp:extent cx="450574" cy="132522"/>
                      <wp:effectExtent l="0" t="0" r="45085" b="58420"/>
                      <wp:wrapNone/>
                      <wp:docPr id="39" name="Straight Arrow Connector 39"/>
                      <wp:cNvGraphicFramePr/>
                      <a:graphic xmlns:a="http://schemas.openxmlformats.org/drawingml/2006/main">
                        <a:graphicData uri="http://schemas.microsoft.com/office/word/2010/wordprocessingShape">
                          <wps:wsp>
                            <wps:cNvCnPr/>
                            <wps:spPr>
                              <a:xfrm>
                                <a:off x="0" y="0"/>
                                <a:ext cx="450574" cy="13252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A232B1" id="_x0000_t32" coordsize="21600,21600" o:spt="32" o:oned="t" path="m,l21600,21600e" filled="f">
                      <v:path arrowok="t" fillok="f" o:connecttype="none"/>
                      <o:lock v:ext="edit" shapetype="t"/>
                    </v:shapetype>
                    <v:shape id="Straight Arrow Connector 39" o:spid="_x0000_s1026" type="#_x0000_t32" style="position:absolute;margin-left:376.3pt;margin-top:12.1pt;width:35.5pt;height:10.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" strokecolor="red" strokeweight=".5pt">
                      <v:stroke endarrow="block" joinstyle="miter"/>
                    </v:shape>
                  </w:pict>
                </mc:Fallback>
              </mc:AlternateContent>
            </w:r>
            <w:r>
              <w:rPr>
                <w:rFonts w:cstheme="minorHAnsi"/>
                <w:noProof/>
              </w:rPr>
              <mc:AlternateContent>
                <mc:Choice Requires="wps">
                  <w:drawing>
                    <wp:anchor distT="0" distB="0" distL="114300" distR="114300" simplePos="0" relativeHeight="251660288" behindDoc="0" locked="0" layoutInCell="1" allowOverlap="1" wp14:anchorId="52964153" wp14:editId="1BF5CB95">
                      <wp:simplePos x="0" y="0"/>
                      <wp:positionH relativeFrom="column">
                        <wp:posOffset>5229556</wp:posOffset>
                      </wp:positionH>
                      <wp:positionV relativeFrom="paragraph">
                        <wp:posOffset>159910</wp:posOffset>
                      </wp:positionV>
                      <wp:extent cx="649356" cy="258417"/>
                      <wp:effectExtent l="0" t="0" r="11430" b="8890"/>
                      <wp:wrapNone/>
                      <wp:docPr id="38" name="Oval 38"/>
                      <wp:cNvGraphicFramePr/>
                      <a:graphic xmlns:a="http://schemas.openxmlformats.org/drawingml/2006/main">
                        <a:graphicData uri="http://schemas.microsoft.com/office/word/2010/wordprocessingShape">
                          <wps:wsp>
                            <wps:cNvSpPr/>
                            <wps:spPr>
                              <a:xfrm>
                                <a:off x="0" y="0"/>
                                <a:ext cx="649356" cy="2584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3F348" id="Oval 38" o:spid="_x0000_s1026" style="position:absolute;margin-left:411.8pt;margin-top:12.6pt;width:51.15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" filled="f" strokecolor="red" strokeweight="1pt">
                      <v:stroke joinstyle="miter"/>
                    </v:oval>
                  </w:pict>
                </mc:Fallback>
              </mc:AlternateContent>
            </w:r>
          </w:p>
          <w:p w14:paraId="7FD90EBB" w14:textId="6E2EA1A9" w:rsidR="00F64FDF" w:rsidRDefault="00F64FDF" w:rsidP="00052BF3">
            <w:pPr>
              <w:rPr>
                <w:rFonts w:cstheme="minorHAnsi"/>
              </w:rPr>
            </w:pPr>
            <w:r w:rsidRPr="00F64FDF">
              <w:rPr>
                <w:rFonts w:cstheme="minorHAnsi"/>
                <w:noProof/>
              </w:rPr>
              <w:drawing>
                <wp:inline distT="0" distB="0" distL="0" distR="0" wp14:anchorId="0DDA0E0C" wp14:editId="3F8FE5ED">
                  <wp:extent cx="5943600" cy="2164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164715"/>
                          </a:xfrm>
                          <a:prstGeom prst="rect">
                            <a:avLst/>
                          </a:prstGeom>
                        </pic:spPr>
                      </pic:pic>
                    </a:graphicData>
                  </a:graphic>
                </wp:inline>
              </w:drawing>
            </w:r>
          </w:p>
          <w:p w14:paraId="44C278AD" w14:textId="21A1CB5B" w:rsidR="00FA5A5D" w:rsidRDefault="00FA5A5D" w:rsidP="00052BF3">
            <w:pPr>
              <w:rPr>
                <w:rFonts w:cstheme="minorHAnsi"/>
              </w:rPr>
            </w:pPr>
          </w:p>
          <w:p w14:paraId="259009CC" w14:textId="25467274" w:rsidR="00FA5A5D" w:rsidRDefault="009D0FDD" w:rsidP="00052BF3">
            <w:pPr>
              <w:pStyle w:val="ListParagraph"/>
              <w:numPr>
                <w:ilvl w:val="0"/>
                <w:numId w:val="34"/>
              </w:numPr>
              <w:rPr>
                <w:rFonts w:cstheme="minorHAnsi"/>
              </w:rPr>
            </w:pPr>
            <w:r>
              <w:rPr>
                <w:rFonts w:cstheme="minorHAnsi"/>
              </w:rPr>
              <w:t>A create deployment form will appear.  Complete the form as shown below and click “Deploy”.  This will create a deployment with 2 Pods:</w:t>
            </w:r>
          </w:p>
          <w:p w14:paraId="1AA188FC" w14:textId="28F95793" w:rsidR="009D0FDD" w:rsidRDefault="009D0FDD" w:rsidP="00052BF3">
            <w:pPr>
              <w:rPr>
                <w:rFonts w:cstheme="minorHAnsi"/>
              </w:rPr>
            </w:pPr>
          </w:p>
          <w:p w14:paraId="00A170EE" w14:textId="4E7456F4" w:rsidR="009D0FDD" w:rsidRPr="009D0FDD" w:rsidRDefault="009D0FDD" w:rsidP="00052BF3">
            <w:pPr>
              <w:rPr>
                <w:rFonts w:cstheme="minorHAnsi"/>
              </w:rPr>
            </w:pPr>
            <w:r>
              <w:rPr>
                <w:rFonts w:cstheme="minorHAnsi"/>
                <w:noProof/>
              </w:rPr>
              <w:lastRenderedPageBreak/>
              <mc:AlternateContent>
                <mc:Choice Requires="wps">
                  <w:drawing>
                    <wp:anchor distT="0" distB="0" distL="114300" distR="114300" simplePos="0" relativeHeight="251665408" behindDoc="0" locked="0" layoutInCell="1" allowOverlap="1" wp14:anchorId="02607491" wp14:editId="0E7483ED">
                      <wp:simplePos x="0" y="0"/>
                      <wp:positionH relativeFrom="column">
                        <wp:posOffset>631273</wp:posOffset>
                      </wp:positionH>
                      <wp:positionV relativeFrom="paragraph">
                        <wp:posOffset>2462502</wp:posOffset>
                      </wp:positionV>
                      <wp:extent cx="298174" cy="152400"/>
                      <wp:effectExtent l="25400" t="0" r="19685" b="38100"/>
                      <wp:wrapNone/>
                      <wp:docPr id="47" name="Straight Arrow Connector 47"/>
                      <wp:cNvGraphicFramePr/>
                      <a:graphic xmlns:a="http://schemas.openxmlformats.org/drawingml/2006/main">
                        <a:graphicData uri="http://schemas.microsoft.com/office/word/2010/wordprocessingShape">
                          <wps:wsp>
                            <wps:cNvCnPr/>
                            <wps:spPr>
                              <a:xfrm flipH="1">
                                <a:off x="0" y="0"/>
                                <a:ext cx="298174"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5172E" id="Straight Arrow Connector 47" o:spid="_x0000_s1026" type="#_x0000_t32" style="position:absolute;margin-left:49.7pt;margin-top:193.9pt;width:23.5pt;height:1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" strokecolor="red" strokeweight=".5pt">
                      <v:stroke endarrow="block" joinstyle="miter"/>
                    </v:shape>
                  </w:pict>
                </mc:Fallback>
              </mc:AlternateContent>
            </w:r>
            <w:r>
              <w:rPr>
                <w:rFonts w:cstheme="minorHAnsi"/>
                <w:noProof/>
              </w:rPr>
              <mc:AlternateContent>
                <mc:Choice Requires="wps">
                  <w:drawing>
                    <wp:anchor distT="0" distB="0" distL="114300" distR="114300" simplePos="0" relativeHeight="251663360" behindDoc="0" locked="0" layoutInCell="1" allowOverlap="1" wp14:anchorId="1268EF4B" wp14:editId="26F5D1DF">
                      <wp:simplePos x="0" y="0"/>
                      <wp:positionH relativeFrom="column">
                        <wp:posOffset>40668</wp:posOffset>
                      </wp:positionH>
                      <wp:positionV relativeFrom="paragraph">
                        <wp:posOffset>2567249</wp:posOffset>
                      </wp:positionV>
                      <wp:extent cx="649356" cy="258417"/>
                      <wp:effectExtent l="0" t="0" r="11430" b="8890"/>
                      <wp:wrapNone/>
                      <wp:docPr id="42" name="Oval 42"/>
                      <wp:cNvGraphicFramePr/>
                      <a:graphic xmlns:a="http://schemas.openxmlformats.org/drawingml/2006/main">
                        <a:graphicData uri="http://schemas.microsoft.com/office/word/2010/wordprocessingShape">
                          <wps:wsp>
                            <wps:cNvSpPr/>
                            <wps:spPr>
                              <a:xfrm>
                                <a:off x="0" y="0"/>
                                <a:ext cx="649356" cy="2584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F42105" id="Oval 42" o:spid="_x0000_s1026" style="position:absolute;margin-left:3.2pt;margin-top:202.15pt;width:51.15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" filled="f" strokecolor="red" strokeweight="1pt">
                      <v:stroke joinstyle="miter"/>
                    </v:oval>
                  </w:pict>
                </mc:Fallback>
              </mc:AlternateContent>
            </w:r>
            <w:r w:rsidRPr="009D0FDD">
              <w:rPr>
                <w:rFonts w:cstheme="minorHAnsi"/>
                <w:noProof/>
              </w:rPr>
              <w:drawing>
                <wp:inline distT="0" distB="0" distL="0" distR="0" wp14:anchorId="517C2895" wp14:editId="3F812962">
                  <wp:extent cx="5943600" cy="29171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917190"/>
                          </a:xfrm>
                          <a:prstGeom prst="rect">
                            <a:avLst/>
                          </a:prstGeom>
                        </pic:spPr>
                      </pic:pic>
                    </a:graphicData>
                  </a:graphic>
                </wp:inline>
              </w:drawing>
            </w:r>
          </w:p>
          <w:p w14:paraId="612320E7" w14:textId="7908458B" w:rsidR="009D0FDD" w:rsidRDefault="009D0FDD" w:rsidP="009D0FDD">
            <w:pPr>
              <w:pStyle w:val="ListParagraph"/>
              <w:ind w:left="1080"/>
              <w:rPr>
                <w:rFonts w:cstheme="minorHAnsi"/>
              </w:rPr>
            </w:pPr>
          </w:p>
          <w:p w14:paraId="59CD1B90" w14:textId="2F64F0BD" w:rsidR="009D0FDD" w:rsidRDefault="009D0FDD" w:rsidP="009D0FDD">
            <w:pPr>
              <w:pStyle w:val="ListParagraph"/>
              <w:ind w:left="1080"/>
              <w:rPr>
                <w:rFonts w:cstheme="minorHAnsi"/>
              </w:rPr>
            </w:pPr>
          </w:p>
          <w:p w14:paraId="7632B71C" w14:textId="1DD0C0D5" w:rsidR="009D0FDD" w:rsidRDefault="009D0FDD" w:rsidP="009D0FDD">
            <w:pPr>
              <w:pStyle w:val="ListParagraph"/>
              <w:ind w:left="1080"/>
              <w:rPr>
                <w:rFonts w:cstheme="minorHAnsi"/>
              </w:rPr>
            </w:pPr>
          </w:p>
          <w:p w14:paraId="6C8272A2" w14:textId="77777777" w:rsidR="009D0FDD" w:rsidRDefault="009D0FDD" w:rsidP="009D0FDD">
            <w:pPr>
              <w:pStyle w:val="ListParagraph"/>
              <w:ind w:left="1080"/>
              <w:rPr>
                <w:rFonts w:cstheme="minorHAnsi"/>
              </w:rPr>
            </w:pPr>
          </w:p>
          <w:p w14:paraId="46F9EEA4" w14:textId="0311CD54" w:rsidR="00FA5A5D" w:rsidRDefault="009D0FDD" w:rsidP="00052BF3">
            <w:pPr>
              <w:pStyle w:val="ListParagraph"/>
              <w:numPr>
                <w:ilvl w:val="0"/>
                <w:numId w:val="34"/>
              </w:numPr>
              <w:rPr>
                <w:rFonts w:cstheme="minorHAnsi"/>
              </w:rPr>
            </w:pPr>
            <w:r>
              <w:rPr>
                <w:rFonts w:cstheme="minorHAnsi"/>
              </w:rPr>
              <w:t>Create a new service as before using the following command:</w:t>
            </w:r>
          </w:p>
          <w:p w14:paraId="17669333" w14:textId="0DE09AAE" w:rsidR="009D0FDD" w:rsidRDefault="009D0FDD" w:rsidP="00052BF3">
            <w:pPr>
              <w:rPr>
                <w:rFonts w:cstheme="minorHAnsi"/>
              </w:rPr>
            </w:pPr>
          </w:p>
          <w:p w14:paraId="09DCDAD6" w14:textId="2E41D0E9" w:rsidR="000F47FA" w:rsidRPr="0042645C" w:rsidRDefault="000F47FA" w:rsidP="000F47FA">
            <w:pPr>
              <w:pStyle w:val="ListParagraph"/>
              <w:ind w:left="1183"/>
              <w:rPr>
                <w:rFonts w:cstheme="minorHAnsi"/>
              </w:rPr>
            </w:pPr>
            <w:r w:rsidRPr="0042645C">
              <w:t xml:space="preserve">~$ </w:t>
            </w:r>
            <w:proofErr w:type="spellStart"/>
            <w:r w:rsidRPr="0042645C">
              <w:t>kubectl</w:t>
            </w:r>
            <w:proofErr w:type="spellEnd"/>
            <w:r w:rsidRPr="0042645C">
              <w:t xml:space="preserve"> expose deployment </w:t>
            </w:r>
            <w:proofErr w:type="spellStart"/>
            <w:r>
              <w:t>mygame</w:t>
            </w:r>
            <w:proofErr w:type="spellEnd"/>
            <w:r w:rsidRPr="0042645C">
              <w:t xml:space="preserve"> --type=</w:t>
            </w:r>
            <w:proofErr w:type="spellStart"/>
            <w:r w:rsidRPr="0042645C">
              <w:t>NodePort</w:t>
            </w:r>
            <w:proofErr w:type="spellEnd"/>
            <w:r>
              <w:t xml:space="preserve"> --port 80 </w:t>
            </w:r>
            <w:r w:rsidRPr="0042645C">
              <w:t xml:space="preserve">--name </w:t>
            </w:r>
            <w:proofErr w:type="spellStart"/>
            <w:r>
              <w:rPr>
                <w:i/>
              </w:rPr>
              <w:t>mygame</w:t>
            </w:r>
            <w:proofErr w:type="spellEnd"/>
            <w:r>
              <w:rPr>
                <w:i/>
              </w:rPr>
              <w:t>-service</w:t>
            </w:r>
          </w:p>
          <w:p w14:paraId="7C9AC9B1" w14:textId="11A9E532" w:rsidR="009D0FDD" w:rsidRDefault="009D0FDD" w:rsidP="00052BF3">
            <w:pPr>
              <w:rPr>
                <w:rFonts w:cstheme="minorHAnsi"/>
              </w:rPr>
            </w:pPr>
          </w:p>
          <w:p w14:paraId="3DCA5C59" w14:textId="17458A1E" w:rsidR="009D0FDD" w:rsidRDefault="009D0FDD" w:rsidP="00052BF3">
            <w:pPr>
              <w:rPr>
                <w:rFonts w:cstheme="minorHAnsi"/>
              </w:rPr>
            </w:pPr>
          </w:p>
          <w:p w14:paraId="61D054D2" w14:textId="77777777" w:rsidR="009D0FDD" w:rsidRPr="009D0FDD" w:rsidRDefault="009D0FDD" w:rsidP="00052BF3">
            <w:pPr>
              <w:rPr>
                <w:rFonts w:cstheme="minorHAnsi"/>
              </w:rPr>
            </w:pPr>
          </w:p>
          <w:p w14:paraId="1701979E" w14:textId="7A54C0BD" w:rsidR="009D0FDD" w:rsidRDefault="000F47FA" w:rsidP="00052BF3">
            <w:pPr>
              <w:pStyle w:val="ListParagraph"/>
              <w:numPr>
                <w:ilvl w:val="0"/>
                <w:numId w:val="34"/>
              </w:numPr>
              <w:rPr>
                <w:rFonts w:cstheme="minorHAnsi"/>
              </w:rPr>
            </w:pPr>
            <w:r>
              <w:rPr>
                <w:rFonts w:cstheme="minorHAnsi"/>
              </w:rPr>
              <w:t>Identify the port for the new service:</w:t>
            </w:r>
          </w:p>
          <w:p w14:paraId="20730334" w14:textId="37908C24" w:rsidR="000F47FA" w:rsidRDefault="000F47FA" w:rsidP="00052BF3">
            <w:pPr>
              <w:rPr>
                <w:rFonts w:cstheme="minorHAnsi"/>
              </w:rPr>
            </w:pPr>
          </w:p>
          <w:p w14:paraId="3F5D07BC" w14:textId="1072667C" w:rsidR="000F47FA" w:rsidRPr="000F47FA" w:rsidRDefault="000F47FA" w:rsidP="00052BF3">
            <w:pPr>
              <w:ind w:left="1080"/>
              <w:rPr>
                <w:rFonts w:cstheme="minorHAnsi"/>
              </w:rPr>
            </w:pPr>
            <w:r>
              <w:rPr>
                <w:rFonts w:cstheme="minorHAnsi"/>
              </w:rPr>
              <w:t>~</w:t>
            </w:r>
            <w:proofErr w:type="gramStart"/>
            <w:r>
              <w:rPr>
                <w:rFonts w:cstheme="minorHAnsi"/>
              </w:rPr>
              <w:t xml:space="preserve">$ </w:t>
            </w:r>
            <w:r w:rsidRPr="00BB7CB9">
              <w:rPr>
                <w:rFonts w:cstheme="minorHAnsi"/>
                <w:b/>
              </w:rPr>
              <w:t xml:space="preserve"> </w:t>
            </w:r>
            <w:proofErr w:type="spellStart"/>
            <w:r w:rsidRPr="00BB7CB9">
              <w:rPr>
                <w:rFonts w:cstheme="minorHAnsi"/>
              </w:rPr>
              <w:t>kubectl</w:t>
            </w:r>
            <w:proofErr w:type="spellEnd"/>
            <w:proofErr w:type="gramEnd"/>
            <w:r w:rsidRPr="00BB7CB9">
              <w:rPr>
                <w:rFonts w:cstheme="minorHAnsi"/>
              </w:rPr>
              <w:t xml:space="preserve"> describe services </w:t>
            </w:r>
            <w:proofErr w:type="spellStart"/>
            <w:r>
              <w:rPr>
                <w:rFonts w:cstheme="minorHAnsi"/>
              </w:rPr>
              <w:t>mygame</w:t>
            </w:r>
            <w:proofErr w:type="spellEnd"/>
            <w:r>
              <w:rPr>
                <w:rFonts w:cstheme="minorHAnsi"/>
              </w:rPr>
              <w:t>-service</w:t>
            </w:r>
          </w:p>
          <w:p w14:paraId="32D8BE09" w14:textId="77777777" w:rsidR="00FA5A5D" w:rsidRDefault="00FA5A5D" w:rsidP="00052BF3">
            <w:pPr>
              <w:rPr>
                <w:rFonts w:cstheme="minorHAnsi"/>
              </w:rPr>
            </w:pPr>
          </w:p>
          <w:p w14:paraId="69FFAB91" w14:textId="797E3AA6" w:rsidR="001A6117" w:rsidRPr="00FA5A5D" w:rsidRDefault="000F47FA" w:rsidP="00052BF3">
            <w:r w:rsidRPr="00586664">
              <w:rPr>
                <w:rFonts w:cstheme="minorHAnsi"/>
                <w:noProof/>
              </w:rPr>
              <w:lastRenderedPageBreak/>
              <w:drawing>
                <wp:inline distT="0" distB="0" distL="0" distR="0" wp14:anchorId="62629216" wp14:editId="591D787B">
                  <wp:extent cx="5638800" cy="2082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8800" cy="2082800"/>
                          </a:xfrm>
                          <a:prstGeom prst="rect">
                            <a:avLst/>
                          </a:prstGeom>
                        </pic:spPr>
                      </pic:pic>
                    </a:graphicData>
                  </a:graphic>
                </wp:inline>
              </w:drawing>
            </w:r>
          </w:p>
          <w:p w14:paraId="1065C9C6" w14:textId="77777777" w:rsidR="001A6117" w:rsidRPr="001B01E4" w:rsidRDefault="001A6117" w:rsidP="001A6117">
            <w:pPr>
              <w:rPr>
                <w:rFonts w:cstheme="minorHAnsi"/>
              </w:rPr>
            </w:pPr>
          </w:p>
          <w:p w14:paraId="4F2FC383" w14:textId="77777777" w:rsidR="00804663" w:rsidRPr="0042645C" w:rsidRDefault="00804663" w:rsidP="003E3E5A">
            <w:pPr>
              <w:rPr>
                <w:rFonts w:cstheme="minorHAnsi"/>
              </w:rPr>
            </w:pPr>
          </w:p>
          <w:p w14:paraId="0FF619A4" w14:textId="1E50AFAF" w:rsidR="001A6117" w:rsidRDefault="000F47FA" w:rsidP="001A6117">
            <w:pPr>
              <w:pStyle w:val="ListParagraph"/>
              <w:numPr>
                <w:ilvl w:val="0"/>
                <w:numId w:val="34"/>
              </w:numPr>
              <w:rPr>
                <w:rFonts w:cstheme="minorHAnsi"/>
              </w:rPr>
            </w:pPr>
            <w:r>
              <w:rPr>
                <w:rFonts w:cstheme="minorHAnsi"/>
              </w:rPr>
              <w:t>Confirm that the application is now deployed:</w:t>
            </w:r>
          </w:p>
          <w:p w14:paraId="1D8DD046" w14:textId="77777777" w:rsidR="000F47FA" w:rsidRPr="000F47FA" w:rsidRDefault="000F47FA" w:rsidP="00052BF3">
            <w:pPr>
              <w:rPr>
                <w:rFonts w:cstheme="minorHAnsi"/>
              </w:rPr>
            </w:pPr>
          </w:p>
          <w:p w14:paraId="27AA5C10" w14:textId="4D9A873C" w:rsidR="000F47FA" w:rsidRPr="00BB7CB9" w:rsidRDefault="000F47FA" w:rsidP="000F47FA">
            <w:pPr>
              <w:pStyle w:val="ListParagraph"/>
              <w:ind w:left="1183"/>
              <w:rPr>
                <w:rFonts w:cstheme="minorHAnsi"/>
              </w:rPr>
            </w:pPr>
            <w:r>
              <w:rPr>
                <w:rFonts w:cstheme="minorHAnsi"/>
              </w:rPr>
              <w:t>http://</w:t>
            </w:r>
            <w:r w:rsidRPr="00BB7CB9">
              <w:rPr>
                <w:rFonts w:cstheme="minorHAnsi"/>
              </w:rPr>
              <w:t xml:space="preserve"> 192.168.99.100:</w:t>
            </w:r>
            <w:r w:rsidRPr="00BB7CB9">
              <w:rPr>
                <w:rFonts w:cstheme="minorHAnsi"/>
                <w:i/>
              </w:rPr>
              <w:t>&lt;your port number&gt;</w:t>
            </w:r>
          </w:p>
          <w:p w14:paraId="6220C667" w14:textId="77777777" w:rsidR="006B2FF5" w:rsidRDefault="006B2FF5" w:rsidP="001A6117">
            <w:pPr>
              <w:pStyle w:val="ListParagraph"/>
              <w:ind w:left="1080"/>
              <w:rPr>
                <w:rFonts w:cstheme="minorHAnsi"/>
              </w:rPr>
            </w:pPr>
          </w:p>
          <w:p w14:paraId="27C4334A" w14:textId="31574897" w:rsidR="00804663" w:rsidRDefault="00804663" w:rsidP="006B2FF5">
            <w:pPr>
              <w:jc w:val="center"/>
              <w:rPr>
                <w:rFonts w:cstheme="minorHAnsi"/>
              </w:rPr>
            </w:pPr>
          </w:p>
          <w:p w14:paraId="2CF06823" w14:textId="706FE50A" w:rsidR="00804663" w:rsidRPr="0042645C" w:rsidRDefault="00804663" w:rsidP="003E3E5A">
            <w:pPr>
              <w:jc w:val="center"/>
              <w:rPr>
                <w:rFonts w:cstheme="minorHAnsi"/>
              </w:rPr>
            </w:pPr>
          </w:p>
          <w:p w14:paraId="1DD7E0C8" w14:textId="77777777" w:rsidR="00804663" w:rsidRPr="00A31355" w:rsidRDefault="00804663" w:rsidP="003E3E5A">
            <w:pPr>
              <w:pStyle w:val="TableParagraph"/>
              <w:tabs>
                <w:tab w:val="left" w:pos="824"/>
              </w:tabs>
              <w:spacing w:before="15"/>
              <w:ind w:left="823"/>
              <w:rPr>
                <w:rFonts w:asciiTheme="minorHAnsi" w:hAnsiTheme="minorHAnsi" w:cstheme="minorHAnsi"/>
              </w:rPr>
            </w:pPr>
          </w:p>
        </w:tc>
      </w:tr>
      <w:tr w:rsidR="000F47FA" w:rsidRPr="00A31355" w14:paraId="56ABACD1" w14:textId="77777777" w:rsidTr="003E3E5A">
        <w:tc>
          <w:tcPr>
            <w:tcW w:w="385" w:type="pct"/>
          </w:tcPr>
          <w:p w14:paraId="6D6084D9" w14:textId="7CDE13FB" w:rsidR="000F47FA" w:rsidRPr="00A31355" w:rsidRDefault="000F47FA" w:rsidP="003E3E5A">
            <w:pPr>
              <w:jc w:val="center"/>
              <w:rPr>
                <w:rFonts w:cstheme="minorHAnsi"/>
              </w:rPr>
            </w:pPr>
            <w:r>
              <w:rPr>
                <w:rFonts w:cstheme="minorHAnsi"/>
              </w:rPr>
              <w:lastRenderedPageBreak/>
              <w:t>2</w:t>
            </w:r>
          </w:p>
        </w:tc>
        <w:tc>
          <w:tcPr>
            <w:tcW w:w="4615" w:type="pct"/>
          </w:tcPr>
          <w:p w14:paraId="32116577" w14:textId="3B7577BB" w:rsidR="000F47FA" w:rsidRDefault="000F47FA" w:rsidP="000F47FA">
            <w:pPr>
              <w:rPr>
                <w:rFonts w:cstheme="minorHAnsi"/>
                <w:b/>
                <w:u w:val="single"/>
              </w:rPr>
            </w:pPr>
            <w:r>
              <w:rPr>
                <w:rFonts w:cstheme="minorHAnsi"/>
                <w:b/>
                <w:u w:val="single"/>
              </w:rPr>
              <w:t xml:space="preserve">Explore the </w:t>
            </w:r>
            <w:proofErr w:type="spellStart"/>
            <w:r w:rsidR="0082440E">
              <w:rPr>
                <w:rFonts w:cstheme="minorHAnsi"/>
                <w:b/>
                <w:u w:val="single"/>
              </w:rPr>
              <w:t>ReplicaSet</w:t>
            </w:r>
            <w:proofErr w:type="spellEnd"/>
            <w:r>
              <w:rPr>
                <w:rFonts w:cstheme="minorHAnsi"/>
                <w:b/>
                <w:u w:val="single"/>
              </w:rPr>
              <w:t xml:space="preserve"> Policy</w:t>
            </w:r>
          </w:p>
          <w:p w14:paraId="56C143F4" w14:textId="1FB3A8AA" w:rsidR="000F47FA" w:rsidRDefault="000F47FA" w:rsidP="000F47FA">
            <w:pPr>
              <w:rPr>
                <w:rFonts w:cstheme="minorHAnsi"/>
                <w:b/>
                <w:u w:val="single"/>
              </w:rPr>
            </w:pPr>
          </w:p>
          <w:p w14:paraId="4387048C" w14:textId="5ECF4D0C" w:rsidR="0082440E" w:rsidRDefault="000F47FA" w:rsidP="00052BF3">
            <w:pPr>
              <w:pStyle w:val="ListParagraph"/>
              <w:numPr>
                <w:ilvl w:val="0"/>
                <w:numId w:val="43"/>
              </w:numPr>
              <w:rPr>
                <w:rFonts w:cstheme="minorHAnsi"/>
              </w:rPr>
            </w:pPr>
            <w:r>
              <w:rPr>
                <w:rFonts w:cstheme="minorHAnsi"/>
              </w:rPr>
              <w:t xml:space="preserve">We will now examine the </w:t>
            </w:r>
            <w:proofErr w:type="spellStart"/>
            <w:r w:rsidR="0082440E">
              <w:rPr>
                <w:rFonts w:cstheme="minorHAnsi"/>
              </w:rPr>
              <w:t>ReplicaSet</w:t>
            </w:r>
            <w:proofErr w:type="spellEnd"/>
            <w:r>
              <w:rPr>
                <w:rFonts w:cstheme="minorHAnsi"/>
              </w:rPr>
              <w:t xml:space="preserve"> in more detail.  As you may recall, </w:t>
            </w:r>
            <w:r w:rsidR="0082440E">
              <w:rPr>
                <w:rFonts w:cstheme="minorHAnsi"/>
              </w:rPr>
              <w:t>a</w:t>
            </w:r>
            <w:r>
              <w:rPr>
                <w:rFonts w:cstheme="minorHAnsi"/>
              </w:rPr>
              <w:t xml:space="preserve"> </w:t>
            </w:r>
            <w:proofErr w:type="spellStart"/>
            <w:r w:rsidR="0082440E">
              <w:rPr>
                <w:rFonts w:cstheme="minorHAnsi"/>
              </w:rPr>
              <w:t>ReplicaSet</w:t>
            </w:r>
            <w:proofErr w:type="spellEnd"/>
            <w:r>
              <w:rPr>
                <w:rFonts w:cstheme="minorHAnsi"/>
              </w:rPr>
              <w:t xml:space="preserve"> manages a policy that governs the </w:t>
            </w:r>
            <w:r w:rsidR="0082440E">
              <w:rPr>
                <w:rFonts w:cstheme="minorHAnsi"/>
              </w:rPr>
              <w:t>how and when Pods are deployed, including the recovery of a failed Pod.  This recovery is based a policy established during or after a deployment.  The policy is specified in a YAML formatted file that is location within the Kubernetes Cluster.  With the proper permissions, this file can be viewed or edited within the Kubernetes dashboard.</w:t>
            </w:r>
          </w:p>
          <w:p w14:paraId="1B9961C7" w14:textId="67E41C27" w:rsidR="0082440E" w:rsidRDefault="0082440E" w:rsidP="00052BF3">
            <w:pPr>
              <w:pStyle w:val="ListParagraph"/>
              <w:ind w:left="1080"/>
              <w:rPr>
                <w:rFonts w:cstheme="minorHAnsi"/>
              </w:rPr>
            </w:pPr>
          </w:p>
          <w:p w14:paraId="3518EF17" w14:textId="3003B875" w:rsidR="0082440E" w:rsidRDefault="0082440E" w:rsidP="00052BF3">
            <w:pPr>
              <w:pStyle w:val="ListParagraph"/>
              <w:ind w:left="1080"/>
              <w:rPr>
                <w:rFonts w:cstheme="minorHAnsi"/>
              </w:rPr>
            </w:pPr>
            <w:r>
              <w:rPr>
                <w:rFonts w:cstheme="minorHAnsi"/>
              </w:rPr>
              <w:t>Access the Kubernetes dashboard:</w:t>
            </w:r>
          </w:p>
          <w:p w14:paraId="19C83FF7" w14:textId="137652E1" w:rsidR="0082440E" w:rsidRDefault="0082440E" w:rsidP="00052BF3">
            <w:pPr>
              <w:pStyle w:val="ListParagraph"/>
              <w:ind w:left="1080"/>
              <w:rPr>
                <w:rFonts w:cstheme="minorHAnsi"/>
              </w:rPr>
            </w:pPr>
          </w:p>
          <w:p w14:paraId="3D56306B" w14:textId="11D9E7B0" w:rsidR="0082440E" w:rsidRDefault="0082440E" w:rsidP="00052BF3">
            <w:pPr>
              <w:pStyle w:val="ListParagraph"/>
              <w:ind w:left="2160"/>
              <w:rPr>
                <w:rFonts w:cstheme="minorHAnsi"/>
              </w:rPr>
            </w:pPr>
            <w:r>
              <w:rPr>
                <w:rFonts w:cstheme="minorHAnsi"/>
              </w:rPr>
              <w:t>http://192.168.99.100:30000</w:t>
            </w:r>
          </w:p>
          <w:p w14:paraId="36898E9E" w14:textId="77777777" w:rsidR="0082440E" w:rsidRDefault="0082440E" w:rsidP="00052BF3">
            <w:pPr>
              <w:pStyle w:val="ListParagraph"/>
              <w:ind w:left="1080"/>
              <w:rPr>
                <w:rFonts w:cstheme="minorHAnsi"/>
              </w:rPr>
            </w:pPr>
          </w:p>
          <w:p w14:paraId="3F4255DC" w14:textId="26F67ECA" w:rsidR="0082440E" w:rsidRDefault="0082440E" w:rsidP="00052BF3">
            <w:pPr>
              <w:pStyle w:val="ListParagraph"/>
              <w:numPr>
                <w:ilvl w:val="0"/>
                <w:numId w:val="43"/>
              </w:numPr>
              <w:rPr>
                <w:rFonts w:cstheme="minorHAnsi"/>
              </w:rPr>
            </w:pPr>
            <w:r>
              <w:rPr>
                <w:rFonts w:cstheme="minorHAnsi"/>
              </w:rPr>
              <w:t xml:space="preserve">Navigate to the </w:t>
            </w:r>
            <w:proofErr w:type="spellStart"/>
            <w:r>
              <w:rPr>
                <w:rFonts w:cstheme="minorHAnsi"/>
              </w:rPr>
              <w:t>ReplicaSet</w:t>
            </w:r>
            <w:proofErr w:type="spellEnd"/>
            <w:r>
              <w:rPr>
                <w:rFonts w:cstheme="minorHAnsi"/>
              </w:rPr>
              <w:t xml:space="preserve"> for the game application (it was created automatically when you performed the deployment).  </w:t>
            </w:r>
            <w:r w:rsidR="00824396">
              <w:rPr>
                <w:rFonts w:cstheme="minorHAnsi"/>
              </w:rPr>
              <w:t>Click</w:t>
            </w:r>
            <w:r>
              <w:rPr>
                <w:rFonts w:cstheme="minorHAnsi"/>
              </w:rPr>
              <w:t xml:space="preserve"> on the </w:t>
            </w:r>
            <w:r w:rsidR="00824396">
              <w:rPr>
                <w:rFonts w:cstheme="minorHAnsi"/>
              </w:rPr>
              <w:t xml:space="preserve">ellipsis (the 3 dot) symbol on the </w:t>
            </w:r>
            <w:proofErr w:type="gramStart"/>
            <w:r w:rsidR="00824396">
              <w:rPr>
                <w:rFonts w:cstheme="minorHAnsi"/>
              </w:rPr>
              <w:t>right hand</w:t>
            </w:r>
            <w:proofErr w:type="gramEnd"/>
            <w:r w:rsidR="00824396">
              <w:rPr>
                <w:rFonts w:cstheme="minorHAnsi"/>
              </w:rPr>
              <w:t xml:space="preserve"> side and select “View/Edit YAML”.</w:t>
            </w:r>
            <w:r w:rsidR="00824396">
              <w:rPr>
                <w:noProof/>
              </w:rPr>
              <w:t xml:space="preserve"> </w:t>
            </w:r>
          </w:p>
          <w:p w14:paraId="2DB9E451" w14:textId="07FE88B5" w:rsidR="0082440E" w:rsidRDefault="0082440E" w:rsidP="00052BF3">
            <w:pPr>
              <w:pStyle w:val="ListParagraph"/>
              <w:ind w:left="1080"/>
              <w:rPr>
                <w:rFonts w:cstheme="minorHAnsi"/>
              </w:rPr>
            </w:pPr>
          </w:p>
          <w:p w14:paraId="4CD25E72" w14:textId="2065EA2A" w:rsidR="0082440E" w:rsidRDefault="00824396" w:rsidP="00052BF3">
            <w:pPr>
              <w:pStyle w:val="ListParagraph"/>
              <w:ind w:left="0"/>
              <w:rPr>
                <w:rFonts w:cstheme="minorHAnsi"/>
              </w:rPr>
            </w:pPr>
            <w:r w:rsidRPr="00824396">
              <w:rPr>
                <w:rFonts w:cstheme="minorHAnsi"/>
                <w:noProof/>
              </w:rPr>
              <w:lastRenderedPageBreak/>
              <mc:AlternateContent>
                <mc:Choice Requires="wps">
                  <w:drawing>
                    <wp:anchor distT="0" distB="0" distL="114300" distR="114300" simplePos="0" relativeHeight="251667456" behindDoc="0" locked="0" layoutInCell="1" allowOverlap="1" wp14:anchorId="5AEDA9B1" wp14:editId="00D51A70">
                      <wp:simplePos x="0" y="0"/>
                      <wp:positionH relativeFrom="column">
                        <wp:posOffset>5587586</wp:posOffset>
                      </wp:positionH>
                      <wp:positionV relativeFrom="paragraph">
                        <wp:posOffset>1495094</wp:posOffset>
                      </wp:positionV>
                      <wp:extent cx="218440" cy="152400"/>
                      <wp:effectExtent l="0" t="0" r="10160" b="12700"/>
                      <wp:wrapNone/>
                      <wp:docPr id="50" name="Oval 50"/>
                      <wp:cNvGraphicFramePr/>
                      <a:graphic xmlns:a="http://schemas.openxmlformats.org/drawingml/2006/main">
                        <a:graphicData uri="http://schemas.microsoft.com/office/word/2010/wordprocessingShape">
                          <wps:wsp>
                            <wps:cNvSpPr/>
                            <wps:spPr>
                              <a:xfrm>
                                <a:off x="0" y="0"/>
                                <a:ext cx="21844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B1665" id="Oval 50" o:spid="_x0000_s1026" style="position:absolute;margin-left:439.95pt;margin-top:117.7pt;width:17.2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" filled="f" strokecolor="red" strokeweight="1pt">
                      <v:stroke joinstyle="miter"/>
                    </v:oval>
                  </w:pict>
                </mc:Fallback>
              </mc:AlternateContent>
            </w:r>
            <w:r w:rsidRPr="00824396">
              <w:rPr>
                <w:rFonts w:cstheme="minorHAnsi"/>
                <w:noProof/>
              </w:rPr>
              <mc:AlternateContent>
                <mc:Choice Requires="wps">
                  <w:drawing>
                    <wp:anchor distT="0" distB="0" distL="114300" distR="114300" simplePos="0" relativeHeight="251668480" behindDoc="0" locked="0" layoutInCell="1" allowOverlap="1" wp14:anchorId="4665950E" wp14:editId="28E3A1D9">
                      <wp:simplePos x="0" y="0"/>
                      <wp:positionH relativeFrom="column">
                        <wp:posOffset>5421934</wp:posOffset>
                      </wp:positionH>
                      <wp:positionV relativeFrom="paragraph">
                        <wp:posOffset>1369198</wp:posOffset>
                      </wp:positionV>
                      <wp:extent cx="205408" cy="139148"/>
                      <wp:effectExtent l="0" t="0" r="48895" b="38735"/>
                      <wp:wrapNone/>
                      <wp:docPr id="51" name="Straight Arrow Connector 51"/>
                      <wp:cNvGraphicFramePr/>
                      <a:graphic xmlns:a="http://schemas.openxmlformats.org/drawingml/2006/main">
                        <a:graphicData uri="http://schemas.microsoft.com/office/word/2010/wordprocessingShape">
                          <wps:wsp>
                            <wps:cNvCnPr/>
                            <wps:spPr>
                              <a:xfrm>
                                <a:off x="0" y="0"/>
                                <a:ext cx="205408" cy="1391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9CF32" id="Straight Arrow Connector 51" o:spid="_x0000_s1026" type="#_x0000_t32" style="position:absolute;margin-left:426.9pt;margin-top:107.8pt;width:16.15pt;height:1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" strokecolor="red" strokeweight=".5pt">
                      <v:stroke endarrow="block" joinstyle="miter"/>
                    </v:shape>
                  </w:pict>
                </mc:Fallback>
              </mc:AlternateContent>
            </w:r>
            <w:r w:rsidR="0082440E" w:rsidRPr="0082440E">
              <w:rPr>
                <w:rFonts w:cstheme="minorHAnsi"/>
                <w:noProof/>
              </w:rPr>
              <w:drawing>
                <wp:inline distT="0" distB="0" distL="0" distR="0" wp14:anchorId="4DED6063" wp14:editId="39CF3B3F">
                  <wp:extent cx="5943600" cy="27635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63520"/>
                          </a:xfrm>
                          <a:prstGeom prst="rect">
                            <a:avLst/>
                          </a:prstGeom>
                        </pic:spPr>
                      </pic:pic>
                    </a:graphicData>
                  </a:graphic>
                </wp:inline>
              </w:drawing>
            </w:r>
          </w:p>
          <w:p w14:paraId="29192F41" w14:textId="54F97A7E" w:rsidR="0082440E" w:rsidRDefault="0082440E" w:rsidP="00052BF3">
            <w:pPr>
              <w:pStyle w:val="ListParagraph"/>
              <w:ind w:left="1080"/>
              <w:rPr>
                <w:rFonts w:cstheme="minorHAnsi"/>
              </w:rPr>
            </w:pPr>
          </w:p>
          <w:p w14:paraId="3533EF7E" w14:textId="3AE8F4E0" w:rsidR="0082440E" w:rsidRDefault="0082440E" w:rsidP="00052BF3">
            <w:pPr>
              <w:pStyle w:val="ListParagraph"/>
              <w:ind w:left="1080"/>
              <w:rPr>
                <w:rFonts w:cstheme="minorHAnsi"/>
              </w:rPr>
            </w:pPr>
          </w:p>
          <w:p w14:paraId="16070088" w14:textId="5B48F65C" w:rsidR="00824396" w:rsidRDefault="00824396" w:rsidP="00052BF3">
            <w:pPr>
              <w:pStyle w:val="ListParagraph"/>
              <w:ind w:left="0"/>
              <w:rPr>
                <w:rFonts w:cstheme="minorHAnsi"/>
              </w:rPr>
            </w:pPr>
            <w:r w:rsidRPr="00824396">
              <w:rPr>
                <w:rFonts w:cstheme="minorHAnsi"/>
                <w:noProof/>
              </w:rPr>
              <mc:AlternateContent>
                <mc:Choice Requires="wps">
                  <w:drawing>
                    <wp:anchor distT="0" distB="0" distL="114300" distR="114300" simplePos="0" relativeHeight="251671552" behindDoc="0" locked="0" layoutInCell="1" allowOverlap="1" wp14:anchorId="27D912F7" wp14:editId="4529CEFC">
                      <wp:simplePos x="0" y="0"/>
                      <wp:positionH relativeFrom="column">
                        <wp:posOffset>5128895</wp:posOffset>
                      </wp:positionH>
                      <wp:positionV relativeFrom="paragraph">
                        <wp:posOffset>1776095</wp:posOffset>
                      </wp:positionV>
                      <wp:extent cx="205105" cy="139065"/>
                      <wp:effectExtent l="0" t="0" r="48895" b="38735"/>
                      <wp:wrapNone/>
                      <wp:docPr id="55" name="Straight Arrow Connector 55"/>
                      <wp:cNvGraphicFramePr/>
                      <a:graphic xmlns:a="http://schemas.openxmlformats.org/drawingml/2006/main">
                        <a:graphicData uri="http://schemas.microsoft.com/office/word/2010/wordprocessingShape">
                          <wps:wsp>
                            <wps:cNvCnPr/>
                            <wps:spPr>
                              <a:xfrm>
                                <a:off x="0" y="0"/>
                                <a:ext cx="205105" cy="1390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84AA7" id="Straight Arrow Connector 55" o:spid="_x0000_s1026" type="#_x0000_t32" style="position:absolute;margin-left:403.85pt;margin-top:139.85pt;width:16.15pt;height:1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" strokecolor="red" strokeweight=".5pt">
                      <v:stroke endarrow="block" joinstyle="miter"/>
                    </v:shape>
                  </w:pict>
                </mc:Fallback>
              </mc:AlternateContent>
            </w:r>
            <w:r w:rsidRPr="00824396">
              <w:rPr>
                <w:rFonts w:cstheme="minorHAnsi"/>
                <w:noProof/>
              </w:rPr>
              <mc:AlternateContent>
                <mc:Choice Requires="wps">
                  <w:drawing>
                    <wp:anchor distT="0" distB="0" distL="114300" distR="114300" simplePos="0" relativeHeight="251670528" behindDoc="0" locked="0" layoutInCell="1" allowOverlap="1" wp14:anchorId="32B2D0AA" wp14:editId="1C07575E">
                      <wp:simplePos x="0" y="0"/>
                      <wp:positionH relativeFrom="column">
                        <wp:posOffset>5295872</wp:posOffset>
                      </wp:positionH>
                      <wp:positionV relativeFrom="paragraph">
                        <wp:posOffset>1899948</wp:posOffset>
                      </wp:positionV>
                      <wp:extent cx="609600" cy="165652"/>
                      <wp:effectExtent l="0" t="0" r="12700" b="12700"/>
                      <wp:wrapNone/>
                      <wp:docPr id="54" name="Oval 54"/>
                      <wp:cNvGraphicFramePr/>
                      <a:graphic xmlns:a="http://schemas.openxmlformats.org/drawingml/2006/main">
                        <a:graphicData uri="http://schemas.microsoft.com/office/word/2010/wordprocessingShape">
                          <wps:wsp>
                            <wps:cNvSpPr/>
                            <wps:spPr>
                              <a:xfrm>
                                <a:off x="0" y="0"/>
                                <a:ext cx="609600" cy="1656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3B3369" id="Oval 54" o:spid="_x0000_s1026" style="position:absolute;margin-left:417pt;margin-top:149.6pt;width:48pt;height:1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" filled="f" strokecolor="red" strokeweight="1pt">
                      <v:stroke joinstyle="miter"/>
                    </v:oval>
                  </w:pict>
                </mc:Fallback>
              </mc:AlternateContent>
            </w:r>
            <w:r w:rsidRPr="00824396">
              <w:rPr>
                <w:rFonts w:cstheme="minorHAnsi"/>
                <w:noProof/>
              </w:rPr>
              <w:drawing>
                <wp:inline distT="0" distB="0" distL="0" distR="0" wp14:anchorId="5CB53984" wp14:editId="63336DB6">
                  <wp:extent cx="5943600" cy="21424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42490"/>
                          </a:xfrm>
                          <a:prstGeom prst="rect">
                            <a:avLst/>
                          </a:prstGeom>
                        </pic:spPr>
                      </pic:pic>
                    </a:graphicData>
                  </a:graphic>
                </wp:inline>
              </w:drawing>
            </w:r>
          </w:p>
          <w:p w14:paraId="7F6D37D2" w14:textId="11F1595F" w:rsidR="0082440E" w:rsidRDefault="0082440E" w:rsidP="00052BF3">
            <w:pPr>
              <w:pStyle w:val="ListParagraph"/>
              <w:ind w:left="1080"/>
              <w:rPr>
                <w:rFonts w:cstheme="minorHAnsi"/>
              </w:rPr>
            </w:pPr>
          </w:p>
          <w:p w14:paraId="3451FB90" w14:textId="3FD70C9B" w:rsidR="00824396" w:rsidRDefault="00824396" w:rsidP="00052BF3">
            <w:pPr>
              <w:pStyle w:val="ListParagraph"/>
              <w:ind w:left="1080"/>
              <w:rPr>
                <w:rFonts w:cstheme="minorHAnsi"/>
              </w:rPr>
            </w:pPr>
          </w:p>
          <w:p w14:paraId="72E62F37" w14:textId="77777777" w:rsidR="00824396" w:rsidRDefault="00824396" w:rsidP="00052BF3">
            <w:pPr>
              <w:pStyle w:val="ListParagraph"/>
              <w:ind w:left="1080"/>
              <w:rPr>
                <w:rFonts w:cstheme="minorHAnsi"/>
              </w:rPr>
            </w:pPr>
          </w:p>
          <w:p w14:paraId="3E543F13" w14:textId="486B23AF" w:rsidR="0082440E" w:rsidRDefault="00824396" w:rsidP="00052BF3">
            <w:pPr>
              <w:pStyle w:val="ListParagraph"/>
              <w:numPr>
                <w:ilvl w:val="0"/>
                <w:numId w:val="43"/>
              </w:numPr>
              <w:rPr>
                <w:rFonts w:cstheme="minorHAnsi"/>
              </w:rPr>
            </w:pPr>
            <w:r>
              <w:rPr>
                <w:rFonts w:cstheme="minorHAnsi"/>
              </w:rPr>
              <w:t xml:space="preserve">Navigate to the “Spec” section of the YAML and notice that the number of replicas specified is 2.  This means that the policy of this </w:t>
            </w:r>
            <w:proofErr w:type="spellStart"/>
            <w:r>
              <w:rPr>
                <w:rFonts w:cstheme="minorHAnsi"/>
              </w:rPr>
              <w:t>ReplicaSet</w:t>
            </w:r>
            <w:proofErr w:type="spellEnd"/>
            <w:r>
              <w:rPr>
                <w:rFonts w:cstheme="minorHAnsi"/>
              </w:rPr>
              <w:t xml:space="preserve"> is set to maintain 2 active Pods running the game application.  This is because we specified 2 Pods when we created the deployment in the previous step.</w:t>
            </w:r>
          </w:p>
          <w:p w14:paraId="5144DD72" w14:textId="1D25269C" w:rsidR="00824396" w:rsidRDefault="00824396" w:rsidP="00824396">
            <w:pPr>
              <w:rPr>
                <w:rFonts w:cstheme="minorHAnsi"/>
              </w:rPr>
            </w:pPr>
          </w:p>
          <w:p w14:paraId="3546EB97" w14:textId="533C1496" w:rsidR="00824396" w:rsidRDefault="00824396" w:rsidP="00824396">
            <w:pPr>
              <w:rPr>
                <w:rFonts w:cstheme="minorHAnsi"/>
              </w:rPr>
            </w:pPr>
            <w:r w:rsidRPr="00824396">
              <w:rPr>
                <w:rFonts w:cstheme="minorHAnsi"/>
                <w:noProof/>
              </w:rPr>
              <w:lastRenderedPageBreak/>
              <mc:AlternateContent>
                <mc:Choice Requires="wps">
                  <w:drawing>
                    <wp:anchor distT="0" distB="0" distL="114300" distR="114300" simplePos="0" relativeHeight="251674624" behindDoc="0" locked="0" layoutInCell="1" allowOverlap="1" wp14:anchorId="09FACBA6" wp14:editId="3378F484">
                      <wp:simplePos x="0" y="0"/>
                      <wp:positionH relativeFrom="column">
                        <wp:posOffset>419238</wp:posOffset>
                      </wp:positionH>
                      <wp:positionV relativeFrom="paragraph">
                        <wp:posOffset>2654659</wp:posOffset>
                      </wp:positionV>
                      <wp:extent cx="205409" cy="178904"/>
                      <wp:effectExtent l="0" t="0" r="48895" b="37465"/>
                      <wp:wrapNone/>
                      <wp:docPr id="58" name="Straight Arrow Connector 58"/>
                      <wp:cNvGraphicFramePr/>
                      <a:graphic xmlns:a="http://schemas.openxmlformats.org/drawingml/2006/main">
                        <a:graphicData uri="http://schemas.microsoft.com/office/word/2010/wordprocessingShape">
                          <wps:wsp>
                            <wps:cNvCnPr/>
                            <wps:spPr>
                              <a:xfrm>
                                <a:off x="0" y="0"/>
                                <a:ext cx="205409" cy="17890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17507" id="Straight Arrow Connector 58" o:spid="_x0000_s1026" type="#_x0000_t32" style="position:absolute;margin-left:33pt;margin-top:209.05pt;width:16.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" strokecolor="red" strokeweight=".5pt">
                      <v:stroke endarrow="block" joinstyle="miter"/>
                    </v:shape>
                  </w:pict>
                </mc:Fallback>
              </mc:AlternateContent>
            </w:r>
            <w:r w:rsidRPr="00824396">
              <w:rPr>
                <w:rFonts w:cstheme="minorHAnsi"/>
                <w:noProof/>
              </w:rPr>
              <mc:AlternateContent>
                <mc:Choice Requires="wps">
                  <w:drawing>
                    <wp:anchor distT="0" distB="0" distL="114300" distR="114300" simplePos="0" relativeHeight="251673600" behindDoc="0" locked="0" layoutInCell="1" allowOverlap="1" wp14:anchorId="12C763F1" wp14:editId="6AAD08DA">
                      <wp:simplePos x="0" y="0"/>
                      <wp:positionH relativeFrom="column">
                        <wp:posOffset>584889</wp:posOffset>
                      </wp:positionH>
                      <wp:positionV relativeFrom="paragraph">
                        <wp:posOffset>2780554</wp:posOffset>
                      </wp:positionV>
                      <wp:extent cx="980661" cy="291547"/>
                      <wp:effectExtent l="0" t="0" r="10160" b="13335"/>
                      <wp:wrapNone/>
                      <wp:docPr id="57" name="Oval 57"/>
                      <wp:cNvGraphicFramePr/>
                      <a:graphic xmlns:a="http://schemas.openxmlformats.org/drawingml/2006/main">
                        <a:graphicData uri="http://schemas.microsoft.com/office/word/2010/wordprocessingShape">
                          <wps:wsp>
                            <wps:cNvSpPr/>
                            <wps:spPr>
                              <a:xfrm>
                                <a:off x="0" y="0"/>
                                <a:ext cx="980661" cy="2915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2CB84" id="Oval 57" o:spid="_x0000_s1026" style="position:absolute;margin-left:46.05pt;margin-top:218.95pt;width:77.2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" filled="f" strokecolor="red" strokeweight="1pt">
                      <v:stroke joinstyle="miter"/>
                    </v:oval>
                  </w:pict>
                </mc:Fallback>
              </mc:AlternateContent>
            </w:r>
            <w:r w:rsidRPr="00824396">
              <w:rPr>
                <w:rFonts w:cstheme="minorHAnsi"/>
                <w:noProof/>
              </w:rPr>
              <w:drawing>
                <wp:inline distT="0" distB="0" distL="0" distR="0" wp14:anchorId="7F659AAF" wp14:editId="365C32D7">
                  <wp:extent cx="4864100" cy="482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4100" cy="4826000"/>
                          </a:xfrm>
                          <a:prstGeom prst="rect">
                            <a:avLst/>
                          </a:prstGeom>
                        </pic:spPr>
                      </pic:pic>
                    </a:graphicData>
                  </a:graphic>
                </wp:inline>
              </w:drawing>
            </w:r>
          </w:p>
          <w:p w14:paraId="77E44105" w14:textId="1EC2561F" w:rsidR="00824396" w:rsidRPr="00824396" w:rsidRDefault="00824396" w:rsidP="00824396">
            <w:pPr>
              <w:rPr>
                <w:rFonts w:cstheme="minorHAnsi"/>
              </w:rPr>
            </w:pPr>
          </w:p>
          <w:p w14:paraId="411E0918" w14:textId="74901958" w:rsidR="0082440E" w:rsidRDefault="00742503" w:rsidP="00052BF3">
            <w:pPr>
              <w:pStyle w:val="ListParagraph"/>
              <w:numPr>
                <w:ilvl w:val="0"/>
                <w:numId w:val="43"/>
              </w:numPr>
              <w:rPr>
                <w:rFonts w:cstheme="minorHAnsi"/>
              </w:rPr>
            </w:pPr>
            <w:r>
              <w:rPr>
                <w:rFonts w:cstheme="minorHAnsi"/>
              </w:rPr>
              <w:t>Click “cancel” to close the YAML file.</w:t>
            </w:r>
          </w:p>
          <w:p w14:paraId="09F15477" w14:textId="77777777" w:rsidR="0082440E" w:rsidRPr="0082440E" w:rsidRDefault="0082440E" w:rsidP="0082440E">
            <w:pPr>
              <w:rPr>
                <w:rFonts w:cstheme="minorHAnsi"/>
              </w:rPr>
            </w:pPr>
          </w:p>
          <w:p w14:paraId="2AD55F09" w14:textId="77777777" w:rsidR="000F47FA" w:rsidDel="00FA5A5D" w:rsidRDefault="000F47FA" w:rsidP="001A6117">
            <w:pPr>
              <w:rPr>
                <w:rFonts w:cstheme="minorHAnsi"/>
                <w:b/>
                <w:u w:val="single"/>
              </w:rPr>
            </w:pPr>
          </w:p>
        </w:tc>
      </w:tr>
      <w:tr w:rsidR="00804663" w:rsidRPr="00A31355" w14:paraId="7C4F9846" w14:textId="77777777" w:rsidTr="003E3E5A">
        <w:trPr>
          <w:trHeight w:val="20"/>
        </w:trPr>
        <w:tc>
          <w:tcPr>
            <w:tcW w:w="385" w:type="pct"/>
          </w:tcPr>
          <w:p w14:paraId="3FE1F00A" w14:textId="77777777" w:rsidR="00804663" w:rsidRPr="00A31355" w:rsidRDefault="00804663" w:rsidP="003E3E5A">
            <w:pPr>
              <w:jc w:val="center"/>
              <w:rPr>
                <w:rFonts w:cstheme="minorHAnsi"/>
              </w:rPr>
            </w:pPr>
            <w:r w:rsidRPr="00A31355">
              <w:rPr>
                <w:rFonts w:cstheme="minorHAnsi"/>
              </w:rPr>
              <w:lastRenderedPageBreak/>
              <w:t>2</w:t>
            </w:r>
          </w:p>
        </w:tc>
        <w:tc>
          <w:tcPr>
            <w:tcW w:w="4615" w:type="pct"/>
          </w:tcPr>
          <w:p w14:paraId="4C84F0AF" w14:textId="063F2B1C" w:rsidR="00A24E6C" w:rsidRDefault="00A24E6C" w:rsidP="00A24E6C">
            <w:pPr>
              <w:rPr>
                <w:rFonts w:cstheme="minorHAnsi"/>
                <w:b/>
                <w:u w:val="single"/>
              </w:rPr>
            </w:pPr>
            <w:r>
              <w:rPr>
                <w:rFonts w:cstheme="minorHAnsi"/>
                <w:b/>
                <w:u w:val="single"/>
              </w:rPr>
              <w:t xml:space="preserve">Simulate a </w:t>
            </w:r>
            <w:r w:rsidR="004D2D5D">
              <w:rPr>
                <w:rFonts w:cstheme="minorHAnsi"/>
                <w:b/>
                <w:u w:val="single"/>
              </w:rPr>
              <w:t xml:space="preserve">Pod </w:t>
            </w:r>
            <w:r>
              <w:rPr>
                <w:rFonts w:cstheme="minorHAnsi"/>
                <w:b/>
                <w:u w:val="single"/>
              </w:rPr>
              <w:t>Failure</w:t>
            </w:r>
          </w:p>
          <w:p w14:paraId="23124DC1" w14:textId="77777777" w:rsidR="00A24E6C" w:rsidRDefault="00A24E6C" w:rsidP="00A24E6C">
            <w:pPr>
              <w:rPr>
                <w:rFonts w:cstheme="minorHAnsi"/>
                <w:b/>
                <w:u w:val="single"/>
              </w:rPr>
            </w:pPr>
          </w:p>
          <w:p w14:paraId="692DB519" w14:textId="7E1B1FA3" w:rsidR="00A24E6C" w:rsidRDefault="00A24E6C" w:rsidP="00A24E6C">
            <w:pPr>
              <w:pStyle w:val="ListParagraph"/>
              <w:numPr>
                <w:ilvl w:val="0"/>
                <w:numId w:val="36"/>
              </w:numPr>
              <w:rPr>
                <w:rFonts w:cstheme="minorHAnsi"/>
              </w:rPr>
            </w:pPr>
            <w:r>
              <w:rPr>
                <w:rFonts w:cstheme="minorHAnsi"/>
              </w:rPr>
              <w:t xml:space="preserve">We will now use a </w:t>
            </w:r>
            <w:proofErr w:type="spellStart"/>
            <w:r w:rsidR="00742503">
              <w:rPr>
                <w:rFonts w:cstheme="minorHAnsi"/>
              </w:rPr>
              <w:t>kubectl</w:t>
            </w:r>
            <w:proofErr w:type="spellEnd"/>
            <w:r w:rsidR="00742503">
              <w:rPr>
                <w:rFonts w:cstheme="minorHAnsi"/>
              </w:rPr>
              <w:t xml:space="preserve"> </w:t>
            </w:r>
            <w:r>
              <w:rPr>
                <w:rFonts w:cstheme="minorHAnsi"/>
              </w:rPr>
              <w:t xml:space="preserve">command to simulate the failure of </w:t>
            </w:r>
            <w:r w:rsidR="00742503">
              <w:rPr>
                <w:rFonts w:cstheme="minorHAnsi"/>
              </w:rPr>
              <w:t>a Pod</w:t>
            </w:r>
            <w:r>
              <w:rPr>
                <w:rFonts w:cstheme="minorHAnsi"/>
              </w:rPr>
              <w:t xml:space="preserve">.  To do this, find the </w:t>
            </w:r>
            <w:r w:rsidR="00742503">
              <w:rPr>
                <w:rFonts w:cstheme="minorHAnsi"/>
              </w:rPr>
              <w:t xml:space="preserve">Pod </w:t>
            </w:r>
            <w:r>
              <w:rPr>
                <w:rFonts w:cstheme="minorHAnsi"/>
              </w:rPr>
              <w:t>ID</w:t>
            </w:r>
            <w:r w:rsidR="00742503">
              <w:rPr>
                <w:rFonts w:cstheme="minorHAnsi"/>
              </w:rPr>
              <w:t>s</w:t>
            </w:r>
            <w:r>
              <w:rPr>
                <w:rFonts w:cstheme="minorHAnsi"/>
              </w:rPr>
              <w:t xml:space="preserve"> for </w:t>
            </w:r>
            <w:r w:rsidR="00742503">
              <w:rPr>
                <w:rFonts w:cstheme="minorHAnsi"/>
              </w:rPr>
              <w:t>the running Pods</w:t>
            </w:r>
            <w:r w:rsidR="00DA1485">
              <w:rPr>
                <w:rFonts w:cstheme="minorHAnsi"/>
              </w:rPr>
              <w:t xml:space="preserve"> using the following command:</w:t>
            </w:r>
          </w:p>
          <w:p w14:paraId="1343439A" w14:textId="77777777" w:rsidR="00DA1485" w:rsidRPr="00DA1485" w:rsidRDefault="00DA1485" w:rsidP="00052BF3">
            <w:pPr>
              <w:rPr>
                <w:rFonts w:cstheme="minorHAnsi"/>
              </w:rPr>
            </w:pPr>
          </w:p>
          <w:p w14:paraId="19B498A8" w14:textId="317BFA53" w:rsidR="00A24E6C" w:rsidRDefault="00A24E6C" w:rsidP="00A24E6C">
            <w:pPr>
              <w:pStyle w:val="ListParagraph"/>
              <w:ind w:left="1183"/>
            </w:pPr>
            <w:r>
              <w:rPr>
                <w:rFonts w:cstheme="minorHAnsi"/>
              </w:rPr>
              <w:t xml:space="preserve">~$ </w:t>
            </w:r>
            <w:proofErr w:type="spellStart"/>
            <w:r w:rsidR="00DA1485">
              <w:t>kubectl</w:t>
            </w:r>
            <w:proofErr w:type="spellEnd"/>
            <w:r w:rsidR="00DA1485">
              <w:t xml:space="preserve"> get pods</w:t>
            </w:r>
          </w:p>
          <w:p w14:paraId="1B1B9703" w14:textId="04AECFA6" w:rsidR="00DA1485" w:rsidRDefault="00DA1485" w:rsidP="00A24E6C">
            <w:pPr>
              <w:pStyle w:val="ListParagraph"/>
              <w:ind w:left="1183"/>
            </w:pPr>
          </w:p>
          <w:p w14:paraId="4160C342" w14:textId="75D773BD" w:rsidR="00DA1485" w:rsidRPr="00A24E6C" w:rsidRDefault="00DA1485" w:rsidP="00A24E6C">
            <w:pPr>
              <w:pStyle w:val="ListParagraph"/>
              <w:ind w:left="1183"/>
              <w:rPr>
                <w:rFonts w:cstheme="minorHAnsi"/>
              </w:rPr>
            </w:pPr>
            <w:r>
              <w:t>The command will list the 2 running pods and their names.</w:t>
            </w:r>
          </w:p>
          <w:p w14:paraId="40511729" w14:textId="77777777" w:rsidR="00A24E6C" w:rsidRPr="00883307" w:rsidRDefault="00A24E6C" w:rsidP="00A24E6C">
            <w:pPr>
              <w:rPr>
                <w:rFonts w:cstheme="minorHAnsi"/>
                <w:highlight w:val="red"/>
              </w:rPr>
            </w:pPr>
          </w:p>
          <w:p w14:paraId="4B1A4999" w14:textId="61185400" w:rsidR="00DA1485" w:rsidRDefault="00DA1485" w:rsidP="00A24E6C">
            <w:pPr>
              <w:pStyle w:val="ListParagraph"/>
              <w:numPr>
                <w:ilvl w:val="0"/>
                <w:numId w:val="36"/>
              </w:numPr>
              <w:rPr>
                <w:rFonts w:cstheme="minorHAnsi"/>
              </w:rPr>
            </w:pPr>
            <w:r>
              <w:rPr>
                <w:rFonts w:cstheme="minorHAnsi"/>
              </w:rPr>
              <w:t>Enter the following command to delete one of the Pods (it does not matter which one)</w:t>
            </w:r>
            <w:r w:rsidR="00315127">
              <w:rPr>
                <w:rFonts w:cstheme="minorHAnsi"/>
              </w:rPr>
              <w:t xml:space="preserve">.  Copy </w:t>
            </w:r>
            <w:r>
              <w:rPr>
                <w:rFonts w:cstheme="minorHAnsi"/>
              </w:rPr>
              <w:t>the name from the output of the previous step.</w:t>
            </w:r>
          </w:p>
          <w:p w14:paraId="51DCB4E0" w14:textId="63C4CF45" w:rsidR="00DA1485" w:rsidRDefault="00DA1485" w:rsidP="00052BF3">
            <w:pPr>
              <w:rPr>
                <w:rFonts w:cstheme="minorHAnsi"/>
              </w:rPr>
            </w:pPr>
          </w:p>
          <w:p w14:paraId="105082A1" w14:textId="4D35718F" w:rsidR="00DA1485" w:rsidRDefault="00DA1485" w:rsidP="00052BF3">
            <w:pPr>
              <w:ind w:left="1183"/>
              <w:rPr>
                <w:rFonts w:cstheme="minorHAnsi"/>
              </w:rPr>
            </w:pPr>
            <w:r>
              <w:rPr>
                <w:rFonts w:cstheme="minorHAnsi"/>
              </w:rPr>
              <w:t xml:space="preserve">~$ </w:t>
            </w:r>
            <w:proofErr w:type="spellStart"/>
            <w:r>
              <w:rPr>
                <w:rFonts w:cstheme="minorHAnsi"/>
              </w:rPr>
              <w:t>kubectl</w:t>
            </w:r>
            <w:proofErr w:type="spellEnd"/>
            <w:r>
              <w:rPr>
                <w:rFonts w:cstheme="minorHAnsi"/>
              </w:rPr>
              <w:t xml:space="preserve"> delete pods </w:t>
            </w:r>
            <w:r w:rsidRPr="00052BF3">
              <w:rPr>
                <w:rFonts w:cstheme="minorHAnsi"/>
                <w:i/>
              </w:rPr>
              <w:t>&lt;the name of one of your Pods&gt;</w:t>
            </w:r>
            <w:r>
              <w:rPr>
                <w:rFonts w:cstheme="minorHAnsi"/>
              </w:rPr>
              <w:t>.</w:t>
            </w:r>
          </w:p>
          <w:p w14:paraId="387A39A2" w14:textId="77777777" w:rsidR="00DA1485" w:rsidRPr="00DA1485" w:rsidRDefault="00DA1485" w:rsidP="00052BF3">
            <w:pPr>
              <w:rPr>
                <w:rFonts w:cstheme="minorHAnsi"/>
              </w:rPr>
            </w:pPr>
          </w:p>
          <w:p w14:paraId="01F2473B" w14:textId="7C3F0E0D" w:rsidR="00A24E6C" w:rsidRDefault="00A24E6C" w:rsidP="00A24E6C">
            <w:pPr>
              <w:pStyle w:val="ListParagraph"/>
              <w:numPr>
                <w:ilvl w:val="0"/>
                <w:numId w:val="36"/>
              </w:numPr>
              <w:rPr>
                <w:rFonts w:cstheme="minorHAnsi"/>
              </w:rPr>
            </w:pPr>
            <w:r>
              <w:rPr>
                <w:rFonts w:cstheme="minorHAnsi"/>
              </w:rPr>
              <w:t xml:space="preserve">Immediately return to and refresh the Kubernetes dashboard.  While the container will only take a few seconds to recover, you may see the failure </w:t>
            </w:r>
            <w:r w:rsidR="00DA1485">
              <w:rPr>
                <w:rFonts w:cstheme="minorHAnsi"/>
              </w:rPr>
              <w:t xml:space="preserve">while the old Pod is being shutdown </w:t>
            </w:r>
            <w:r>
              <w:rPr>
                <w:rFonts w:cstheme="minorHAnsi"/>
              </w:rPr>
              <w:t>reflected as shown below</w:t>
            </w:r>
            <w:r w:rsidR="00DA1485">
              <w:rPr>
                <w:rFonts w:cstheme="minorHAnsi"/>
              </w:rPr>
              <w:t xml:space="preserve">.  However, notice that </w:t>
            </w:r>
            <w:proofErr w:type="spellStart"/>
            <w:r w:rsidR="00DA1485">
              <w:rPr>
                <w:rFonts w:cstheme="minorHAnsi"/>
              </w:rPr>
              <w:t>ReplicaSet</w:t>
            </w:r>
            <w:proofErr w:type="spellEnd"/>
            <w:r w:rsidR="00DA1485">
              <w:rPr>
                <w:rFonts w:cstheme="minorHAnsi"/>
              </w:rPr>
              <w:t xml:space="preserve"> automatically recovered by create a new Pod with a new name.</w:t>
            </w:r>
          </w:p>
          <w:p w14:paraId="67B12364" w14:textId="6F2D5021" w:rsidR="00A24E6C" w:rsidRDefault="00A24E6C" w:rsidP="00A24E6C">
            <w:pPr>
              <w:rPr>
                <w:rFonts w:cstheme="minorHAnsi"/>
              </w:rPr>
            </w:pPr>
          </w:p>
          <w:p w14:paraId="3867F90D" w14:textId="1A0B0901" w:rsidR="00A24E6C" w:rsidRPr="00A24E6C" w:rsidRDefault="00DA1485" w:rsidP="00A24E6C">
            <w:pPr>
              <w:jc w:val="center"/>
              <w:rPr>
                <w:rFonts w:cstheme="minorHAnsi"/>
              </w:rPr>
            </w:pPr>
            <w:r w:rsidRPr="00DA1485">
              <w:rPr>
                <w:rFonts w:cstheme="minorHAnsi"/>
                <w:noProof/>
              </w:rPr>
              <w:drawing>
                <wp:inline distT="0" distB="0" distL="0" distR="0" wp14:anchorId="041E4DEF" wp14:editId="19A07CA1">
                  <wp:extent cx="5943600" cy="23126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12670"/>
                          </a:xfrm>
                          <a:prstGeom prst="rect">
                            <a:avLst/>
                          </a:prstGeom>
                        </pic:spPr>
                      </pic:pic>
                    </a:graphicData>
                  </a:graphic>
                </wp:inline>
              </w:drawing>
            </w:r>
          </w:p>
          <w:p w14:paraId="432BA46C" w14:textId="038E39E5" w:rsidR="00804663" w:rsidRPr="00A31355" w:rsidRDefault="00804663" w:rsidP="00052BF3">
            <w:pPr>
              <w:rPr>
                <w:rFonts w:cstheme="minorHAnsi"/>
                <w:b/>
                <w:u w:val="single"/>
              </w:rPr>
            </w:pPr>
          </w:p>
        </w:tc>
      </w:tr>
      <w:tr w:rsidR="00804663" w:rsidRPr="00A31355" w14:paraId="600B93B9" w14:textId="77777777" w:rsidTr="003E3E5A">
        <w:trPr>
          <w:trHeight w:val="20"/>
        </w:trPr>
        <w:tc>
          <w:tcPr>
            <w:tcW w:w="385" w:type="pct"/>
          </w:tcPr>
          <w:p w14:paraId="1491BBDB" w14:textId="77777777" w:rsidR="00804663" w:rsidRPr="00A31355" w:rsidRDefault="00804663" w:rsidP="003E3E5A">
            <w:pPr>
              <w:jc w:val="center"/>
              <w:rPr>
                <w:rFonts w:cstheme="minorHAnsi"/>
              </w:rPr>
            </w:pPr>
            <w:r w:rsidRPr="00A31355">
              <w:rPr>
                <w:rFonts w:cstheme="minorHAnsi"/>
              </w:rPr>
              <w:lastRenderedPageBreak/>
              <w:t>3</w:t>
            </w:r>
          </w:p>
        </w:tc>
        <w:tc>
          <w:tcPr>
            <w:tcW w:w="4615" w:type="pct"/>
          </w:tcPr>
          <w:p w14:paraId="3B1694C8" w14:textId="77777777" w:rsidR="005D1BB6" w:rsidRDefault="005D1BB6" w:rsidP="005D1BB6">
            <w:pPr>
              <w:rPr>
                <w:rFonts w:cstheme="minorHAnsi"/>
                <w:b/>
                <w:u w:val="single"/>
              </w:rPr>
            </w:pPr>
            <w:r>
              <w:rPr>
                <w:rFonts w:cstheme="minorHAnsi"/>
                <w:b/>
                <w:u w:val="single"/>
              </w:rPr>
              <w:t>Observe how quickly the cluster recovers from the failure</w:t>
            </w:r>
          </w:p>
          <w:p w14:paraId="6C567FCA" w14:textId="77777777" w:rsidR="005D1BB6" w:rsidRDefault="005D1BB6" w:rsidP="005D1BB6">
            <w:pPr>
              <w:rPr>
                <w:rFonts w:cstheme="minorHAnsi"/>
                <w:b/>
                <w:u w:val="single"/>
              </w:rPr>
            </w:pPr>
          </w:p>
          <w:p w14:paraId="4D715EFE" w14:textId="638E440C" w:rsidR="005D1BB6" w:rsidRDefault="00DA1485" w:rsidP="00052BF3">
            <w:pPr>
              <w:pStyle w:val="ListParagraph"/>
              <w:numPr>
                <w:ilvl w:val="0"/>
                <w:numId w:val="44"/>
              </w:numPr>
              <w:rPr>
                <w:rFonts w:cstheme="minorHAnsi"/>
              </w:rPr>
            </w:pPr>
            <w:r>
              <w:rPr>
                <w:rFonts w:cstheme="minorHAnsi"/>
              </w:rPr>
              <w:t>Wait approximately 1 minute and r</w:t>
            </w:r>
            <w:r w:rsidR="005D1BB6">
              <w:rPr>
                <w:rFonts w:cstheme="minorHAnsi"/>
              </w:rPr>
              <w:t xml:space="preserve">efresh the dashboard page again.  Notice that the status is now green </w:t>
            </w:r>
            <w:proofErr w:type="gramStart"/>
            <w:r w:rsidR="005D1BB6">
              <w:rPr>
                <w:rFonts w:cstheme="minorHAnsi"/>
              </w:rPr>
              <w:t>again, and</w:t>
            </w:r>
            <w:proofErr w:type="gramEnd"/>
            <w:r w:rsidR="005D1BB6">
              <w:rPr>
                <w:rFonts w:cstheme="minorHAnsi"/>
              </w:rPr>
              <w:t xml:space="preserve"> </w:t>
            </w:r>
            <w:r>
              <w:rPr>
                <w:rFonts w:cstheme="minorHAnsi"/>
              </w:rPr>
              <w:t>are up and running</w:t>
            </w:r>
            <w:r w:rsidR="005D1BB6">
              <w:rPr>
                <w:rFonts w:cstheme="minorHAnsi"/>
              </w:rPr>
              <w:t>.</w:t>
            </w:r>
          </w:p>
          <w:p w14:paraId="77C255B4" w14:textId="797DAC7F" w:rsidR="005D1BB6" w:rsidRDefault="005D1BB6" w:rsidP="005D1BB6">
            <w:pPr>
              <w:rPr>
                <w:rFonts w:cstheme="minorHAnsi"/>
              </w:rPr>
            </w:pPr>
          </w:p>
          <w:p w14:paraId="654F89E2" w14:textId="63D57612" w:rsidR="005D1BB6" w:rsidRDefault="00DA1485" w:rsidP="005D1BB6">
            <w:pPr>
              <w:jc w:val="center"/>
              <w:rPr>
                <w:rFonts w:cstheme="minorHAnsi"/>
              </w:rPr>
            </w:pPr>
            <w:r w:rsidRPr="00DA1485">
              <w:rPr>
                <w:rFonts w:cstheme="minorHAnsi"/>
                <w:noProof/>
              </w:rPr>
              <w:drawing>
                <wp:inline distT="0" distB="0" distL="0" distR="0" wp14:anchorId="28034FC7" wp14:editId="22184176">
                  <wp:extent cx="5943600" cy="26377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37790"/>
                          </a:xfrm>
                          <a:prstGeom prst="rect">
                            <a:avLst/>
                          </a:prstGeom>
                        </pic:spPr>
                      </pic:pic>
                    </a:graphicData>
                  </a:graphic>
                </wp:inline>
              </w:drawing>
            </w:r>
          </w:p>
          <w:p w14:paraId="35FAF239" w14:textId="77777777" w:rsidR="005D1BB6" w:rsidRPr="005D1BB6" w:rsidRDefault="005D1BB6" w:rsidP="005D1BB6">
            <w:pPr>
              <w:jc w:val="center"/>
              <w:rPr>
                <w:rFonts w:cstheme="minorHAnsi"/>
              </w:rPr>
            </w:pPr>
          </w:p>
          <w:p w14:paraId="0C66DAFF" w14:textId="77777777" w:rsidR="00DA1485" w:rsidRDefault="00DA1485" w:rsidP="00052BF3">
            <w:pPr>
              <w:pStyle w:val="ListParagraph"/>
              <w:numPr>
                <w:ilvl w:val="0"/>
                <w:numId w:val="44"/>
              </w:numPr>
              <w:rPr>
                <w:rFonts w:cstheme="minorHAnsi"/>
              </w:rPr>
            </w:pPr>
            <w:r>
              <w:rPr>
                <w:rFonts w:cstheme="minorHAnsi"/>
              </w:rPr>
              <w:t>You should also still be able to access the game via the URL:</w:t>
            </w:r>
          </w:p>
          <w:p w14:paraId="530A821C" w14:textId="77777777" w:rsidR="00DA1485" w:rsidRDefault="00DA1485" w:rsidP="00052BF3">
            <w:pPr>
              <w:pStyle w:val="ListParagraph"/>
              <w:ind w:left="1183"/>
              <w:rPr>
                <w:rFonts w:cstheme="minorHAnsi"/>
              </w:rPr>
            </w:pPr>
          </w:p>
          <w:p w14:paraId="36DABD2D" w14:textId="58FEDD0B" w:rsidR="00DA1485" w:rsidRPr="00052BF3" w:rsidRDefault="00DA1485" w:rsidP="00052BF3">
            <w:pPr>
              <w:pStyle w:val="ListParagraph"/>
              <w:ind w:left="1183"/>
              <w:rPr>
                <w:rFonts w:cstheme="minorHAnsi"/>
                <w:i/>
              </w:rPr>
            </w:pPr>
            <w:hyperlink r:id="rId72" w:history="1">
              <w:r w:rsidRPr="00B64491">
                <w:rPr>
                  <w:rStyle w:val="Hyperlink"/>
                  <w:rFonts w:ascii="Arial" w:hAnsi="Arial" w:cstheme="minorHAnsi"/>
                  <w:sz w:val="22"/>
                </w:rPr>
                <w:t>http://192.168.99.100</w:t>
              </w:r>
              <w:r w:rsidRPr="00052BF3">
                <w:rPr>
                  <w:rStyle w:val="Hyperlink"/>
                  <w:rFonts w:ascii="Arial" w:hAnsi="Arial" w:cstheme="minorHAnsi"/>
                  <w:i/>
                  <w:sz w:val="22"/>
                </w:rPr>
                <w:t>:&lt;your</w:t>
              </w:r>
            </w:hyperlink>
            <w:r w:rsidRPr="00052BF3">
              <w:rPr>
                <w:rFonts w:cstheme="minorHAnsi"/>
                <w:i/>
              </w:rPr>
              <w:t xml:space="preserve"> port number&gt;</w:t>
            </w:r>
          </w:p>
          <w:p w14:paraId="7A065584" w14:textId="79A889FE" w:rsidR="005D1BB6" w:rsidRPr="005D1BB6" w:rsidRDefault="005D1BB6" w:rsidP="00B64491">
            <w:pPr>
              <w:pStyle w:val="ListParagraph"/>
              <w:ind w:left="1183"/>
              <w:rPr>
                <w:rFonts w:cstheme="minorHAnsi"/>
              </w:rPr>
            </w:pPr>
          </w:p>
        </w:tc>
      </w:tr>
    </w:tbl>
    <w:p w14:paraId="372F1A44" w14:textId="77777777" w:rsidR="00804663" w:rsidRDefault="00804663" w:rsidP="00804663">
      <w:pPr>
        <w:pStyle w:val="Heading2"/>
      </w:pPr>
    </w:p>
    <w:p w14:paraId="250F786C" w14:textId="79C81578" w:rsidR="00804663" w:rsidRDefault="009E6AB0" w:rsidP="00804663">
      <w:pPr>
        <w:pStyle w:val="Heading2"/>
      </w:pPr>
      <w:bookmarkStart w:id="28" w:name="_Toc504996181"/>
      <w:r>
        <w:t>Section</w:t>
      </w:r>
      <w:r w:rsidR="00B64491">
        <w:t xml:space="preserve"> 6</w:t>
      </w:r>
      <w:r w:rsidR="00804663">
        <w:t>: Lab Summary</w:t>
      </w:r>
      <w:bookmarkEnd w:id="28"/>
    </w:p>
    <w:p w14:paraId="5D8B9948" w14:textId="77777777" w:rsidR="00804663" w:rsidRDefault="00804663" w:rsidP="00804663"/>
    <w:p w14:paraId="2733BCDD" w14:textId="46FD6210" w:rsidR="005D1BB6" w:rsidRDefault="005D1BB6" w:rsidP="005D1BB6">
      <w:r>
        <w:t xml:space="preserve">In this section, you learned how Kubernetes can quickly recover from a </w:t>
      </w:r>
      <w:r w:rsidR="00B64491">
        <w:t xml:space="preserve">Pod </w:t>
      </w:r>
      <w:r>
        <w:t>failure.</w:t>
      </w:r>
    </w:p>
    <w:p w14:paraId="1DF3072A" w14:textId="77777777" w:rsidR="00804663" w:rsidRDefault="00804663" w:rsidP="00804663"/>
    <w:p w14:paraId="0F66A3E3" w14:textId="77777777" w:rsidR="00804663" w:rsidRDefault="00804663" w:rsidP="00804663"/>
    <w:p w14:paraId="6FA9F5D5" w14:textId="77777777" w:rsidR="00804663" w:rsidRPr="002B07C9" w:rsidRDefault="00804663" w:rsidP="00804663">
      <w:pPr>
        <w:rPr>
          <w:highlight w:val="red"/>
        </w:rPr>
      </w:pPr>
    </w:p>
    <w:p w14:paraId="6648D953" w14:textId="77777777" w:rsidR="00804663" w:rsidRPr="007722A6" w:rsidRDefault="00804663" w:rsidP="00804663"/>
    <w:p w14:paraId="20F039C9" w14:textId="77777777" w:rsidR="00804663" w:rsidRPr="002B07C9" w:rsidRDefault="00804663" w:rsidP="0042645C">
      <w:pPr>
        <w:rPr>
          <w:highlight w:val="red"/>
        </w:rPr>
      </w:pPr>
    </w:p>
    <w:p w14:paraId="6DE6285A" w14:textId="77777777" w:rsidR="0042645C" w:rsidRPr="007722A6" w:rsidRDefault="0042645C" w:rsidP="00D20FAD"/>
    <w:sectPr w:rsidR="0042645C" w:rsidRPr="007722A6" w:rsidSect="00C929AC">
      <w:headerReference w:type="default" r:id="rId73"/>
      <w:footerReference w:type="even" r:id="rId74"/>
      <w:footerReference w:type="default" r:id="rId75"/>
      <w:footerReference w:type="first" r:id="rId7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E83B5" w14:textId="77777777" w:rsidR="0092094D" w:rsidRDefault="0092094D" w:rsidP="00E942C4">
      <w:r>
        <w:separator/>
      </w:r>
    </w:p>
  </w:endnote>
  <w:endnote w:type="continuationSeparator" w:id="0">
    <w:p w14:paraId="7F6D71E3" w14:textId="77777777" w:rsidR="0092094D" w:rsidRDefault="0092094D" w:rsidP="00E94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2BFED" w14:textId="77777777" w:rsidR="00052BF3" w:rsidRDefault="00052BF3" w:rsidP="008652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09D8B0" w14:textId="77777777" w:rsidR="00052BF3" w:rsidRDefault="00052BF3" w:rsidP="00C929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F58A8" w14:textId="568F354E" w:rsidR="00052BF3" w:rsidRDefault="00052BF3" w:rsidP="008652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4968D090" w14:textId="62FAF6F1" w:rsidR="00052BF3" w:rsidRPr="00C22563" w:rsidRDefault="00052BF3" w:rsidP="00C929AC">
    <w:pPr>
      <w:pStyle w:val="Footer"/>
      <w:ind w:right="360"/>
      <w:rPr>
        <w:rFonts w:cs="Calibri"/>
      </w:rPr>
    </w:pPr>
    <w:r>
      <w:rPr>
        <w:noProof/>
      </w:rPr>
      <mc:AlternateContent>
        <mc:Choice Requires="wps">
          <w:drawing>
            <wp:anchor distT="0" distB="0" distL="114300" distR="114300" simplePos="0" relativeHeight="251659264" behindDoc="1" locked="0" layoutInCell="1" allowOverlap="1" wp14:anchorId="19F9C893" wp14:editId="1E907C95">
              <wp:simplePos x="0" y="0"/>
              <wp:positionH relativeFrom="page">
                <wp:posOffset>-60325</wp:posOffset>
              </wp:positionH>
              <wp:positionV relativeFrom="paragraph">
                <wp:posOffset>302260</wp:posOffset>
              </wp:positionV>
              <wp:extent cx="8995410" cy="1061720"/>
              <wp:effectExtent l="0" t="0" r="0" b="5080"/>
              <wp:wrapNone/>
              <wp:docPr id="251" name="Rectangle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5410" cy="1061720"/>
                      </a:xfrm>
                      <a:prstGeom prst="rect">
                        <a:avLst/>
                      </a:prstGeom>
                      <a:solidFill>
                        <a:srgbClr val="274960"/>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0301DF5" id="Rectangle 1244" o:spid="_x0000_s1026" style="position:absolute;margin-left:-4.75pt;margin-top:23.8pt;width:708.3pt;height:8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" fillcolor="#274960" stroked="f">
              <w10:wrap anchorx="page"/>
            </v:rect>
          </w:pict>
        </mc:Fallback>
      </mc:AlternateContent>
    </w:r>
    <w:r w:rsidRPr="00C22563">
      <w:rPr>
        <w:rFonts w:cs="Calibri"/>
      </w:rPr>
      <w:t>© Copyright IBM Corp. 201</w:t>
    </w:r>
    <w:r>
      <w:rPr>
        <w:rFonts w:cs="Calibri"/>
      </w:rPr>
      <w:t>8</w:t>
    </w:r>
    <w:r w:rsidRPr="00C22563">
      <w:rPr>
        <w:rFonts w:cs="Calibri"/>
      </w:rPr>
      <w:t>. All rights reserved</w:t>
    </w:r>
  </w:p>
  <w:p w14:paraId="5516129B" w14:textId="77777777" w:rsidR="00052BF3" w:rsidRPr="00C22563" w:rsidRDefault="00052BF3" w:rsidP="004A137C">
    <w:pPr>
      <w:pStyle w:val="Footer"/>
      <w:ind w:right="360"/>
      <w:rPr>
        <w:rFonts w:cs="Calibri"/>
      </w:rPr>
    </w:pPr>
  </w:p>
  <w:p w14:paraId="4AD4AC89" w14:textId="77777777" w:rsidR="00052BF3" w:rsidRPr="00C22563" w:rsidRDefault="00052BF3">
    <w:pPr>
      <w:pStyle w:val="Footer"/>
      <w:rPr>
        <w:rFonts w:cs="Calibri"/>
      </w:rPr>
    </w:pPr>
  </w:p>
  <w:p w14:paraId="5BEBD0A5" w14:textId="77777777" w:rsidR="00052BF3" w:rsidRPr="00C22563" w:rsidRDefault="00052BF3">
    <w:pPr>
      <w:pStyle w:val="Footer"/>
      <w:rPr>
        <w:rFonts w:cs="Calibri"/>
      </w:rPr>
    </w:pPr>
  </w:p>
  <w:p w14:paraId="00B031B9" w14:textId="77777777" w:rsidR="00052BF3" w:rsidRPr="00C22563" w:rsidRDefault="00052BF3">
    <w:pPr>
      <w:pStyle w:val="Footer"/>
      <w:rPr>
        <w:rFonts w:cs="Calibr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C3C92" w14:textId="77777777" w:rsidR="00052BF3" w:rsidRDefault="00052BF3">
    <w:pPr>
      <w:pStyle w:val="Footer"/>
    </w:pPr>
  </w:p>
  <w:p w14:paraId="38DC7FB9" w14:textId="01A7EA37" w:rsidR="00052BF3" w:rsidRPr="00927DDF" w:rsidRDefault="00052BF3" w:rsidP="00927DDF">
    <w:pPr>
      <w:pStyle w:val="Footer"/>
      <w:ind w:right="360"/>
      <w:rPr>
        <w:rFonts w:cs="Calibri"/>
      </w:rPr>
    </w:pPr>
    <w:r w:rsidRPr="00C22563">
      <w:rPr>
        <w:rFonts w:cs="Calibri"/>
      </w:rPr>
      <w:t>© Copyright IBM Corp. 201</w:t>
    </w:r>
    <w:r>
      <w:rPr>
        <w:rFonts w:cs="Calibri"/>
      </w:rPr>
      <w:t>8</w:t>
    </w:r>
    <w:r w:rsidRPr="00C22563">
      <w:rPr>
        <w:rFonts w:cs="Calibri"/>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8231C" w14:textId="77777777" w:rsidR="0092094D" w:rsidRDefault="0092094D" w:rsidP="00E942C4">
      <w:r>
        <w:separator/>
      </w:r>
    </w:p>
  </w:footnote>
  <w:footnote w:type="continuationSeparator" w:id="0">
    <w:p w14:paraId="632696EF" w14:textId="77777777" w:rsidR="0092094D" w:rsidRDefault="0092094D" w:rsidP="00E942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8D39D" w14:textId="77777777" w:rsidR="00052BF3" w:rsidRPr="002D0B3B" w:rsidRDefault="00052BF3" w:rsidP="00E942C4">
    <w:pPr>
      <w:pStyle w:val="Header"/>
      <w:ind w:left="90" w:right="-180"/>
      <w:jc w:val="right"/>
    </w:pPr>
    <w:r w:rsidRPr="002D0B3B">
      <w:rPr>
        <w:rFonts w:ascii="Times New Roman" w:hAnsi="Times New Roman"/>
        <w:noProof/>
      </w:rPr>
      <w:drawing>
        <wp:inline distT="0" distB="0" distL="0" distR="0" wp14:anchorId="39E44E69" wp14:editId="06A0F833">
          <wp:extent cx="409392" cy="288997"/>
          <wp:effectExtent l="0" t="0" r="0" b="0"/>
          <wp:docPr id="203" name="cloud-icons-black-11.png" descr="cloud-icons-blac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cons-black-11.png" descr="cloud-icons-black-11.png"/>
                  <pic:cNvPicPr>
                    <a:picLocks noChangeAspect="1"/>
                  </pic:cNvPicPr>
                </pic:nvPicPr>
                <pic:blipFill rotWithShape="1">
                  <a:blip r:embed="rId1">
                    <a:extLst/>
                  </a:blip>
                  <a:srcRect t="10284" b="14109"/>
                  <a:stretch/>
                </pic:blipFill>
                <pic:spPr>
                  <a:xfrm>
                    <a:off x="0" y="0"/>
                    <a:ext cx="439091" cy="309962"/>
                  </a:xfrm>
                  <a:prstGeom prst="rect">
                    <a:avLst/>
                  </a:prstGeom>
                  <a:ln w="12700">
                    <a:miter lim="400000"/>
                  </a:ln>
                </pic:spPr>
              </pic:pic>
            </a:graphicData>
          </a:graphic>
        </wp:inline>
      </w:drawing>
    </w:r>
    <w:r>
      <w:t xml:space="preserve">  </w:t>
    </w:r>
    <w:r w:rsidRPr="002335B8">
      <w:rPr>
        <w:noProof/>
      </w:rPr>
      <w:drawing>
        <wp:inline distT="0" distB="0" distL="0" distR="0" wp14:anchorId="685E7F23" wp14:editId="0C404DEA">
          <wp:extent cx="797502" cy="29667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40982" cy="312846"/>
                  </a:xfrm>
                  <a:prstGeom prst="rect">
                    <a:avLst/>
                  </a:prstGeom>
                </pic:spPr>
              </pic:pic>
            </a:graphicData>
          </a:graphic>
        </wp:inline>
      </w:drawing>
    </w:r>
    <w:r>
      <w:t xml:space="preserve">             </w:t>
    </w:r>
  </w:p>
  <w:p w14:paraId="6C1AFE35" w14:textId="77777777" w:rsidR="00052BF3" w:rsidRDefault="00052B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D7191"/>
    <w:multiLevelType w:val="hybridMultilevel"/>
    <w:tmpl w:val="D85CCC9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43471A"/>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 w15:restartNumberingAfterBreak="0">
    <w:nsid w:val="0A71473B"/>
    <w:multiLevelType w:val="hybridMultilevel"/>
    <w:tmpl w:val="82B61E3C"/>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3" w15:restartNumberingAfterBreak="0">
    <w:nsid w:val="0D243FE1"/>
    <w:multiLevelType w:val="hybridMultilevel"/>
    <w:tmpl w:val="BFB88308"/>
    <w:lvl w:ilvl="0" w:tplc="04090019">
      <w:start w:val="1"/>
      <w:numFmt w:val="lowerLetter"/>
      <w:lvlText w:val="%1."/>
      <w:lvlJc w:val="left"/>
      <w:pPr>
        <w:ind w:left="918" w:hanging="360"/>
      </w:p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4" w15:restartNumberingAfterBreak="0">
    <w:nsid w:val="0F5B3C2D"/>
    <w:multiLevelType w:val="hybridMultilevel"/>
    <w:tmpl w:val="2C2E6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B7928"/>
    <w:multiLevelType w:val="hybridMultilevel"/>
    <w:tmpl w:val="5656AD54"/>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6" w15:restartNumberingAfterBreak="0">
    <w:nsid w:val="1A0D2A7E"/>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7" w15:restartNumberingAfterBreak="0">
    <w:nsid w:val="1A877615"/>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8" w15:restartNumberingAfterBreak="0">
    <w:nsid w:val="1ACE077E"/>
    <w:multiLevelType w:val="hybridMultilevel"/>
    <w:tmpl w:val="5656AD54"/>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9" w15:restartNumberingAfterBreak="0">
    <w:nsid w:val="210E3C1F"/>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0" w15:restartNumberingAfterBreak="0">
    <w:nsid w:val="24575E84"/>
    <w:multiLevelType w:val="hybridMultilevel"/>
    <w:tmpl w:val="2D9C00A6"/>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11" w15:restartNumberingAfterBreak="0">
    <w:nsid w:val="25EA2EB1"/>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2" w15:restartNumberingAfterBreak="0">
    <w:nsid w:val="3041759A"/>
    <w:multiLevelType w:val="hybridMultilevel"/>
    <w:tmpl w:val="37D2E2A8"/>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3" w15:restartNumberingAfterBreak="0">
    <w:nsid w:val="308E006F"/>
    <w:multiLevelType w:val="hybridMultilevel"/>
    <w:tmpl w:val="5656AD54"/>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4" w15:restartNumberingAfterBreak="0">
    <w:nsid w:val="30F26194"/>
    <w:multiLevelType w:val="hybridMultilevel"/>
    <w:tmpl w:val="4B7AD5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B437E"/>
    <w:multiLevelType w:val="hybridMultilevel"/>
    <w:tmpl w:val="C0F87982"/>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16" w15:restartNumberingAfterBreak="0">
    <w:nsid w:val="3A2D047F"/>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7" w15:restartNumberingAfterBreak="0">
    <w:nsid w:val="421A33B3"/>
    <w:multiLevelType w:val="multilevel"/>
    <w:tmpl w:val="032C2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26041"/>
    <w:multiLevelType w:val="hybridMultilevel"/>
    <w:tmpl w:val="A70CEA50"/>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19" w15:restartNumberingAfterBreak="0">
    <w:nsid w:val="46C118D2"/>
    <w:multiLevelType w:val="hybridMultilevel"/>
    <w:tmpl w:val="576E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662FB7"/>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1" w15:restartNumberingAfterBreak="0">
    <w:nsid w:val="4CB92066"/>
    <w:multiLevelType w:val="hybridMultilevel"/>
    <w:tmpl w:val="552AA2D4"/>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22" w15:restartNumberingAfterBreak="0">
    <w:nsid w:val="4EC93643"/>
    <w:multiLevelType w:val="hybridMultilevel"/>
    <w:tmpl w:val="B6601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095790"/>
    <w:multiLevelType w:val="hybridMultilevel"/>
    <w:tmpl w:val="5656AD54"/>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4" w15:restartNumberingAfterBreak="0">
    <w:nsid w:val="57367DE2"/>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5" w15:restartNumberingAfterBreak="0">
    <w:nsid w:val="579A786D"/>
    <w:multiLevelType w:val="hybridMultilevel"/>
    <w:tmpl w:val="7A9E95EC"/>
    <w:lvl w:ilvl="0" w:tplc="32A2CDAA">
      <w:start w:val="1"/>
      <w:numFmt w:val="lowerLetter"/>
      <w:lvlText w:val="%1."/>
      <w:lvlJc w:val="left"/>
      <w:pPr>
        <w:ind w:left="823" w:hanging="360"/>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26" w15:restartNumberingAfterBreak="0">
    <w:nsid w:val="5A9B3CDD"/>
    <w:multiLevelType w:val="hybridMultilevel"/>
    <w:tmpl w:val="2494CA98"/>
    <w:lvl w:ilvl="0" w:tplc="32A2CDAA">
      <w:start w:val="1"/>
      <w:numFmt w:val="lowerLetter"/>
      <w:lvlText w:val="%1."/>
      <w:lvlJc w:val="left"/>
      <w:pPr>
        <w:ind w:left="823" w:hanging="360"/>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27" w15:restartNumberingAfterBreak="0">
    <w:nsid w:val="61E3043A"/>
    <w:multiLevelType w:val="hybridMultilevel"/>
    <w:tmpl w:val="C8C251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48920E4"/>
    <w:multiLevelType w:val="hybridMultilevel"/>
    <w:tmpl w:val="F26A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52F26"/>
    <w:multiLevelType w:val="hybridMultilevel"/>
    <w:tmpl w:val="21BC8B4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B32C22"/>
    <w:multiLevelType w:val="hybridMultilevel"/>
    <w:tmpl w:val="453C5DA8"/>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31" w15:restartNumberingAfterBreak="0">
    <w:nsid w:val="68B952B5"/>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2" w15:restartNumberingAfterBreak="0">
    <w:nsid w:val="69496020"/>
    <w:multiLevelType w:val="hybridMultilevel"/>
    <w:tmpl w:val="FB62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5351FE"/>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4" w15:restartNumberingAfterBreak="0">
    <w:nsid w:val="6AC724F3"/>
    <w:multiLevelType w:val="hybridMultilevel"/>
    <w:tmpl w:val="D224531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AC840B3"/>
    <w:multiLevelType w:val="hybridMultilevel"/>
    <w:tmpl w:val="37D2E2A8"/>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6" w15:restartNumberingAfterBreak="0">
    <w:nsid w:val="6D761473"/>
    <w:multiLevelType w:val="hybridMultilevel"/>
    <w:tmpl w:val="2D9C00A6"/>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37" w15:restartNumberingAfterBreak="0">
    <w:nsid w:val="6E4E78C2"/>
    <w:multiLevelType w:val="hybridMultilevel"/>
    <w:tmpl w:val="F7A4E9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415E14"/>
    <w:multiLevelType w:val="hybridMultilevel"/>
    <w:tmpl w:val="D224531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3775ECF"/>
    <w:multiLevelType w:val="hybridMultilevel"/>
    <w:tmpl w:val="762860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4617F3B"/>
    <w:multiLevelType w:val="hybridMultilevel"/>
    <w:tmpl w:val="91D4F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F94BD2"/>
    <w:multiLevelType w:val="hybridMultilevel"/>
    <w:tmpl w:val="5656AD54"/>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42" w15:restartNumberingAfterBreak="0">
    <w:nsid w:val="7CA5128C"/>
    <w:multiLevelType w:val="hybridMultilevel"/>
    <w:tmpl w:val="C0F87982"/>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43" w15:restartNumberingAfterBreak="0">
    <w:nsid w:val="7CFC1531"/>
    <w:multiLevelType w:val="hybridMultilevel"/>
    <w:tmpl w:val="4B3CB412"/>
    <w:lvl w:ilvl="0" w:tplc="04090019">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2"/>
  </w:num>
  <w:num w:numId="3">
    <w:abstractNumId w:val="33"/>
  </w:num>
  <w:num w:numId="4">
    <w:abstractNumId w:val="26"/>
  </w:num>
  <w:num w:numId="5">
    <w:abstractNumId w:val="25"/>
  </w:num>
  <w:num w:numId="6">
    <w:abstractNumId w:val="4"/>
  </w:num>
  <w:num w:numId="7">
    <w:abstractNumId w:val="40"/>
  </w:num>
  <w:num w:numId="8">
    <w:abstractNumId w:val="9"/>
  </w:num>
  <w:num w:numId="9">
    <w:abstractNumId w:val="11"/>
  </w:num>
  <w:num w:numId="10">
    <w:abstractNumId w:val="20"/>
  </w:num>
  <w:num w:numId="11">
    <w:abstractNumId w:val="6"/>
  </w:num>
  <w:num w:numId="12">
    <w:abstractNumId w:val="17"/>
  </w:num>
  <w:num w:numId="13">
    <w:abstractNumId w:val="28"/>
  </w:num>
  <w:num w:numId="14">
    <w:abstractNumId w:val="21"/>
  </w:num>
  <w:num w:numId="15">
    <w:abstractNumId w:val="19"/>
  </w:num>
  <w:num w:numId="16">
    <w:abstractNumId w:val="7"/>
  </w:num>
  <w:num w:numId="17">
    <w:abstractNumId w:val="5"/>
  </w:num>
  <w:num w:numId="18">
    <w:abstractNumId w:val="41"/>
  </w:num>
  <w:num w:numId="19">
    <w:abstractNumId w:val="13"/>
  </w:num>
  <w:num w:numId="20">
    <w:abstractNumId w:val="23"/>
  </w:num>
  <w:num w:numId="21">
    <w:abstractNumId w:val="1"/>
  </w:num>
  <w:num w:numId="22">
    <w:abstractNumId w:val="24"/>
  </w:num>
  <w:num w:numId="23">
    <w:abstractNumId w:val="12"/>
  </w:num>
  <w:num w:numId="24">
    <w:abstractNumId w:val="35"/>
  </w:num>
  <w:num w:numId="25">
    <w:abstractNumId w:val="8"/>
  </w:num>
  <w:num w:numId="26">
    <w:abstractNumId w:val="31"/>
  </w:num>
  <w:num w:numId="27">
    <w:abstractNumId w:val="16"/>
  </w:num>
  <w:num w:numId="28">
    <w:abstractNumId w:val="39"/>
  </w:num>
  <w:num w:numId="29">
    <w:abstractNumId w:val="34"/>
  </w:num>
  <w:num w:numId="30">
    <w:abstractNumId w:val="18"/>
  </w:num>
  <w:num w:numId="31">
    <w:abstractNumId w:val="30"/>
  </w:num>
  <w:num w:numId="32">
    <w:abstractNumId w:val="2"/>
  </w:num>
  <w:num w:numId="33">
    <w:abstractNumId w:val="10"/>
  </w:num>
  <w:num w:numId="34">
    <w:abstractNumId w:val="0"/>
  </w:num>
  <w:num w:numId="35">
    <w:abstractNumId w:val="38"/>
  </w:num>
  <w:num w:numId="36">
    <w:abstractNumId w:val="42"/>
  </w:num>
  <w:num w:numId="37">
    <w:abstractNumId w:val="36"/>
  </w:num>
  <w:num w:numId="38">
    <w:abstractNumId w:val="3"/>
  </w:num>
  <w:num w:numId="39">
    <w:abstractNumId w:val="37"/>
  </w:num>
  <w:num w:numId="40">
    <w:abstractNumId w:val="14"/>
  </w:num>
  <w:num w:numId="41">
    <w:abstractNumId w:val="43"/>
  </w:num>
  <w:num w:numId="42">
    <w:abstractNumId w:val="27"/>
  </w:num>
  <w:num w:numId="43">
    <w:abstractNumId w:val="29"/>
  </w:num>
  <w:num w:numId="4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74"/>
    <w:rsid w:val="0002321E"/>
    <w:rsid w:val="00023808"/>
    <w:rsid w:val="00052BF3"/>
    <w:rsid w:val="00053A09"/>
    <w:rsid w:val="00056DE1"/>
    <w:rsid w:val="00082074"/>
    <w:rsid w:val="000A1AC7"/>
    <w:rsid w:val="000A200B"/>
    <w:rsid w:val="000C289D"/>
    <w:rsid w:val="000D18B7"/>
    <w:rsid w:val="000D4110"/>
    <w:rsid w:val="000D5DC3"/>
    <w:rsid w:val="000D60B7"/>
    <w:rsid w:val="000F47FA"/>
    <w:rsid w:val="000F6C7D"/>
    <w:rsid w:val="0010466A"/>
    <w:rsid w:val="001436F0"/>
    <w:rsid w:val="0015174B"/>
    <w:rsid w:val="001577C9"/>
    <w:rsid w:val="00167C5F"/>
    <w:rsid w:val="001925F9"/>
    <w:rsid w:val="00194EA1"/>
    <w:rsid w:val="001A1647"/>
    <w:rsid w:val="001A6117"/>
    <w:rsid w:val="001D4D74"/>
    <w:rsid w:val="001E40AB"/>
    <w:rsid w:val="0022407E"/>
    <w:rsid w:val="00230446"/>
    <w:rsid w:val="00230E53"/>
    <w:rsid w:val="002318ED"/>
    <w:rsid w:val="002340BC"/>
    <w:rsid w:val="00241DF9"/>
    <w:rsid w:val="002434AC"/>
    <w:rsid w:val="00256550"/>
    <w:rsid w:val="00261E5E"/>
    <w:rsid w:val="0027586B"/>
    <w:rsid w:val="00294D94"/>
    <w:rsid w:val="002A242E"/>
    <w:rsid w:val="002A24F9"/>
    <w:rsid w:val="002B07C9"/>
    <w:rsid w:val="002C399D"/>
    <w:rsid w:val="002F7E0B"/>
    <w:rsid w:val="00315127"/>
    <w:rsid w:val="0032075E"/>
    <w:rsid w:val="0033257D"/>
    <w:rsid w:val="00332D76"/>
    <w:rsid w:val="00351167"/>
    <w:rsid w:val="00361D6A"/>
    <w:rsid w:val="003705DE"/>
    <w:rsid w:val="00371565"/>
    <w:rsid w:val="0037724E"/>
    <w:rsid w:val="00387B3D"/>
    <w:rsid w:val="003B3FA2"/>
    <w:rsid w:val="003B4D18"/>
    <w:rsid w:val="003D3DE1"/>
    <w:rsid w:val="003D655E"/>
    <w:rsid w:val="003D6EB0"/>
    <w:rsid w:val="003E3E5A"/>
    <w:rsid w:val="003E6844"/>
    <w:rsid w:val="003F32CD"/>
    <w:rsid w:val="0040219C"/>
    <w:rsid w:val="0042645C"/>
    <w:rsid w:val="00431C3D"/>
    <w:rsid w:val="00434A9D"/>
    <w:rsid w:val="004416A5"/>
    <w:rsid w:val="00445B83"/>
    <w:rsid w:val="004467B8"/>
    <w:rsid w:val="00446EC8"/>
    <w:rsid w:val="00463B5D"/>
    <w:rsid w:val="00466A61"/>
    <w:rsid w:val="004726C1"/>
    <w:rsid w:val="00474C65"/>
    <w:rsid w:val="0048586E"/>
    <w:rsid w:val="00486AF4"/>
    <w:rsid w:val="004937CA"/>
    <w:rsid w:val="004A137C"/>
    <w:rsid w:val="004A25E9"/>
    <w:rsid w:val="004A6E79"/>
    <w:rsid w:val="004B36EF"/>
    <w:rsid w:val="004B7126"/>
    <w:rsid w:val="004C3EAF"/>
    <w:rsid w:val="004D2D5D"/>
    <w:rsid w:val="004D475A"/>
    <w:rsid w:val="004D5649"/>
    <w:rsid w:val="004E180E"/>
    <w:rsid w:val="004F2A5D"/>
    <w:rsid w:val="0050452E"/>
    <w:rsid w:val="00504E05"/>
    <w:rsid w:val="00533CEA"/>
    <w:rsid w:val="00586664"/>
    <w:rsid w:val="00586A6C"/>
    <w:rsid w:val="005A05D1"/>
    <w:rsid w:val="005A1602"/>
    <w:rsid w:val="005B5C57"/>
    <w:rsid w:val="005C5FC2"/>
    <w:rsid w:val="005D1BB6"/>
    <w:rsid w:val="005D5EC7"/>
    <w:rsid w:val="005D6371"/>
    <w:rsid w:val="005E1908"/>
    <w:rsid w:val="005E2AE3"/>
    <w:rsid w:val="005F1E76"/>
    <w:rsid w:val="006000DB"/>
    <w:rsid w:val="00600B37"/>
    <w:rsid w:val="00604DFB"/>
    <w:rsid w:val="0061398A"/>
    <w:rsid w:val="00613B9A"/>
    <w:rsid w:val="006140FA"/>
    <w:rsid w:val="0061508A"/>
    <w:rsid w:val="00630D88"/>
    <w:rsid w:val="00631F1D"/>
    <w:rsid w:val="00635BB7"/>
    <w:rsid w:val="00640557"/>
    <w:rsid w:val="0065272E"/>
    <w:rsid w:val="00654677"/>
    <w:rsid w:val="00654A99"/>
    <w:rsid w:val="00657EE1"/>
    <w:rsid w:val="00670859"/>
    <w:rsid w:val="00671DF7"/>
    <w:rsid w:val="00680EFB"/>
    <w:rsid w:val="00684A81"/>
    <w:rsid w:val="00686211"/>
    <w:rsid w:val="006925D3"/>
    <w:rsid w:val="00692EA2"/>
    <w:rsid w:val="00697FD5"/>
    <w:rsid w:val="006B0B2D"/>
    <w:rsid w:val="006B2FF5"/>
    <w:rsid w:val="006C2265"/>
    <w:rsid w:val="006D033C"/>
    <w:rsid w:val="006E49F5"/>
    <w:rsid w:val="006E7C26"/>
    <w:rsid w:val="006F6843"/>
    <w:rsid w:val="006F6BC4"/>
    <w:rsid w:val="0070389B"/>
    <w:rsid w:val="007239D7"/>
    <w:rsid w:val="00742503"/>
    <w:rsid w:val="00755D43"/>
    <w:rsid w:val="00770DDE"/>
    <w:rsid w:val="007722A6"/>
    <w:rsid w:val="0079323F"/>
    <w:rsid w:val="007A5DD7"/>
    <w:rsid w:val="007B0698"/>
    <w:rsid w:val="007B5AEB"/>
    <w:rsid w:val="007E39AE"/>
    <w:rsid w:val="007E5E7B"/>
    <w:rsid w:val="007F67D2"/>
    <w:rsid w:val="00801DF5"/>
    <w:rsid w:val="00804663"/>
    <w:rsid w:val="008078EB"/>
    <w:rsid w:val="00824396"/>
    <w:rsid w:val="0082440E"/>
    <w:rsid w:val="00827B6C"/>
    <w:rsid w:val="0083240E"/>
    <w:rsid w:val="008426D5"/>
    <w:rsid w:val="00853CF0"/>
    <w:rsid w:val="008626BF"/>
    <w:rsid w:val="00865233"/>
    <w:rsid w:val="00874452"/>
    <w:rsid w:val="00881E11"/>
    <w:rsid w:val="0088377E"/>
    <w:rsid w:val="00883F07"/>
    <w:rsid w:val="00885B24"/>
    <w:rsid w:val="0089559A"/>
    <w:rsid w:val="008A1799"/>
    <w:rsid w:val="008C54E1"/>
    <w:rsid w:val="008C7735"/>
    <w:rsid w:val="008D3A91"/>
    <w:rsid w:val="008F3A03"/>
    <w:rsid w:val="00910AFA"/>
    <w:rsid w:val="0092094D"/>
    <w:rsid w:val="00927DDF"/>
    <w:rsid w:val="00957A96"/>
    <w:rsid w:val="00964CB6"/>
    <w:rsid w:val="009900C6"/>
    <w:rsid w:val="009947D2"/>
    <w:rsid w:val="009A1B6A"/>
    <w:rsid w:val="009A5EDB"/>
    <w:rsid w:val="009B06A4"/>
    <w:rsid w:val="009B69C8"/>
    <w:rsid w:val="009B6F89"/>
    <w:rsid w:val="009C042E"/>
    <w:rsid w:val="009C28C4"/>
    <w:rsid w:val="009D0FDD"/>
    <w:rsid w:val="009D313C"/>
    <w:rsid w:val="009D6098"/>
    <w:rsid w:val="009E6AB0"/>
    <w:rsid w:val="00A16C9C"/>
    <w:rsid w:val="00A21199"/>
    <w:rsid w:val="00A24E6C"/>
    <w:rsid w:val="00A263ED"/>
    <w:rsid w:val="00A31355"/>
    <w:rsid w:val="00A519E1"/>
    <w:rsid w:val="00A56292"/>
    <w:rsid w:val="00A60AB3"/>
    <w:rsid w:val="00A618CF"/>
    <w:rsid w:val="00A61E35"/>
    <w:rsid w:val="00A75E41"/>
    <w:rsid w:val="00A823E8"/>
    <w:rsid w:val="00A845FC"/>
    <w:rsid w:val="00A8479E"/>
    <w:rsid w:val="00A90B2A"/>
    <w:rsid w:val="00A93869"/>
    <w:rsid w:val="00AA5862"/>
    <w:rsid w:val="00AB764C"/>
    <w:rsid w:val="00AC6F20"/>
    <w:rsid w:val="00AD1B51"/>
    <w:rsid w:val="00AE3E8C"/>
    <w:rsid w:val="00AE4928"/>
    <w:rsid w:val="00B000D4"/>
    <w:rsid w:val="00B205CA"/>
    <w:rsid w:val="00B27672"/>
    <w:rsid w:val="00B33FA8"/>
    <w:rsid w:val="00B361EF"/>
    <w:rsid w:val="00B43843"/>
    <w:rsid w:val="00B464E1"/>
    <w:rsid w:val="00B51B3C"/>
    <w:rsid w:val="00B55051"/>
    <w:rsid w:val="00B62BDE"/>
    <w:rsid w:val="00B64491"/>
    <w:rsid w:val="00B676EE"/>
    <w:rsid w:val="00B7121D"/>
    <w:rsid w:val="00B72454"/>
    <w:rsid w:val="00BA325E"/>
    <w:rsid w:val="00BA3868"/>
    <w:rsid w:val="00BB2F84"/>
    <w:rsid w:val="00BB7CB9"/>
    <w:rsid w:val="00BC19F6"/>
    <w:rsid w:val="00BF415A"/>
    <w:rsid w:val="00C01880"/>
    <w:rsid w:val="00C112E7"/>
    <w:rsid w:val="00C17558"/>
    <w:rsid w:val="00C21FEE"/>
    <w:rsid w:val="00C22563"/>
    <w:rsid w:val="00C33DF0"/>
    <w:rsid w:val="00C34985"/>
    <w:rsid w:val="00C40F51"/>
    <w:rsid w:val="00C472E3"/>
    <w:rsid w:val="00C50DD0"/>
    <w:rsid w:val="00C53258"/>
    <w:rsid w:val="00C5766C"/>
    <w:rsid w:val="00C60572"/>
    <w:rsid w:val="00C71279"/>
    <w:rsid w:val="00C7412B"/>
    <w:rsid w:val="00C81D1E"/>
    <w:rsid w:val="00C929AC"/>
    <w:rsid w:val="00C92FA7"/>
    <w:rsid w:val="00CC0C04"/>
    <w:rsid w:val="00CC784C"/>
    <w:rsid w:val="00CD6E5E"/>
    <w:rsid w:val="00D20FAD"/>
    <w:rsid w:val="00D22E68"/>
    <w:rsid w:val="00D37B2E"/>
    <w:rsid w:val="00D50AE6"/>
    <w:rsid w:val="00D662D4"/>
    <w:rsid w:val="00D762A2"/>
    <w:rsid w:val="00D77E56"/>
    <w:rsid w:val="00D80C18"/>
    <w:rsid w:val="00D87E3A"/>
    <w:rsid w:val="00D923EC"/>
    <w:rsid w:val="00D94C99"/>
    <w:rsid w:val="00DA1485"/>
    <w:rsid w:val="00DA7131"/>
    <w:rsid w:val="00DD2AB5"/>
    <w:rsid w:val="00DE391C"/>
    <w:rsid w:val="00DE5246"/>
    <w:rsid w:val="00DE7E7C"/>
    <w:rsid w:val="00E13C63"/>
    <w:rsid w:val="00E61F84"/>
    <w:rsid w:val="00E62854"/>
    <w:rsid w:val="00E653DC"/>
    <w:rsid w:val="00E73D38"/>
    <w:rsid w:val="00E754D5"/>
    <w:rsid w:val="00E77E7B"/>
    <w:rsid w:val="00E851A0"/>
    <w:rsid w:val="00E8532F"/>
    <w:rsid w:val="00E92649"/>
    <w:rsid w:val="00E942C4"/>
    <w:rsid w:val="00EA4A71"/>
    <w:rsid w:val="00ED4DFF"/>
    <w:rsid w:val="00EE1B59"/>
    <w:rsid w:val="00EE4845"/>
    <w:rsid w:val="00EF5866"/>
    <w:rsid w:val="00F22F3D"/>
    <w:rsid w:val="00F44042"/>
    <w:rsid w:val="00F4451C"/>
    <w:rsid w:val="00F479B7"/>
    <w:rsid w:val="00F5790D"/>
    <w:rsid w:val="00F64FDF"/>
    <w:rsid w:val="00F741F0"/>
    <w:rsid w:val="00F80938"/>
    <w:rsid w:val="00F80CA8"/>
    <w:rsid w:val="00F87707"/>
    <w:rsid w:val="00F940A9"/>
    <w:rsid w:val="00F97E51"/>
    <w:rsid w:val="00FA3537"/>
    <w:rsid w:val="00FA463F"/>
    <w:rsid w:val="00FA5A5D"/>
    <w:rsid w:val="00FD0460"/>
    <w:rsid w:val="00FD771E"/>
    <w:rsid w:val="00FE442B"/>
    <w:rsid w:val="00FF3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19A3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71"/>
    <w:pPr>
      <w:keepNext/>
      <w:keepLines/>
      <w:spacing w:before="240"/>
      <w:jc w:val="right"/>
      <w:outlineLvl w:val="0"/>
    </w:pPr>
    <w:rPr>
      <w:rFonts w:asciiTheme="majorHAnsi" w:eastAsiaTheme="majorEastAsia" w:hAnsiTheme="majorHAnsi" w:cstheme="majorBidi"/>
      <w:b/>
      <w:color w:val="27495F" w:themeColor="accent1"/>
      <w:sz w:val="32"/>
      <w:szCs w:val="32"/>
    </w:rPr>
  </w:style>
  <w:style w:type="paragraph" w:styleId="Heading2">
    <w:name w:val="heading 2"/>
    <w:basedOn w:val="Normal"/>
    <w:next w:val="Normal"/>
    <w:link w:val="Heading2Char"/>
    <w:uiPriority w:val="9"/>
    <w:unhideWhenUsed/>
    <w:qFormat/>
    <w:rsid w:val="00640557"/>
    <w:pPr>
      <w:keepNext/>
      <w:keepLines/>
      <w:spacing w:before="40"/>
      <w:outlineLvl w:val="1"/>
    </w:pPr>
    <w:rPr>
      <w:rFonts w:asciiTheme="majorHAnsi" w:eastAsiaTheme="majorEastAsia" w:hAnsiTheme="majorHAnsi" w:cstheme="majorBidi"/>
      <w:b/>
      <w:color w:val="27495F" w:themeColor="accen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2C4"/>
    <w:pPr>
      <w:tabs>
        <w:tab w:val="center" w:pos="4680"/>
        <w:tab w:val="right" w:pos="9360"/>
      </w:tabs>
    </w:pPr>
  </w:style>
  <w:style w:type="character" w:customStyle="1" w:styleId="HeaderChar">
    <w:name w:val="Header Char"/>
    <w:basedOn w:val="DefaultParagraphFont"/>
    <w:link w:val="Header"/>
    <w:uiPriority w:val="99"/>
    <w:rsid w:val="00E942C4"/>
  </w:style>
  <w:style w:type="paragraph" w:styleId="Footer">
    <w:name w:val="footer"/>
    <w:basedOn w:val="Normal"/>
    <w:link w:val="FooterChar"/>
    <w:uiPriority w:val="99"/>
    <w:unhideWhenUsed/>
    <w:rsid w:val="00E942C4"/>
    <w:pPr>
      <w:tabs>
        <w:tab w:val="center" w:pos="4680"/>
        <w:tab w:val="right" w:pos="9360"/>
      </w:tabs>
    </w:pPr>
  </w:style>
  <w:style w:type="character" w:customStyle="1" w:styleId="FooterChar">
    <w:name w:val="Footer Char"/>
    <w:basedOn w:val="DefaultParagraphFont"/>
    <w:link w:val="Footer"/>
    <w:uiPriority w:val="99"/>
    <w:rsid w:val="00E942C4"/>
  </w:style>
  <w:style w:type="paragraph" w:customStyle="1" w:styleId="p1">
    <w:name w:val="p1"/>
    <w:basedOn w:val="Normal"/>
    <w:rsid w:val="00827B6C"/>
    <w:rPr>
      <w:rFonts w:ascii="Helvetica" w:hAnsi="Helvetica"/>
      <w:sz w:val="12"/>
      <w:szCs w:val="12"/>
    </w:rPr>
  </w:style>
  <w:style w:type="paragraph" w:customStyle="1" w:styleId="TableParagraph">
    <w:name w:val="Table Paragraph"/>
    <w:basedOn w:val="Normal"/>
    <w:uiPriority w:val="1"/>
    <w:qFormat/>
    <w:rsid w:val="00F80CA8"/>
    <w:pPr>
      <w:widowControl w:val="0"/>
      <w:autoSpaceDE w:val="0"/>
      <w:autoSpaceDN w:val="0"/>
    </w:pPr>
    <w:rPr>
      <w:rFonts w:ascii="Arial" w:eastAsia="Arial" w:hAnsi="Arial" w:cs="Arial"/>
      <w:color w:val="27495F" w:themeColor="accent1"/>
      <w:szCs w:val="22"/>
    </w:rPr>
  </w:style>
  <w:style w:type="character" w:customStyle="1" w:styleId="Heading1Char">
    <w:name w:val="Heading 1 Char"/>
    <w:basedOn w:val="DefaultParagraphFont"/>
    <w:link w:val="Heading1"/>
    <w:uiPriority w:val="9"/>
    <w:rsid w:val="00EA4A71"/>
    <w:rPr>
      <w:rFonts w:asciiTheme="majorHAnsi" w:eastAsiaTheme="majorEastAsia" w:hAnsiTheme="majorHAnsi" w:cstheme="majorBidi"/>
      <w:b/>
      <w:color w:val="27495F" w:themeColor="accent1"/>
      <w:sz w:val="32"/>
      <w:szCs w:val="32"/>
    </w:rPr>
  </w:style>
  <w:style w:type="paragraph" w:styleId="TOCHeading">
    <w:name w:val="TOC Heading"/>
    <w:basedOn w:val="Heading1"/>
    <w:next w:val="Normal"/>
    <w:uiPriority w:val="39"/>
    <w:unhideWhenUsed/>
    <w:qFormat/>
    <w:rsid w:val="001577C9"/>
    <w:pPr>
      <w:spacing w:before="480" w:line="276" w:lineRule="auto"/>
      <w:outlineLvl w:val="9"/>
    </w:pPr>
    <w:rPr>
      <w:b w:val="0"/>
      <w:bCs/>
      <w:sz w:val="28"/>
      <w:szCs w:val="28"/>
    </w:rPr>
  </w:style>
  <w:style w:type="paragraph" w:styleId="TOC1">
    <w:name w:val="toc 1"/>
    <w:basedOn w:val="Normal"/>
    <w:next w:val="Normal"/>
    <w:autoRedefine/>
    <w:uiPriority w:val="39"/>
    <w:unhideWhenUsed/>
    <w:rsid w:val="001577C9"/>
    <w:pPr>
      <w:spacing w:before="120"/>
    </w:pPr>
    <w:rPr>
      <w:rFonts w:cstheme="minorHAnsi"/>
      <w:b/>
      <w:bCs/>
    </w:rPr>
  </w:style>
  <w:style w:type="paragraph" w:styleId="TOC2">
    <w:name w:val="toc 2"/>
    <w:basedOn w:val="Normal"/>
    <w:next w:val="Normal"/>
    <w:autoRedefine/>
    <w:uiPriority w:val="39"/>
    <w:unhideWhenUsed/>
    <w:rsid w:val="001577C9"/>
    <w:pPr>
      <w:ind w:left="240"/>
    </w:pPr>
    <w:rPr>
      <w:rFonts w:cstheme="minorHAnsi"/>
      <w:b/>
      <w:bCs/>
      <w:sz w:val="22"/>
      <w:szCs w:val="22"/>
    </w:rPr>
  </w:style>
  <w:style w:type="paragraph" w:styleId="TOC3">
    <w:name w:val="toc 3"/>
    <w:basedOn w:val="Normal"/>
    <w:next w:val="Normal"/>
    <w:autoRedefine/>
    <w:uiPriority w:val="39"/>
    <w:semiHidden/>
    <w:unhideWhenUsed/>
    <w:rsid w:val="001577C9"/>
    <w:pPr>
      <w:ind w:left="480"/>
    </w:pPr>
    <w:rPr>
      <w:rFonts w:cstheme="minorHAnsi"/>
      <w:sz w:val="22"/>
      <w:szCs w:val="22"/>
    </w:rPr>
  </w:style>
  <w:style w:type="paragraph" w:styleId="TOC4">
    <w:name w:val="toc 4"/>
    <w:basedOn w:val="Normal"/>
    <w:next w:val="Normal"/>
    <w:autoRedefine/>
    <w:uiPriority w:val="39"/>
    <w:semiHidden/>
    <w:unhideWhenUsed/>
    <w:rsid w:val="001577C9"/>
    <w:pPr>
      <w:ind w:left="720"/>
    </w:pPr>
    <w:rPr>
      <w:rFonts w:cstheme="minorHAnsi"/>
      <w:sz w:val="20"/>
      <w:szCs w:val="20"/>
    </w:rPr>
  </w:style>
  <w:style w:type="paragraph" w:styleId="TOC5">
    <w:name w:val="toc 5"/>
    <w:basedOn w:val="Normal"/>
    <w:next w:val="Normal"/>
    <w:autoRedefine/>
    <w:uiPriority w:val="39"/>
    <w:semiHidden/>
    <w:unhideWhenUsed/>
    <w:rsid w:val="001577C9"/>
    <w:pPr>
      <w:ind w:left="960"/>
    </w:pPr>
    <w:rPr>
      <w:rFonts w:cstheme="minorHAnsi"/>
      <w:sz w:val="20"/>
      <w:szCs w:val="20"/>
    </w:rPr>
  </w:style>
  <w:style w:type="paragraph" w:styleId="TOC6">
    <w:name w:val="toc 6"/>
    <w:basedOn w:val="Normal"/>
    <w:next w:val="Normal"/>
    <w:autoRedefine/>
    <w:uiPriority w:val="39"/>
    <w:semiHidden/>
    <w:unhideWhenUsed/>
    <w:rsid w:val="001577C9"/>
    <w:pPr>
      <w:ind w:left="1200"/>
    </w:pPr>
    <w:rPr>
      <w:rFonts w:cstheme="minorHAnsi"/>
      <w:sz w:val="20"/>
      <w:szCs w:val="20"/>
    </w:rPr>
  </w:style>
  <w:style w:type="paragraph" w:styleId="TOC7">
    <w:name w:val="toc 7"/>
    <w:basedOn w:val="Normal"/>
    <w:next w:val="Normal"/>
    <w:autoRedefine/>
    <w:uiPriority w:val="39"/>
    <w:semiHidden/>
    <w:unhideWhenUsed/>
    <w:rsid w:val="001577C9"/>
    <w:pPr>
      <w:ind w:left="1440"/>
    </w:pPr>
    <w:rPr>
      <w:rFonts w:cstheme="minorHAnsi"/>
      <w:sz w:val="20"/>
      <w:szCs w:val="20"/>
    </w:rPr>
  </w:style>
  <w:style w:type="paragraph" w:styleId="TOC8">
    <w:name w:val="toc 8"/>
    <w:basedOn w:val="Normal"/>
    <w:next w:val="Normal"/>
    <w:autoRedefine/>
    <w:uiPriority w:val="39"/>
    <w:semiHidden/>
    <w:unhideWhenUsed/>
    <w:rsid w:val="001577C9"/>
    <w:pPr>
      <w:ind w:left="1680"/>
    </w:pPr>
    <w:rPr>
      <w:rFonts w:cstheme="minorHAnsi"/>
      <w:sz w:val="20"/>
      <w:szCs w:val="20"/>
    </w:rPr>
  </w:style>
  <w:style w:type="paragraph" w:styleId="TOC9">
    <w:name w:val="toc 9"/>
    <w:basedOn w:val="Normal"/>
    <w:next w:val="Normal"/>
    <w:autoRedefine/>
    <w:uiPriority w:val="39"/>
    <w:semiHidden/>
    <w:unhideWhenUsed/>
    <w:rsid w:val="001577C9"/>
    <w:pPr>
      <w:ind w:left="1920"/>
    </w:pPr>
    <w:rPr>
      <w:rFonts w:cstheme="minorHAnsi"/>
      <w:sz w:val="20"/>
      <w:szCs w:val="20"/>
    </w:rPr>
  </w:style>
  <w:style w:type="paragraph" w:styleId="BodyText">
    <w:name w:val="Body Text"/>
    <w:basedOn w:val="Normal"/>
    <w:link w:val="BodyTextChar"/>
    <w:uiPriority w:val="1"/>
    <w:qFormat/>
    <w:rsid w:val="00AE3E8C"/>
    <w:pPr>
      <w:widowControl w:val="0"/>
      <w:autoSpaceDE w:val="0"/>
      <w:autoSpaceDN w:val="0"/>
    </w:pPr>
    <w:rPr>
      <w:rFonts w:ascii="Arial" w:eastAsia="Arial" w:hAnsi="Arial" w:cs="Arial"/>
      <w:szCs w:val="22"/>
    </w:rPr>
  </w:style>
  <w:style w:type="character" w:customStyle="1" w:styleId="BodyTextChar">
    <w:name w:val="Body Text Char"/>
    <w:basedOn w:val="DefaultParagraphFont"/>
    <w:link w:val="BodyText"/>
    <w:uiPriority w:val="1"/>
    <w:rsid w:val="00AE3E8C"/>
    <w:rPr>
      <w:rFonts w:ascii="Arial" w:eastAsia="Arial" w:hAnsi="Arial" w:cs="Arial"/>
      <w:szCs w:val="22"/>
    </w:rPr>
  </w:style>
  <w:style w:type="character" w:styleId="Hyperlink">
    <w:name w:val="Hyperlink"/>
    <w:basedOn w:val="DefaultParagraphFont"/>
    <w:uiPriority w:val="99"/>
    <w:unhideWhenUsed/>
    <w:rsid w:val="00AE3E8C"/>
    <w:rPr>
      <w:rFonts w:asciiTheme="minorHAnsi" w:hAnsiTheme="minorHAnsi"/>
      <w:color w:val="0563C1" w:themeColor="hyperlink"/>
      <w:sz w:val="24"/>
      <w:u w:val="single"/>
    </w:rPr>
  </w:style>
  <w:style w:type="paragraph" w:styleId="ListParagraph">
    <w:name w:val="List Paragraph"/>
    <w:basedOn w:val="Normal"/>
    <w:uiPriority w:val="34"/>
    <w:qFormat/>
    <w:rsid w:val="004937CA"/>
    <w:pPr>
      <w:widowControl w:val="0"/>
      <w:autoSpaceDE w:val="0"/>
      <w:autoSpaceDN w:val="0"/>
      <w:ind w:left="720"/>
      <w:contextualSpacing/>
    </w:pPr>
    <w:rPr>
      <w:rFonts w:ascii="Arial" w:eastAsia="Arial" w:hAnsi="Arial" w:cs="Arial"/>
      <w:sz w:val="22"/>
      <w:szCs w:val="22"/>
    </w:rPr>
  </w:style>
  <w:style w:type="table" w:styleId="TableGrid">
    <w:name w:val="Table Grid"/>
    <w:basedOn w:val="TableNormal"/>
    <w:uiPriority w:val="39"/>
    <w:rsid w:val="004937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0557"/>
    <w:rPr>
      <w:rFonts w:asciiTheme="majorHAnsi" w:eastAsiaTheme="majorEastAsia" w:hAnsiTheme="majorHAnsi" w:cstheme="majorBidi"/>
      <w:b/>
      <w:color w:val="27495F" w:themeColor="accent1"/>
      <w:sz w:val="32"/>
      <w:szCs w:val="26"/>
    </w:rPr>
  </w:style>
  <w:style w:type="paragraph" w:styleId="NormalWeb">
    <w:name w:val="Normal (Web)"/>
    <w:basedOn w:val="Normal"/>
    <w:uiPriority w:val="99"/>
    <w:unhideWhenUsed/>
    <w:rsid w:val="00A31355"/>
    <w:pPr>
      <w:spacing w:before="100" w:beforeAutospacing="1" w:after="100" w:afterAutospacing="1"/>
    </w:pPr>
    <w:rPr>
      <w:rFonts w:ascii="Times New Roman" w:hAnsi="Times New Roman" w:cs="Times New Roman"/>
    </w:rPr>
  </w:style>
  <w:style w:type="character" w:styleId="PageNumber">
    <w:name w:val="page number"/>
    <w:basedOn w:val="DefaultParagraphFont"/>
    <w:uiPriority w:val="99"/>
    <w:semiHidden/>
    <w:unhideWhenUsed/>
    <w:rsid w:val="00C929AC"/>
  </w:style>
  <w:style w:type="character" w:styleId="UnresolvedMention">
    <w:name w:val="Unresolved Mention"/>
    <w:basedOn w:val="DefaultParagraphFont"/>
    <w:uiPriority w:val="99"/>
    <w:rsid w:val="00A845FC"/>
    <w:rPr>
      <w:color w:val="808080"/>
      <w:shd w:val="clear" w:color="auto" w:fill="E6E6E6"/>
    </w:rPr>
  </w:style>
  <w:style w:type="character" w:customStyle="1" w:styleId="s1">
    <w:name w:val="s1"/>
    <w:basedOn w:val="DefaultParagraphFont"/>
    <w:rsid w:val="000A200B"/>
  </w:style>
  <w:style w:type="paragraph" w:styleId="BalloonText">
    <w:name w:val="Balloon Text"/>
    <w:basedOn w:val="Normal"/>
    <w:link w:val="BalloonTextChar"/>
    <w:uiPriority w:val="99"/>
    <w:semiHidden/>
    <w:unhideWhenUsed/>
    <w:rsid w:val="00CD6E5E"/>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CD6E5E"/>
    <w:rPr>
      <w:rFonts w:ascii="Times New Roman" w:hAnsi="Times New Roman" w:cs="Times New Roman"/>
      <w:sz w:val="26"/>
      <w:szCs w:val="26"/>
    </w:rPr>
  </w:style>
  <w:style w:type="character" w:styleId="FollowedHyperlink">
    <w:name w:val="FollowedHyperlink"/>
    <w:basedOn w:val="DefaultParagraphFont"/>
    <w:uiPriority w:val="99"/>
    <w:semiHidden/>
    <w:unhideWhenUsed/>
    <w:rsid w:val="003B3FA2"/>
    <w:rPr>
      <w:color w:val="954F72" w:themeColor="followedHyperlink"/>
      <w:u w:val="single"/>
    </w:rPr>
  </w:style>
  <w:style w:type="paragraph" w:styleId="Revision">
    <w:name w:val="Revision"/>
    <w:hidden/>
    <w:uiPriority w:val="99"/>
    <w:semiHidden/>
    <w:rsid w:val="00275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21" Type="http://schemas.openxmlformats.org/officeDocument/2006/relationships/image" Target="media/image4.png"/><Relationship Id="rId42" Type="http://schemas.openxmlformats.org/officeDocument/2006/relationships/diagramQuickStyle" Target="diagrams/quickStyle5.xml"/><Relationship Id="rId47" Type="http://schemas.openxmlformats.org/officeDocument/2006/relationships/image" Target="media/image14.png"/><Relationship Id="rId63" Type="http://schemas.microsoft.com/office/2007/relationships/diagramDrawing" Target="diagrams/drawing7.xml"/><Relationship Id="rId68" Type="http://schemas.openxmlformats.org/officeDocument/2006/relationships/image" Target="media/image24.png"/><Relationship Id="rId16" Type="http://schemas.openxmlformats.org/officeDocument/2006/relationships/diagramColors" Target="diagrams/colors2.xml"/><Relationship Id="rId11" Type="http://schemas.openxmlformats.org/officeDocument/2006/relationships/diagramColors" Target="diagrams/colors1.xml"/><Relationship Id="rId24" Type="http://schemas.openxmlformats.org/officeDocument/2006/relationships/diagramLayout" Target="diagrams/layout3.xml"/><Relationship Id="rId32" Type="http://schemas.openxmlformats.org/officeDocument/2006/relationships/image" Target="media/image9.png"/><Relationship Id="rId37" Type="http://schemas.microsoft.com/office/2007/relationships/diagramDrawing" Target="diagrams/drawing4.xml"/><Relationship Id="rId40" Type="http://schemas.openxmlformats.org/officeDocument/2006/relationships/diagramData" Target="diagrams/data5.xml"/><Relationship Id="rId45" Type="http://schemas.openxmlformats.org/officeDocument/2006/relationships/image" Target="media/image12.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2.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diagramQuickStyle" Target="diagrams/quickStyle7.xml"/><Relationship Id="rId19" Type="http://schemas.openxmlformats.org/officeDocument/2006/relationships/hyperlink" Target="https://www.docker.com/docker-windows" TargetMode="External"/><Relationship Id="rId14" Type="http://schemas.openxmlformats.org/officeDocument/2006/relationships/diagramLayout" Target="diagrams/layout2.xml"/><Relationship Id="rId22" Type="http://schemas.openxmlformats.org/officeDocument/2006/relationships/image" Target="media/image5.png"/><Relationship Id="rId27" Type="http://schemas.microsoft.com/office/2007/relationships/diagramDrawing" Target="diagrams/drawing3.xml"/><Relationship Id="rId30" Type="http://schemas.openxmlformats.org/officeDocument/2006/relationships/image" Target="media/image7.png"/><Relationship Id="rId35" Type="http://schemas.openxmlformats.org/officeDocument/2006/relationships/diagramQuickStyle" Target="diagrams/quickStyle4.xml"/><Relationship Id="rId43" Type="http://schemas.openxmlformats.org/officeDocument/2006/relationships/diagramColors" Target="diagrams/colors5.xml"/><Relationship Id="rId48" Type="http://schemas.openxmlformats.org/officeDocument/2006/relationships/diagramData" Target="diagrams/data6.xml"/><Relationship Id="rId56" Type="http://schemas.openxmlformats.org/officeDocument/2006/relationships/image" Target="media/image18.png"/><Relationship Id="rId64" Type="http://schemas.openxmlformats.org/officeDocument/2006/relationships/hyperlink" Target="http://192.168.99.100:30000" TargetMode="External"/><Relationship Id="rId69" Type="http://schemas.openxmlformats.org/officeDocument/2006/relationships/image" Target="media/image25.png"/><Relationship Id="rId77"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diagramColors" Target="diagrams/colors6.xml"/><Relationship Id="rId72" Type="http://schemas.openxmlformats.org/officeDocument/2006/relationships/hyperlink" Target="http://192.168.99.100:%3cyour" TargetMode="Externa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QuickStyle" Target="diagrams/quickStyle3.xml"/><Relationship Id="rId33" Type="http://schemas.openxmlformats.org/officeDocument/2006/relationships/diagramData" Target="diagrams/data4.xm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diagramData" Target="diagrams/data7.xml"/><Relationship Id="rId67" Type="http://schemas.openxmlformats.org/officeDocument/2006/relationships/image" Target="media/image23.png"/><Relationship Id="rId20" Type="http://schemas.openxmlformats.org/officeDocument/2006/relationships/hyperlink" Target="https://docs.docker.com/toolbox/overview/" TargetMode="External"/><Relationship Id="rId41" Type="http://schemas.openxmlformats.org/officeDocument/2006/relationships/diagramLayout" Target="diagrams/layout5.xml"/><Relationship Id="rId54" Type="http://schemas.openxmlformats.org/officeDocument/2006/relationships/image" Target="media/image16.png"/><Relationship Id="rId62" Type="http://schemas.openxmlformats.org/officeDocument/2006/relationships/diagramColors" Target="diagrams/colors7.xml"/><Relationship Id="rId70" Type="http://schemas.openxmlformats.org/officeDocument/2006/relationships/image" Target="media/image26.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diagramData" Target="diagrams/data3.xml"/><Relationship Id="rId28" Type="http://schemas.openxmlformats.org/officeDocument/2006/relationships/hyperlink" Target="http://bit.ly/2GuzEAP" TargetMode="External"/><Relationship Id="rId36" Type="http://schemas.openxmlformats.org/officeDocument/2006/relationships/diagramColors" Target="diagrams/colors4.xml"/><Relationship Id="rId49" Type="http://schemas.openxmlformats.org/officeDocument/2006/relationships/diagramLayout" Target="diagrams/layout6.xml"/><Relationship Id="rId57" Type="http://schemas.openxmlformats.org/officeDocument/2006/relationships/image" Target="media/image19.png"/><Relationship Id="rId10" Type="http://schemas.openxmlformats.org/officeDocument/2006/relationships/diagramQuickStyle" Target="diagrams/quickStyle1.xml"/><Relationship Id="rId31" Type="http://schemas.openxmlformats.org/officeDocument/2006/relationships/image" Target="media/image8.png"/><Relationship Id="rId44" Type="http://schemas.microsoft.com/office/2007/relationships/diagramDrawing" Target="diagrams/drawing5.xml"/><Relationship Id="rId52" Type="http://schemas.microsoft.com/office/2007/relationships/diagramDrawing" Target="diagrams/drawing6.xml"/><Relationship Id="rId60" Type="http://schemas.openxmlformats.org/officeDocument/2006/relationships/diagramLayout" Target="diagrams/layout7.xml"/><Relationship Id="rId65" Type="http://schemas.openxmlformats.org/officeDocument/2006/relationships/image" Target="media/image21.png"/><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hyperlink" Target="https://www.docker.com/docker-mac" TargetMode="External"/><Relationship Id="rId39" Type="http://schemas.openxmlformats.org/officeDocument/2006/relationships/image" Target="media/image11.png"/><Relationship Id="rId34" Type="http://schemas.openxmlformats.org/officeDocument/2006/relationships/diagramLayout" Target="diagrams/layout4.xml"/><Relationship Id="rId50" Type="http://schemas.openxmlformats.org/officeDocument/2006/relationships/diagramQuickStyle" Target="diagrams/quickStyle6.xml"/><Relationship Id="rId55" Type="http://schemas.openxmlformats.org/officeDocument/2006/relationships/image" Target="media/image17.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9.tiff"/><Relationship Id="rId1" Type="http://schemas.openxmlformats.org/officeDocument/2006/relationships/image" Target="media/image28.png"/></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64FBD-EB1D-C044-9770-AC19B53AE990}" type="doc">
      <dgm:prSet loTypeId="urn:microsoft.com/office/officeart/2008/layout/HexagonCluster" loCatId="" qsTypeId="urn:microsoft.com/office/officeart/2005/8/quickstyle/simple4" qsCatId="simple" csTypeId="urn:microsoft.com/office/officeart/2005/8/colors/accent1_2" csCatId="accent1" phldr="1"/>
      <dgm:spPr/>
      <dgm:t>
        <a:bodyPr/>
        <a:lstStyle/>
        <a:p>
          <a:endParaRPr lang="en-US"/>
        </a:p>
      </dgm:t>
    </dgm:pt>
    <dgm:pt modelId="{7C20AAB6-2547-B043-B3ED-2E965507D90B}">
      <dgm:prSet phldrT="[Text]"/>
      <dgm:spPr>
        <a:xfrm>
          <a:off x="1444203" y="1989048"/>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Collaborate</a:t>
          </a:r>
        </a:p>
      </dgm:t>
    </dgm:pt>
    <dgm:pt modelId="{C6F0D801-051D-4645-9804-E31353D36146}" type="parTrans" cxnId="{328823DA-ADD9-CC4E-801A-0F2FBD8B356C}">
      <dgm:prSet/>
      <dgm:spPr/>
      <dgm:t>
        <a:bodyPr/>
        <a:lstStyle/>
        <a:p>
          <a:pPr algn="ctr"/>
          <a:endParaRPr lang="en-US"/>
        </a:p>
      </dgm:t>
    </dgm:pt>
    <dgm:pt modelId="{B6A59B50-D0B0-804B-B186-50C553150F5B}" type="sibTrans" cxnId="{328823DA-ADD9-CC4E-801A-0F2FBD8B356C}">
      <dgm:prSet/>
      <dgm:spPr>
        <a:xfrm>
          <a:off x="243207" y="1338407"/>
          <a:ext cx="1404995" cy="1211351"/>
        </a:xfr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FD4649BD-9E03-2049-A357-B43F7BD61031}">
      <dgm:prSet phldrT="[Text]"/>
      <dgm:spPr>
        <a:xfrm>
          <a:off x="2641200" y="1324005"/>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Create</a:t>
          </a:r>
        </a:p>
      </dgm:t>
    </dgm:pt>
    <dgm:pt modelId="{06AFF0F1-FF6A-754E-947F-8ED9ECB592FF}" type="parTrans" cxnId="{8302F34F-B1C6-4A4B-B161-0AFA5BBFE913}">
      <dgm:prSet/>
      <dgm:spPr/>
      <dgm:t>
        <a:bodyPr/>
        <a:lstStyle/>
        <a:p>
          <a:pPr algn="ctr"/>
          <a:endParaRPr lang="en-US"/>
        </a:p>
      </dgm:t>
    </dgm:pt>
    <dgm:pt modelId="{43CB39D1-45BB-0E4B-AF66-E34C7B4D7A55}" type="sibTrans" cxnId="{8302F34F-B1C6-4A4B-B161-0AFA5BBFE913}">
      <dgm:prSet/>
      <dgm:spPr>
        <a:xfrm>
          <a:off x="3838196" y="1989048"/>
          <a:ext cx="1404995" cy="1211351"/>
        </a:xfr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13E64196-9766-2D49-83C8-9077BD1DED0C}">
      <dgm:prSet phldrT="[Text]"/>
      <dgm:spPr>
        <a:xfrm>
          <a:off x="1444203" y="661842"/>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Learn</a:t>
          </a:r>
        </a:p>
      </dgm:t>
    </dgm:pt>
    <dgm:pt modelId="{8E839E8F-7E13-8141-B543-4E9E48D3A4F2}" type="parTrans" cxnId="{BF6B152E-A718-F544-B1C5-FEA4AC07A67D}">
      <dgm:prSet/>
      <dgm:spPr/>
      <dgm:t>
        <a:bodyPr/>
        <a:lstStyle/>
        <a:p>
          <a:pPr algn="ctr"/>
          <a:endParaRPr lang="en-US"/>
        </a:p>
      </dgm:t>
    </dgm:pt>
    <dgm:pt modelId="{BC50C631-0A7C-9042-9318-DA2D998931CF}" type="sibTrans" cxnId="{BF6B152E-A718-F544-B1C5-FEA4AC07A67D}">
      <dgm:prSet/>
      <dgm:spPr>
        <a:xfrm>
          <a:off x="2641200" y="0"/>
          <a:ext cx="1404995" cy="1211351"/>
        </a:xfr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E64F1B32-6B5F-4449-B65D-7B3D70A9B127}" type="pres">
      <dgm:prSet presAssocID="{74D64FBD-EB1D-C044-9770-AC19B53AE990}" presName="Name0" presStyleCnt="0">
        <dgm:presLayoutVars>
          <dgm:chMax val="21"/>
          <dgm:chPref val="21"/>
        </dgm:presLayoutVars>
      </dgm:prSet>
      <dgm:spPr/>
    </dgm:pt>
    <dgm:pt modelId="{6C4D5C38-5E43-1B49-BBAD-925C4E95559E}" type="pres">
      <dgm:prSet presAssocID="{7C20AAB6-2547-B043-B3ED-2E965507D90B}" presName="text1" presStyleCnt="0"/>
      <dgm:spPr/>
    </dgm:pt>
    <dgm:pt modelId="{DFEA44B5-E41B-024F-A0AB-76CCB298FBCA}" type="pres">
      <dgm:prSet presAssocID="{7C20AAB6-2547-B043-B3ED-2E965507D90B}" presName="textRepeatNode" presStyleLbl="alignNode1" presStyleIdx="0" presStyleCnt="3">
        <dgm:presLayoutVars>
          <dgm:chMax val="0"/>
          <dgm:chPref val="0"/>
          <dgm:bulletEnabled val="1"/>
        </dgm:presLayoutVars>
      </dgm:prSet>
      <dgm:spPr>
        <a:prstGeom prst="hexagon">
          <a:avLst>
            <a:gd name="adj" fmla="val 25000"/>
            <a:gd name="vf" fmla="val 115470"/>
          </a:avLst>
        </a:prstGeom>
      </dgm:spPr>
    </dgm:pt>
    <dgm:pt modelId="{F1102E49-8933-CC42-86D4-5139C6C9B8F8}" type="pres">
      <dgm:prSet presAssocID="{7C20AAB6-2547-B043-B3ED-2E965507D90B}" presName="textaccent1" presStyleCnt="0"/>
      <dgm:spPr/>
    </dgm:pt>
    <dgm:pt modelId="{8EA88992-3C74-2C49-8396-D48E07EBC9C4}" type="pres">
      <dgm:prSet presAssocID="{7C20AAB6-2547-B043-B3ED-2E965507D90B}" presName="accentRepeatNode" presStyleLbl="solidAlignAcc1" presStyleIdx="0" presStyleCnt="6"/>
      <dgm: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220C6A05-847B-804F-9B9C-AE42E7406170}" type="pres">
      <dgm:prSet presAssocID="{B6A59B50-D0B0-804B-B186-50C553150F5B}" presName="image1" presStyleCnt="0"/>
      <dgm:spPr/>
    </dgm:pt>
    <dgm:pt modelId="{B64EA878-A64E-D247-9EBB-582A835BABDF}" type="pres">
      <dgm:prSet presAssocID="{B6A59B50-D0B0-804B-B186-50C553150F5B}" presName="imageRepeatNode" presStyleLbl="alignAcc1" presStyleIdx="0" presStyleCnt="3"/>
      <dgm:spPr>
        <a:prstGeom prst="hexagon">
          <a:avLst>
            <a:gd name="adj" fmla="val 25000"/>
            <a:gd name="vf" fmla="val 115470"/>
          </a:avLst>
        </a:prstGeom>
      </dgm:spPr>
    </dgm:pt>
    <dgm:pt modelId="{548D767C-1D9D-AC47-8D7A-1B640A4455A9}" type="pres">
      <dgm:prSet presAssocID="{B6A59B50-D0B0-804B-B186-50C553150F5B}" presName="imageaccent1" presStyleCnt="0"/>
      <dgm:spPr/>
    </dgm:pt>
    <dgm:pt modelId="{DEA68F58-11BA-4046-85E3-677146DE4B9F}" type="pres">
      <dgm:prSet presAssocID="{B6A59B50-D0B0-804B-B186-50C553150F5B}" presName="accentRepeatNode" presStyleLbl="solidAlignAcc1" presStyleIdx="1" presStyleCnt="6"/>
      <dgm: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FD962BB-EB17-F84B-9ED8-E6BF04053986}" type="pres">
      <dgm:prSet presAssocID="{FD4649BD-9E03-2049-A357-B43F7BD61031}" presName="text2" presStyleCnt="0"/>
      <dgm:spPr/>
    </dgm:pt>
    <dgm:pt modelId="{020DDADB-1DD5-4547-9289-0472A75EE955}" type="pres">
      <dgm:prSet presAssocID="{FD4649BD-9E03-2049-A357-B43F7BD61031}" presName="textRepeatNode" presStyleLbl="alignNode1" presStyleIdx="1" presStyleCnt="3">
        <dgm:presLayoutVars>
          <dgm:chMax val="0"/>
          <dgm:chPref val="0"/>
          <dgm:bulletEnabled val="1"/>
        </dgm:presLayoutVars>
      </dgm:prSet>
      <dgm:spPr>
        <a:prstGeom prst="hexagon">
          <a:avLst>
            <a:gd name="adj" fmla="val 25000"/>
            <a:gd name="vf" fmla="val 115470"/>
          </a:avLst>
        </a:prstGeom>
      </dgm:spPr>
    </dgm:pt>
    <dgm:pt modelId="{BE4C1E3B-0167-E94C-86E4-F6E8F5DAE729}" type="pres">
      <dgm:prSet presAssocID="{FD4649BD-9E03-2049-A357-B43F7BD61031}" presName="textaccent2" presStyleCnt="0"/>
      <dgm:spPr/>
    </dgm:pt>
    <dgm:pt modelId="{10B39887-0104-1344-805B-10B66C94EE1F}" type="pres">
      <dgm:prSet presAssocID="{FD4649BD-9E03-2049-A357-B43F7BD61031}" presName="accentRepeatNode" presStyleLbl="solidAlignAcc1" presStyleIdx="2" presStyleCnt="6"/>
      <dgm: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8A72C14B-4ACE-294B-8091-25A2B2E4A92E}" type="pres">
      <dgm:prSet presAssocID="{43CB39D1-45BB-0E4B-AF66-E34C7B4D7A55}" presName="image2" presStyleCnt="0"/>
      <dgm:spPr/>
    </dgm:pt>
    <dgm:pt modelId="{F1D46F87-A54C-3946-BF89-F717F3E2E530}" type="pres">
      <dgm:prSet presAssocID="{43CB39D1-45BB-0E4B-AF66-E34C7B4D7A55}" presName="imageRepeatNode" presStyleLbl="alignAcc1" presStyleIdx="1" presStyleCnt="3"/>
      <dgm:spPr>
        <a:prstGeom prst="hexagon">
          <a:avLst>
            <a:gd name="adj" fmla="val 25000"/>
            <a:gd name="vf" fmla="val 115470"/>
          </a:avLst>
        </a:prstGeom>
      </dgm:spPr>
    </dgm:pt>
    <dgm:pt modelId="{90162471-B6C1-0E44-A4A0-385563D6C726}" type="pres">
      <dgm:prSet presAssocID="{43CB39D1-45BB-0E4B-AF66-E34C7B4D7A55}" presName="imageaccent2" presStyleCnt="0"/>
      <dgm:spPr/>
    </dgm:pt>
    <dgm:pt modelId="{82A37D40-FC0A-2F45-B3C1-642720C6106D}" type="pres">
      <dgm:prSet presAssocID="{43CB39D1-45BB-0E4B-AF66-E34C7B4D7A55}" presName="accentRepeatNode" presStyleLbl="solidAlignAcc1" presStyleIdx="3" presStyleCnt="6"/>
      <dgm: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483EAA19-7ADF-7143-99FB-EBB2677DFA5E}" type="pres">
      <dgm:prSet presAssocID="{13E64196-9766-2D49-83C8-9077BD1DED0C}" presName="text3" presStyleCnt="0"/>
      <dgm:spPr/>
    </dgm:pt>
    <dgm:pt modelId="{4C6221E8-0B1C-BC4E-B887-959F5C65241C}" type="pres">
      <dgm:prSet presAssocID="{13E64196-9766-2D49-83C8-9077BD1DED0C}" presName="textRepeatNode" presStyleLbl="alignNode1" presStyleIdx="2" presStyleCnt="3">
        <dgm:presLayoutVars>
          <dgm:chMax val="0"/>
          <dgm:chPref val="0"/>
          <dgm:bulletEnabled val="1"/>
        </dgm:presLayoutVars>
      </dgm:prSet>
      <dgm:spPr>
        <a:prstGeom prst="hexagon">
          <a:avLst>
            <a:gd name="adj" fmla="val 25000"/>
            <a:gd name="vf" fmla="val 115470"/>
          </a:avLst>
        </a:prstGeom>
      </dgm:spPr>
    </dgm:pt>
    <dgm:pt modelId="{A055D3CA-299D-194D-A8D6-5081E4270366}" type="pres">
      <dgm:prSet presAssocID="{13E64196-9766-2D49-83C8-9077BD1DED0C}" presName="textaccent3" presStyleCnt="0"/>
      <dgm:spPr/>
    </dgm:pt>
    <dgm:pt modelId="{E4EF2C5F-9B34-5347-A7AE-5663DAD831AF}" type="pres">
      <dgm:prSet presAssocID="{13E64196-9766-2D49-83C8-9077BD1DED0C}" presName="accentRepeatNode" presStyleLbl="solidAlignAcc1" presStyleIdx="4" presStyleCnt="6"/>
      <dgm: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1E5FA5D-E7AF-6640-82A5-446ED9DC6BA9}" type="pres">
      <dgm:prSet presAssocID="{BC50C631-0A7C-9042-9318-DA2D998931CF}" presName="image3" presStyleCnt="0"/>
      <dgm:spPr/>
    </dgm:pt>
    <dgm:pt modelId="{B9B314D2-64AE-7E49-940A-F4192F6B7930}" type="pres">
      <dgm:prSet presAssocID="{BC50C631-0A7C-9042-9318-DA2D998931CF}" presName="imageRepeatNode" presStyleLbl="alignAcc1" presStyleIdx="2" presStyleCnt="3"/>
      <dgm:spPr>
        <a:prstGeom prst="hexagon">
          <a:avLst>
            <a:gd name="adj" fmla="val 25000"/>
            <a:gd name="vf" fmla="val 115470"/>
          </a:avLst>
        </a:prstGeom>
      </dgm:spPr>
    </dgm:pt>
    <dgm:pt modelId="{FF88E359-5FC8-E04D-89F1-5D6D514733E5}" type="pres">
      <dgm:prSet presAssocID="{BC50C631-0A7C-9042-9318-DA2D998931CF}" presName="imageaccent3" presStyleCnt="0"/>
      <dgm:spPr/>
    </dgm:pt>
    <dgm:pt modelId="{0D7D49C1-7689-244A-89BF-1B25B05865AD}" type="pres">
      <dgm:prSet presAssocID="{BC50C631-0A7C-9042-9318-DA2D998931CF}" presName="accentRepeatNode" presStyleLbl="solidAlignAcc1" presStyleIdx="5" presStyleCnt="6"/>
      <dgm: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Lst>
  <dgm:cxnLst>
    <dgm:cxn modelId="{F26E9D07-8CBC-864A-889E-570266C31392}" type="presOf" srcId="{43CB39D1-45BB-0E4B-AF66-E34C7B4D7A55}" destId="{F1D46F87-A54C-3946-BF89-F717F3E2E530}" srcOrd="0" destOrd="0" presId="urn:microsoft.com/office/officeart/2008/layout/HexagonCluster"/>
    <dgm:cxn modelId="{303F9F0C-3DB6-1041-AAE9-3DE6D68CB5B0}" type="presOf" srcId="{13E64196-9766-2D49-83C8-9077BD1DED0C}" destId="{4C6221E8-0B1C-BC4E-B887-959F5C65241C}" srcOrd="0" destOrd="0" presId="urn:microsoft.com/office/officeart/2008/layout/HexagonCluster"/>
    <dgm:cxn modelId="{BF6B152E-A718-F544-B1C5-FEA4AC07A67D}" srcId="{74D64FBD-EB1D-C044-9770-AC19B53AE990}" destId="{13E64196-9766-2D49-83C8-9077BD1DED0C}" srcOrd="2" destOrd="0" parTransId="{8E839E8F-7E13-8141-B543-4E9E48D3A4F2}" sibTransId="{BC50C631-0A7C-9042-9318-DA2D998931CF}"/>
    <dgm:cxn modelId="{08288345-0C25-974F-8E90-05CBA9044B75}" type="presOf" srcId="{7C20AAB6-2547-B043-B3ED-2E965507D90B}" destId="{DFEA44B5-E41B-024F-A0AB-76CCB298FBCA}" srcOrd="0" destOrd="0" presId="urn:microsoft.com/office/officeart/2008/layout/HexagonCluster"/>
    <dgm:cxn modelId="{8302F34F-B1C6-4A4B-B161-0AFA5BBFE913}" srcId="{74D64FBD-EB1D-C044-9770-AC19B53AE990}" destId="{FD4649BD-9E03-2049-A357-B43F7BD61031}" srcOrd="1" destOrd="0" parTransId="{06AFF0F1-FF6A-754E-947F-8ED9ECB592FF}" sibTransId="{43CB39D1-45BB-0E4B-AF66-E34C7B4D7A55}"/>
    <dgm:cxn modelId="{8E7AC761-3C19-754B-9A16-A13C58F17501}" type="presOf" srcId="{BC50C631-0A7C-9042-9318-DA2D998931CF}" destId="{B9B314D2-64AE-7E49-940A-F4192F6B7930}" srcOrd="0" destOrd="0" presId="urn:microsoft.com/office/officeart/2008/layout/HexagonCluster"/>
    <dgm:cxn modelId="{16E9BBB0-189E-4644-B490-B62043702844}" type="presOf" srcId="{74D64FBD-EB1D-C044-9770-AC19B53AE990}" destId="{E64F1B32-6B5F-4449-B65D-7B3D70A9B127}" srcOrd="0" destOrd="0" presId="urn:microsoft.com/office/officeart/2008/layout/HexagonCluster"/>
    <dgm:cxn modelId="{328823DA-ADD9-CC4E-801A-0F2FBD8B356C}" srcId="{74D64FBD-EB1D-C044-9770-AC19B53AE990}" destId="{7C20AAB6-2547-B043-B3ED-2E965507D90B}" srcOrd="0" destOrd="0" parTransId="{C6F0D801-051D-4645-9804-E31353D36146}" sibTransId="{B6A59B50-D0B0-804B-B186-50C553150F5B}"/>
    <dgm:cxn modelId="{6B260CE2-DBF9-BC42-A1E1-CF42E564A0C0}" type="presOf" srcId="{B6A59B50-D0B0-804B-B186-50C553150F5B}" destId="{B64EA878-A64E-D247-9EBB-582A835BABDF}" srcOrd="0" destOrd="0" presId="urn:microsoft.com/office/officeart/2008/layout/HexagonCluster"/>
    <dgm:cxn modelId="{7316CFE8-08D1-0745-B6BA-5BD722361275}" type="presOf" srcId="{FD4649BD-9E03-2049-A357-B43F7BD61031}" destId="{020DDADB-1DD5-4547-9289-0472A75EE955}" srcOrd="0" destOrd="0" presId="urn:microsoft.com/office/officeart/2008/layout/HexagonCluster"/>
    <dgm:cxn modelId="{22F95F7F-456C-5848-A03F-EF3F63D3F568}" type="presParOf" srcId="{E64F1B32-6B5F-4449-B65D-7B3D70A9B127}" destId="{6C4D5C38-5E43-1B49-BBAD-925C4E95559E}" srcOrd="0" destOrd="0" presId="urn:microsoft.com/office/officeart/2008/layout/HexagonCluster"/>
    <dgm:cxn modelId="{055A316C-BFB1-2642-8945-C333C5BBEBF9}" type="presParOf" srcId="{6C4D5C38-5E43-1B49-BBAD-925C4E95559E}" destId="{DFEA44B5-E41B-024F-A0AB-76CCB298FBCA}" srcOrd="0" destOrd="0" presId="urn:microsoft.com/office/officeart/2008/layout/HexagonCluster"/>
    <dgm:cxn modelId="{2D1F1149-B6BF-BC49-8689-9F0C5D9E404A}" type="presParOf" srcId="{E64F1B32-6B5F-4449-B65D-7B3D70A9B127}" destId="{F1102E49-8933-CC42-86D4-5139C6C9B8F8}" srcOrd="1" destOrd="0" presId="urn:microsoft.com/office/officeart/2008/layout/HexagonCluster"/>
    <dgm:cxn modelId="{99363B89-EEBC-6E4C-B2D4-031FEDCB7DB9}" type="presParOf" srcId="{F1102E49-8933-CC42-86D4-5139C6C9B8F8}" destId="{8EA88992-3C74-2C49-8396-D48E07EBC9C4}" srcOrd="0" destOrd="0" presId="urn:microsoft.com/office/officeart/2008/layout/HexagonCluster"/>
    <dgm:cxn modelId="{7EA92A7F-D05E-5645-9CC9-5A871664876B}" type="presParOf" srcId="{E64F1B32-6B5F-4449-B65D-7B3D70A9B127}" destId="{220C6A05-847B-804F-9B9C-AE42E7406170}" srcOrd="2" destOrd="0" presId="urn:microsoft.com/office/officeart/2008/layout/HexagonCluster"/>
    <dgm:cxn modelId="{2F898BAB-A01B-A448-84AA-A2EC7E6524FC}" type="presParOf" srcId="{220C6A05-847B-804F-9B9C-AE42E7406170}" destId="{B64EA878-A64E-D247-9EBB-582A835BABDF}" srcOrd="0" destOrd="0" presId="urn:microsoft.com/office/officeart/2008/layout/HexagonCluster"/>
    <dgm:cxn modelId="{222B210F-DFF0-F548-8E81-2AEA0B43CCC8}" type="presParOf" srcId="{E64F1B32-6B5F-4449-B65D-7B3D70A9B127}" destId="{548D767C-1D9D-AC47-8D7A-1B640A4455A9}" srcOrd="3" destOrd="0" presId="urn:microsoft.com/office/officeart/2008/layout/HexagonCluster"/>
    <dgm:cxn modelId="{5FE59586-7CBB-104E-8701-9F36C5620364}" type="presParOf" srcId="{548D767C-1D9D-AC47-8D7A-1B640A4455A9}" destId="{DEA68F58-11BA-4046-85E3-677146DE4B9F}" srcOrd="0" destOrd="0" presId="urn:microsoft.com/office/officeart/2008/layout/HexagonCluster"/>
    <dgm:cxn modelId="{072C797A-5554-E149-A321-F9B14139E5F3}" type="presParOf" srcId="{E64F1B32-6B5F-4449-B65D-7B3D70A9B127}" destId="{5FD962BB-EB17-F84B-9ED8-E6BF04053986}" srcOrd="4" destOrd="0" presId="urn:microsoft.com/office/officeart/2008/layout/HexagonCluster"/>
    <dgm:cxn modelId="{5640CA14-6729-6F48-9820-AAA4407BCC1D}" type="presParOf" srcId="{5FD962BB-EB17-F84B-9ED8-E6BF04053986}" destId="{020DDADB-1DD5-4547-9289-0472A75EE955}" srcOrd="0" destOrd="0" presId="urn:microsoft.com/office/officeart/2008/layout/HexagonCluster"/>
    <dgm:cxn modelId="{67018F90-1797-ED43-BA60-9BF4DA3936D3}" type="presParOf" srcId="{E64F1B32-6B5F-4449-B65D-7B3D70A9B127}" destId="{BE4C1E3B-0167-E94C-86E4-F6E8F5DAE729}" srcOrd="5" destOrd="0" presId="urn:microsoft.com/office/officeart/2008/layout/HexagonCluster"/>
    <dgm:cxn modelId="{30F0B58B-F57C-254B-83EF-AD56606B485D}" type="presParOf" srcId="{BE4C1E3B-0167-E94C-86E4-F6E8F5DAE729}" destId="{10B39887-0104-1344-805B-10B66C94EE1F}" srcOrd="0" destOrd="0" presId="urn:microsoft.com/office/officeart/2008/layout/HexagonCluster"/>
    <dgm:cxn modelId="{B55F8C22-67DE-174D-A281-DF5DA22CD8F2}" type="presParOf" srcId="{E64F1B32-6B5F-4449-B65D-7B3D70A9B127}" destId="{8A72C14B-4ACE-294B-8091-25A2B2E4A92E}" srcOrd="6" destOrd="0" presId="urn:microsoft.com/office/officeart/2008/layout/HexagonCluster"/>
    <dgm:cxn modelId="{7B4FD76C-1AD0-3B4B-A620-C987051603F3}" type="presParOf" srcId="{8A72C14B-4ACE-294B-8091-25A2B2E4A92E}" destId="{F1D46F87-A54C-3946-BF89-F717F3E2E530}" srcOrd="0" destOrd="0" presId="urn:microsoft.com/office/officeart/2008/layout/HexagonCluster"/>
    <dgm:cxn modelId="{9CB0EE29-401A-004B-9D03-91DB397E210E}" type="presParOf" srcId="{E64F1B32-6B5F-4449-B65D-7B3D70A9B127}" destId="{90162471-B6C1-0E44-A4A0-385563D6C726}" srcOrd="7" destOrd="0" presId="urn:microsoft.com/office/officeart/2008/layout/HexagonCluster"/>
    <dgm:cxn modelId="{8E5B08B7-2FBE-E645-934B-72A3FC1CC75B}" type="presParOf" srcId="{90162471-B6C1-0E44-A4A0-385563D6C726}" destId="{82A37D40-FC0A-2F45-B3C1-642720C6106D}" srcOrd="0" destOrd="0" presId="urn:microsoft.com/office/officeart/2008/layout/HexagonCluster"/>
    <dgm:cxn modelId="{DD80F28A-2DD6-9A4B-A876-42E2B53B0B14}" type="presParOf" srcId="{E64F1B32-6B5F-4449-B65D-7B3D70A9B127}" destId="{483EAA19-7ADF-7143-99FB-EBB2677DFA5E}" srcOrd="8" destOrd="0" presId="urn:microsoft.com/office/officeart/2008/layout/HexagonCluster"/>
    <dgm:cxn modelId="{893DC22F-0872-DD4B-8354-898D1A947334}" type="presParOf" srcId="{483EAA19-7ADF-7143-99FB-EBB2677DFA5E}" destId="{4C6221E8-0B1C-BC4E-B887-959F5C65241C}" srcOrd="0" destOrd="0" presId="urn:microsoft.com/office/officeart/2008/layout/HexagonCluster"/>
    <dgm:cxn modelId="{F7A0AD9E-2998-AE4C-BD8E-CACBF9522995}" type="presParOf" srcId="{E64F1B32-6B5F-4449-B65D-7B3D70A9B127}" destId="{A055D3CA-299D-194D-A8D6-5081E4270366}" srcOrd="9" destOrd="0" presId="urn:microsoft.com/office/officeart/2008/layout/HexagonCluster"/>
    <dgm:cxn modelId="{7FF0AAA7-C45C-8246-8614-FE19F101EAC6}" type="presParOf" srcId="{A055D3CA-299D-194D-A8D6-5081E4270366}" destId="{E4EF2C5F-9B34-5347-A7AE-5663DAD831AF}" srcOrd="0" destOrd="0" presId="urn:microsoft.com/office/officeart/2008/layout/HexagonCluster"/>
    <dgm:cxn modelId="{398A909D-02B9-294A-B6EF-125DCD76DBDC}" type="presParOf" srcId="{E64F1B32-6B5F-4449-B65D-7B3D70A9B127}" destId="{51E5FA5D-E7AF-6640-82A5-446ED9DC6BA9}" srcOrd="10" destOrd="0" presId="urn:microsoft.com/office/officeart/2008/layout/HexagonCluster"/>
    <dgm:cxn modelId="{BFDDC452-44C7-1144-8A7A-F6148A9E5568}" type="presParOf" srcId="{51E5FA5D-E7AF-6640-82A5-446ED9DC6BA9}" destId="{B9B314D2-64AE-7E49-940A-F4192F6B7930}" srcOrd="0" destOrd="0" presId="urn:microsoft.com/office/officeart/2008/layout/HexagonCluster"/>
    <dgm:cxn modelId="{161AC5C6-8CC3-E342-A9D1-EFCE357E481B}" type="presParOf" srcId="{E64F1B32-6B5F-4449-B65D-7B3D70A9B127}" destId="{FF88E359-5FC8-E04D-89F1-5D6D514733E5}" srcOrd="11" destOrd="0" presId="urn:microsoft.com/office/officeart/2008/layout/HexagonCluster"/>
    <dgm:cxn modelId="{1A6F5E2C-738E-5E4F-B686-630D8799D212}" type="presParOf" srcId="{FF88E359-5FC8-E04D-89F1-5D6D514733E5}" destId="{0D7D49C1-7689-244A-89BF-1B25B05865AD}" srcOrd="0" destOrd="0" presId="urn:microsoft.com/office/officeart/2008/layout/HexagonCluster"/>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b="0"/>
            <a:t>4</a:t>
          </a:r>
        </a:p>
      </dgm:t>
    </dgm:pt>
    <dgm:pt modelId="{C49F4194-2F25-E541-991D-E1DE23E540F3}" type="parTrans" cxnId="{4830CF83-48B1-C646-98EF-B3F58CCBCA73}">
      <dgm:prSet/>
      <dgm:spPr/>
      <dgm:t>
        <a:bodyPr/>
        <a:lstStyle/>
        <a:p>
          <a:endParaRPr lang="en-US" b="0"/>
        </a:p>
      </dgm:t>
    </dgm:pt>
    <dgm:pt modelId="{599BBC57-58EB-C64B-9266-AA195BAEEFFD}" type="sibTrans" cxnId="{4830CF83-48B1-C646-98EF-B3F58CCBCA73}">
      <dgm:prSet/>
      <dgm:spPr/>
      <dgm:t>
        <a:bodyPr/>
        <a:lstStyle/>
        <a:p>
          <a:endParaRPr lang="en-US" b="0"/>
        </a:p>
      </dgm:t>
    </dgm:pt>
    <dgm:pt modelId="{F0C5CE9A-520E-9144-8C31-514DA4F7DACE}">
      <dgm:prSet phldrT="[Text]" custT="1"/>
      <dgm:spPr/>
      <dgm:t>
        <a:bodyPr/>
        <a:lstStyle/>
        <a:p>
          <a:r>
            <a:rPr lang="en-US" sz="2100" b="0"/>
            <a:t>Determine Docker Version</a:t>
          </a:r>
        </a:p>
      </dgm:t>
    </dgm:pt>
    <dgm:pt modelId="{F25F900A-3A8E-BC44-979D-4BC790B399C3}" type="parTrans" cxnId="{661CD76D-C39D-0242-8EC1-BCB95CC641F2}">
      <dgm:prSet/>
      <dgm:spPr/>
      <dgm:t>
        <a:bodyPr/>
        <a:lstStyle/>
        <a:p>
          <a:endParaRPr lang="en-US" b="0"/>
        </a:p>
      </dgm:t>
    </dgm:pt>
    <dgm:pt modelId="{868427A4-0E80-3740-8913-A133D7346396}" type="sibTrans" cxnId="{661CD76D-C39D-0242-8EC1-BCB95CC641F2}">
      <dgm:prSet/>
      <dgm:spPr/>
      <dgm:t>
        <a:bodyPr/>
        <a:lstStyle/>
        <a:p>
          <a:endParaRPr lang="en-US" b="0"/>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b="0"/>
            <a:t>5</a:t>
          </a:r>
        </a:p>
      </dgm:t>
    </dgm:pt>
    <dgm:pt modelId="{1CA1BF70-421F-B840-9F80-7D093B9B7FFD}" type="parTrans" cxnId="{A2070777-8A70-3241-B4A6-A1460B05D90F}">
      <dgm:prSet/>
      <dgm:spPr/>
      <dgm:t>
        <a:bodyPr/>
        <a:lstStyle/>
        <a:p>
          <a:endParaRPr lang="en-US" b="0"/>
        </a:p>
      </dgm:t>
    </dgm:pt>
    <dgm:pt modelId="{90EC1C14-4753-B146-AD34-4484822B5FB2}" type="sibTrans" cxnId="{A2070777-8A70-3241-B4A6-A1460B05D90F}">
      <dgm:prSet/>
      <dgm:spPr/>
      <dgm:t>
        <a:bodyPr/>
        <a:lstStyle/>
        <a:p>
          <a:endParaRPr lang="en-US" b="0"/>
        </a:p>
      </dgm:t>
    </dgm:pt>
    <dgm:pt modelId="{EA63F7F5-607B-5447-B584-BF4A0F858C99}">
      <dgm:prSet phldrT="[Text]" custT="1"/>
      <dgm:spPr/>
      <dgm:t>
        <a:bodyPr/>
        <a:lstStyle/>
        <a:p>
          <a:r>
            <a:rPr lang="en-US" sz="2100" b="0"/>
            <a:t>Verify Docker Installation</a:t>
          </a:r>
        </a:p>
      </dgm:t>
    </dgm:pt>
    <dgm:pt modelId="{9582959C-FB9C-BC4C-9237-B01B33C48163}" type="parTrans" cxnId="{701DECB0-25D3-454D-A679-DE9A27685B0D}">
      <dgm:prSet/>
      <dgm:spPr/>
      <dgm:t>
        <a:bodyPr/>
        <a:lstStyle/>
        <a:p>
          <a:endParaRPr lang="en-US" b="0"/>
        </a:p>
      </dgm:t>
    </dgm:pt>
    <dgm:pt modelId="{1BCE0D65-3E3D-9447-9770-8BA63F68BB45}" type="sibTrans" cxnId="{701DECB0-25D3-454D-A679-DE9A27685B0D}">
      <dgm:prSet/>
      <dgm:spPr/>
      <dgm:t>
        <a:bodyPr/>
        <a:lstStyle/>
        <a:p>
          <a:endParaRPr lang="en-US" b="0"/>
        </a:p>
      </dgm:t>
    </dgm:pt>
    <dgm:pt modelId="{755F0350-D3D1-C641-AFC8-4F3A9128B4BA}">
      <dgm:prSet/>
      <dgm:spPr/>
      <dgm:t>
        <a:bodyPr/>
        <a:lstStyle/>
        <a:p>
          <a:r>
            <a:rPr lang="en-US" b="0"/>
            <a:t>2</a:t>
          </a:r>
        </a:p>
      </dgm:t>
    </dgm:pt>
    <dgm:pt modelId="{C8D92B63-635F-6E40-97B6-46674EF8C2FD}" type="parTrans" cxnId="{D29FA061-7FF1-FF44-87EA-D40A67D25106}">
      <dgm:prSet/>
      <dgm:spPr/>
      <dgm:t>
        <a:bodyPr/>
        <a:lstStyle/>
        <a:p>
          <a:endParaRPr lang="en-US" b="0"/>
        </a:p>
      </dgm:t>
    </dgm:pt>
    <dgm:pt modelId="{E4D55C88-C320-9147-BFA2-2946C5A93211}" type="sibTrans" cxnId="{D29FA061-7FF1-FF44-87EA-D40A67D25106}">
      <dgm:prSet/>
      <dgm:spPr/>
      <dgm:t>
        <a:bodyPr/>
        <a:lstStyle/>
        <a:p>
          <a:endParaRPr lang="en-US" b="0"/>
        </a:p>
      </dgm:t>
    </dgm:pt>
    <dgm:pt modelId="{CEF40876-4854-884E-96A9-6D027ABF20DF}">
      <dgm:prSet custT="1"/>
      <dgm:spPr/>
      <dgm:t>
        <a:bodyPr/>
        <a:lstStyle/>
        <a:p>
          <a:r>
            <a:rPr lang="en-US" sz="2100" b="0"/>
            <a:t>Installation Types</a:t>
          </a:r>
        </a:p>
      </dgm:t>
    </dgm:pt>
    <dgm:pt modelId="{52F36E4C-D820-EC4E-97C0-3DF95A721163}" type="parTrans" cxnId="{BEA35BD7-34B3-984F-B5ED-B51AC3776B75}">
      <dgm:prSet/>
      <dgm:spPr/>
      <dgm:t>
        <a:bodyPr/>
        <a:lstStyle/>
        <a:p>
          <a:endParaRPr lang="en-US" b="0"/>
        </a:p>
      </dgm:t>
    </dgm:pt>
    <dgm:pt modelId="{4B897F4E-AB3F-D64C-A4E7-1BFC5E5448CE}" type="sibTrans" cxnId="{BEA35BD7-34B3-984F-B5ED-B51AC3776B75}">
      <dgm:prSet/>
      <dgm:spPr/>
      <dgm:t>
        <a:bodyPr/>
        <a:lstStyle/>
        <a:p>
          <a:endParaRPr lang="en-US" b="0"/>
        </a:p>
      </dgm:t>
    </dgm:pt>
    <dgm:pt modelId="{4C64EB8F-BEAF-5748-8541-D0566B59A7A1}">
      <dgm:prSet/>
      <dgm:spPr/>
      <dgm:t>
        <a:bodyPr/>
        <a:lstStyle/>
        <a:p>
          <a:r>
            <a:rPr lang="en-US" b="0"/>
            <a:t>1</a:t>
          </a:r>
        </a:p>
      </dgm:t>
    </dgm:pt>
    <dgm:pt modelId="{95E389FF-9412-504A-B1B6-14F23FE1AF52}" type="parTrans" cxnId="{849C2AA3-4597-FC4E-B84E-9D5EBF5CD6CE}">
      <dgm:prSet/>
      <dgm:spPr/>
      <dgm:t>
        <a:bodyPr/>
        <a:lstStyle/>
        <a:p>
          <a:endParaRPr lang="en-US" b="0"/>
        </a:p>
      </dgm:t>
    </dgm:pt>
    <dgm:pt modelId="{B4258E61-5126-A24A-9716-D811328B6990}" type="sibTrans" cxnId="{849C2AA3-4597-FC4E-B84E-9D5EBF5CD6CE}">
      <dgm:prSet/>
      <dgm:spPr/>
      <dgm:t>
        <a:bodyPr/>
        <a:lstStyle/>
        <a:p>
          <a:endParaRPr lang="en-US" b="0"/>
        </a:p>
      </dgm:t>
    </dgm:pt>
    <dgm:pt modelId="{B126841E-3EC3-5B4F-8DED-133EFFF57ED6}">
      <dgm:prSet custT="1"/>
      <dgm:spPr/>
      <dgm:t>
        <a:bodyPr/>
        <a:lstStyle/>
        <a:p>
          <a:r>
            <a:rPr lang="en-US" sz="2100" b="0"/>
            <a:t>Docker Editions</a:t>
          </a:r>
        </a:p>
      </dgm:t>
    </dgm:pt>
    <dgm:pt modelId="{D82DEF3E-D096-5A40-B3D1-C181A67EF9FD}" type="parTrans" cxnId="{BF36647D-E450-E44A-B452-3EA7ED557C38}">
      <dgm:prSet/>
      <dgm:spPr/>
      <dgm:t>
        <a:bodyPr/>
        <a:lstStyle/>
        <a:p>
          <a:endParaRPr lang="en-US" b="0"/>
        </a:p>
      </dgm:t>
    </dgm:pt>
    <dgm:pt modelId="{CD2C9CEA-859A-754F-9BAA-C1B34A78F3AF}" type="sibTrans" cxnId="{BF36647D-E450-E44A-B452-3EA7ED557C38}">
      <dgm:prSet/>
      <dgm:spPr/>
      <dgm:t>
        <a:bodyPr/>
        <a:lstStyle/>
        <a:p>
          <a:endParaRPr lang="en-US" b="0"/>
        </a:p>
      </dgm:t>
    </dgm:pt>
    <dgm:pt modelId="{76069963-69B6-FB4F-897C-F6026C826397}">
      <dgm:prSet/>
      <dgm:spPr/>
      <dgm:t>
        <a:bodyPr/>
        <a:lstStyle/>
        <a:p>
          <a:r>
            <a:rPr lang="en-US" b="0"/>
            <a:t>3</a:t>
          </a:r>
        </a:p>
      </dgm:t>
    </dgm:pt>
    <dgm:pt modelId="{6F2ACFE8-290B-0F43-93E5-19CF45824328}" type="parTrans" cxnId="{F64B6796-8F60-824E-A591-9F9BAAC22CE7}">
      <dgm:prSet/>
      <dgm:spPr/>
      <dgm:t>
        <a:bodyPr/>
        <a:lstStyle/>
        <a:p>
          <a:endParaRPr lang="en-US" b="0"/>
        </a:p>
      </dgm:t>
    </dgm:pt>
    <dgm:pt modelId="{20B91EF4-94C7-AA42-9F1A-760FF74F577E}" type="sibTrans" cxnId="{F64B6796-8F60-824E-A591-9F9BAAC22CE7}">
      <dgm:prSet/>
      <dgm:spPr/>
      <dgm:t>
        <a:bodyPr/>
        <a:lstStyle/>
        <a:p>
          <a:endParaRPr lang="en-US" b="0"/>
        </a:p>
      </dgm:t>
    </dgm:pt>
    <dgm:pt modelId="{CCD4AF10-8B77-6449-BEC1-F0B2CD27B90C}">
      <dgm:prSet/>
      <dgm:spPr/>
      <dgm:t>
        <a:bodyPr/>
        <a:lstStyle/>
        <a:p>
          <a:r>
            <a:rPr lang="en-US" b="0"/>
            <a:t>Platform Installations</a:t>
          </a:r>
        </a:p>
      </dgm:t>
    </dgm:pt>
    <dgm:pt modelId="{1879CE14-FB5C-3A4C-B079-C19A8AE7F5DE}" type="parTrans" cxnId="{47BA5664-D459-104B-85E5-9F5AB79912E1}">
      <dgm:prSet/>
      <dgm:spPr/>
      <dgm:t>
        <a:bodyPr/>
        <a:lstStyle/>
        <a:p>
          <a:endParaRPr lang="en-US" b="0"/>
        </a:p>
      </dgm:t>
    </dgm:pt>
    <dgm:pt modelId="{11EBB167-C218-FD45-9C63-4D8DF192B3D9}" type="sibTrans" cxnId="{47BA5664-D459-104B-85E5-9F5AB79912E1}">
      <dgm:prSet/>
      <dgm:spPr/>
      <dgm:t>
        <a:bodyPr/>
        <a:lstStyle/>
        <a:p>
          <a:endParaRPr lang="en-US" b="0"/>
        </a:p>
      </dgm:t>
    </dgm:pt>
    <dgm:pt modelId="{3703F637-A1EC-7549-9943-09D3D52FE132}" type="pres">
      <dgm:prSet presAssocID="{1259CDB4-D86F-4445-8D49-D621ACD1B595}" presName="linearFlow" presStyleCnt="0">
        <dgm:presLayoutVars>
          <dgm:dir/>
          <dgm:animLvl val="lvl"/>
          <dgm:resizeHandles val="exact"/>
        </dgm:presLayoutVars>
      </dgm:prSet>
      <dgm:spPr/>
    </dgm:pt>
    <dgm:pt modelId="{5898A641-80F9-C94F-B526-84D647C7C026}" type="pres">
      <dgm:prSet presAssocID="{4C64EB8F-BEAF-5748-8541-D0566B59A7A1}" presName="composite" presStyleCnt="0"/>
      <dgm:spPr/>
    </dgm:pt>
    <dgm:pt modelId="{EF358C46-B73C-C348-B49B-CDF0A3959B7D}" type="pres">
      <dgm:prSet presAssocID="{4C64EB8F-BEAF-5748-8541-D0566B59A7A1}" presName="parentText" presStyleLbl="alignNode1" presStyleIdx="0" presStyleCnt="5">
        <dgm:presLayoutVars>
          <dgm:chMax val="1"/>
          <dgm:bulletEnabled val="1"/>
        </dgm:presLayoutVars>
      </dgm:prSet>
      <dgm:spPr/>
    </dgm:pt>
    <dgm:pt modelId="{6F75A6D0-13A9-C24E-94AD-3F5856CB7302}" type="pres">
      <dgm:prSet presAssocID="{4C64EB8F-BEAF-5748-8541-D0566B59A7A1}" presName="descendantText" presStyleLbl="alignAcc1" presStyleIdx="0" presStyleCnt="5">
        <dgm:presLayoutVars>
          <dgm:bulletEnabled val="1"/>
        </dgm:presLayoutVars>
      </dgm:prSet>
      <dgm:spPr/>
    </dgm:pt>
    <dgm:pt modelId="{AE2B238A-4246-4D45-B7EE-2774E7C3A799}" type="pres">
      <dgm:prSet presAssocID="{B4258E61-5126-A24A-9716-D811328B6990}" presName="sp" presStyleCnt="0"/>
      <dgm:spPr/>
    </dgm:pt>
    <dgm:pt modelId="{D1A7E9CC-E21C-A34C-AC50-196D03DE1C52}" type="pres">
      <dgm:prSet presAssocID="{755F0350-D3D1-C641-AFC8-4F3A9128B4BA}" presName="composite" presStyleCnt="0"/>
      <dgm:spPr/>
    </dgm:pt>
    <dgm:pt modelId="{7000F8F1-372C-B64F-8B60-16993722ED09}" type="pres">
      <dgm:prSet presAssocID="{755F0350-D3D1-C641-AFC8-4F3A9128B4BA}" presName="parentText" presStyleLbl="alignNode1" presStyleIdx="1" presStyleCnt="5">
        <dgm:presLayoutVars>
          <dgm:chMax val="1"/>
          <dgm:bulletEnabled val="1"/>
        </dgm:presLayoutVars>
      </dgm:prSet>
      <dgm:spPr/>
    </dgm:pt>
    <dgm:pt modelId="{0BE33E50-A157-0C44-8986-90411392BA01}" type="pres">
      <dgm:prSet presAssocID="{755F0350-D3D1-C641-AFC8-4F3A9128B4BA}" presName="descendantText" presStyleLbl="alignAcc1" presStyleIdx="1" presStyleCnt="5">
        <dgm:presLayoutVars>
          <dgm:bulletEnabled val="1"/>
        </dgm:presLayoutVars>
      </dgm:prSet>
      <dgm:spPr/>
    </dgm:pt>
    <dgm:pt modelId="{00F9D083-3F29-DA47-A867-71609574F9BB}" type="pres">
      <dgm:prSet presAssocID="{E4D55C88-C320-9147-BFA2-2946C5A93211}" presName="sp" presStyleCnt="0"/>
      <dgm:spPr/>
    </dgm:pt>
    <dgm:pt modelId="{0073D6AD-069C-BB4D-8EBB-A5C1E1FC6773}" type="pres">
      <dgm:prSet presAssocID="{76069963-69B6-FB4F-897C-F6026C826397}" presName="composite" presStyleCnt="0"/>
      <dgm:spPr/>
    </dgm:pt>
    <dgm:pt modelId="{132293D7-4626-8B43-8C5F-248125685ECF}" type="pres">
      <dgm:prSet presAssocID="{76069963-69B6-FB4F-897C-F6026C826397}" presName="parentText" presStyleLbl="alignNode1" presStyleIdx="2" presStyleCnt="5">
        <dgm:presLayoutVars>
          <dgm:chMax val="1"/>
          <dgm:bulletEnabled val="1"/>
        </dgm:presLayoutVars>
      </dgm:prSet>
      <dgm:spPr/>
    </dgm:pt>
    <dgm:pt modelId="{DB435221-2D14-0D44-9F71-ECE05D1F2C4B}" type="pres">
      <dgm:prSet presAssocID="{76069963-69B6-FB4F-897C-F6026C826397}" presName="descendantText" presStyleLbl="alignAcc1" presStyleIdx="2" presStyleCnt="5">
        <dgm:presLayoutVars>
          <dgm:bulletEnabled val="1"/>
        </dgm:presLayoutVars>
      </dgm:prSet>
      <dgm:spPr/>
    </dgm:pt>
    <dgm:pt modelId="{0D9A6981-4CC7-F144-8CE8-CECAE2813D0C}" type="pres">
      <dgm:prSet presAssocID="{20B91EF4-94C7-AA42-9F1A-760FF74F577E}" presName="sp" presStyleCnt="0"/>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3" presStyleCnt="5">
        <dgm:presLayoutVars>
          <dgm:chMax val="1"/>
          <dgm:bulletEnabled val="1"/>
        </dgm:presLayoutVars>
      </dgm:prSet>
      <dgm:spPr/>
    </dgm:pt>
    <dgm:pt modelId="{B68C23C2-4DF7-0243-AF76-ECE84A134E9B}" type="pres">
      <dgm:prSet presAssocID="{C7BAF50C-C456-0044-85EE-1DA010961221}" presName="descendantText" presStyleLbl="alignAcc1" presStyleIdx="3" presStyleCnt="5">
        <dgm:presLayoutVars>
          <dgm:bulletEnabled val="1"/>
        </dgm:presLayoutVars>
      </dgm:prSet>
      <dgm:spPr/>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4" presStyleCnt="5">
        <dgm:presLayoutVars>
          <dgm:chMax val="1"/>
          <dgm:bulletEnabled val="1"/>
        </dgm:presLayoutVars>
      </dgm:prSet>
      <dgm:spPr/>
    </dgm:pt>
    <dgm:pt modelId="{72214BD3-C13C-EF47-94CE-40736750CB05}" type="pres">
      <dgm:prSet presAssocID="{E4EA4051-362C-D844-8A87-716E3B2FF75A}" presName="descendantText" presStyleLbl="alignAcc1" presStyleIdx="4" presStyleCnt="5">
        <dgm:presLayoutVars>
          <dgm:bulletEnabled val="1"/>
        </dgm:presLayoutVars>
      </dgm:prSet>
      <dgm:spPr/>
    </dgm:pt>
  </dgm:ptLst>
  <dgm:cxnLst>
    <dgm:cxn modelId="{CAC52B03-94B8-5647-B84D-762EB90DD765}" type="presOf" srcId="{1259CDB4-D86F-4445-8D49-D621ACD1B595}" destId="{3703F637-A1EC-7549-9943-09D3D52FE132}" srcOrd="0" destOrd="0" presId="urn:microsoft.com/office/officeart/2005/8/layout/chevron2"/>
    <dgm:cxn modelId="{F3ABA807-1A65-2D43-9AF3-F3F9456E35D4}" type="presOf" srcId="{F0C5CE9A-520E-9144-8C31-514DA4F7DACE}" destId="{B68C23C2-4DF7-0243-AF76-ECE84A134E9B}" srcOrd="0" destOrd="0" presId="urn:microsoft.com/office/officeart/2005/8/layout/chevron2"/>
    <dgm:cxn modelId="{99610027-2789-D348-B9A5-6E797EA74BD9}" type="presOf" srcId="{76069963-69B6-FB4F-897C-F6026C826397}" destId="{132293D7-4626-8B43-8C5F-248125685ECF}" srcOrd="0" destOrd="0" presId="urn:microsoft.com/office/officeart/2005/8/layout/chevron2"/>
    <dgm:cxn modelId="{96925D2D-F2E0-C74A-B00E-2F65C9631A25}" type="presOf" srcId="{755F0350-D3D1-C641-AFC8-4F3A9128B4BA}" destId="{7000F8F1-372C-B64F-8B60-16993722ED09}" srcOrd="0" destOrd="0" presId="urn:microsoft.com/office/officeart/2005/8/layout/chevron2"/>
    <dgm:cxn modelId="{F33B3140-99C3-C645-9FDD-422E533BBDA1}" type="presOf" srcId="{B126841E-3EC3-5B4F-8DED-133EFFF57ED6}" destId="{6F75A6D0-13A9-C24E-94AD-3F5856CB7302}" srcOrd="0" destOrd="0" presId="urn:microsoft.com/office/officeart/2005/8/layout/chevron2"/>
    <dgm:cxn modelId="{29AFDA54-7541-2C4C-8A11-0CDDBBEDDD0B}" type="presOf" srcId="{EA63F7F5-607B-5447-B584-BF4A0F858C99}" destId="{72214BD3-C13C-EF47-94CE-40736750CB05}" srcOrd="0" destOrd="0" presId="urn:microsoft.com/office/officeart/2005/8/layout/chevron2"/>
    <dgm:cxn modelId="{D29FA061-7FF1-FF44-87EA-D40A67D25106}" srcId="{1259CDB4-D86F-4445-8D49-D621ACD1B595}" destId="{755F0350-D3D1-C641-AFC8-4F3A9128B4BA}" srcOrd="1" destOrd="0" parTransId="{C8D92B63-635F-6E40-97B6-46674EF8C2FD}" sibTransId="{E4D55C88-C320-9147-BFA2-2946C5A93211}"/>
    <dgm:cxn modelId="{9641DD61-078D-8A4B-A5EA-7BB36D651AB9}" type="presOf" srcId="{E4EA4051-362C-D844-8A87-716E3B2FF75A}" destId="{9CEC7261-FF04-BD4E-AAC6-225658B22FF5}" srcOrd="0" destOrd="0" presId="urn:microsoft.com/office/officeart/2005/8/layout/chevron2"/>
    <dgm:cxn modelId="{47BA5664-D459-104B-85E5-9F5AB79912E1}" srcId="{76069963-69B6-FB4F-897C-F6026C826397}" destId="{CCD4AF10-8B77-6449-BEC1-F0B2CD27B90C}" srcOrd="0" destOrd="0" parTransId="{1879CE14-FB5C-3A4C-B079-C19A8AE7F5DE}" sibTransId="{11EBB167-C218-FD45-9C63-4D8DF192B3D9}"/>
    <dgm:cxn modelId="{661CD76D-C39D-0242-8EC1-BCB95CC641F2}" srcId="{C7BAF50C-C456-0044-85EE-1DA010961221}" destId="{F0C5CE9A-520E-9144-8C31-514DA4F7DACE}" srcOrd="0" destOrd="0" parTransId="{F25F900A-3A8E-BC44-979D-4BC790B399C3}" sibTransId="{868427A4-0E80-3740-8913-A133D7346396}"/>
    <dgm:cxn modelId="{A2070777-8A70-3241-B4A6-A1460B05D90F}" srcId="{1259CDB4-D86F-4445-8D49-D621ACD1B595}" destId="{E4EA4051-362C-D844-8A87-716E3B2FF75A}" srcOrd="4" destOrd="0" parTransId="{1CA1BF70-421F-B840-9F80-7D093B9B7FFD}" sibTransId="{90EC1C14-4753-B146-AD34-4484822B5FB2}"/>
    <dgm:cxn modelId="{BF36647D-E450-E44A-B452-3EA7ED557C38}" srcId="{4C64EB8F-BEAF-5748-8541-D0566B59A7A1}" destId="{B126841E-3EC3-5B4F-8DED-133EFFF57ED6}" srcOrd="0" destOrd="0" parTransId="{D82DEF3E-D096-5A40-B3D1-C181A67EF9FD}" sibTransId="{CD2C9CEA-859A-754F-9BAA-C1B34A78F3AF}"/>
    <dgm:cxn modelId="{89F1E582-A5F9-7640-9D06-E40B964F183C}" type="presOf" srcId="{CEF40876-4854-884E-96A9-6D027ABF20DF}" destId="{0BE33E50-A157-0C44-8986-90411392BA01}" srcOrd="0" destOrd="0" presId="urn:microsoft.com/office/officeart/2005/8/layout/chevron2"/>
    <dgm:cxn modelId="{4830CF83-48B1-C646-98EF-B3F58CCBCA73}" srcId="{1259CDB4-D86F-4445-8D49-D621ACD1B595}" destId="{C7BAF50C-C456-0044-85EE-1DA010961221}" srcOrd="3" destOrd="0" parTransId="{C49F4194-2F25-E541-991D-E1DE23E540F3}" sibTransId="{599BBC57-58EB-C64B-9266-AA195BAEEFFD}"/>
    <dgm:cxn modelId="{F64B6796-8F60-824E-A591-9F9BAAC22CE7}" srcId="{1259CDB4-D86F-4445-8D49-D621ACD1B595}" destId="{76069963-69B6-FB4F-897C-F6026C826397}" srcOrd="2" destOrd="0" parTransId="{6F2ACFE8-290B-0F43-93E5-19CF45824328}" sibTransId="{20B91EF4-94C7-AA42-9F1A-760FF74F577E}"/>
    <dgm:cxn modelId="{849C2AA3-4597-FC4E-B84E-9D5EBF5CD6CE}" srcId="{1259CDB4-D86F-4445-8D49-D621ACD1B595}" destId="{4C64EB8F-BEAF-5748-8541-D0566B59A7A1}" srcOrd="0" destOrd="0" parTransId="{95E389FF-9412-504A-B1B6-14F23FE1AF52}" sibTransId="{B4258E61-5126-A24A-9716-D811328B6990}"/>
    <dgm:cxn modelId="{393B7CAB-E68F-624F-AB0B-098DC66678B1}" type="presOf" srcId="{4C64EB8F-BEAF-5748-8541-D0566B59A7A1}" destId="{EF358C46-B73C-C348-B49B-CDF0A3959B7D}" srcOrd="0" destOrd="0" presId="urn:microsoft.com/office/officeart/2005/8/layout/chevron2"/>
    <dgm:cxn modelId="{7450CDB0-E85B-F644-9395-C5D7D93CB396}" type="presOf" srcId="{C7BAF50C-C456-0044-85EE-1DA010961221}" destId="{77B8BCCA-74F6-F649-9CAC-BFF41E5CA1B6}" srcOrd="0" destOrd="0" presId="urn:microsoft.com/office/officeart/2005/8/layout/chevron2"/>
    <dgm:cxn modelId="{701DECB0-25D3-454D-A679-DE9A27685B0D}" srcId="{E4EA4051-362C-D844-8A87-716E3B2FF75A}" destId="{EA63F7F5-607B-5447-B584-BF4A0F858C99}" srcOrd="0" destOrd="0" parTransId="{9582959C-FB9C-BC4C-9237-B01B33C48163}" sibTransId="{1BCE0D65-3E3D-9447-9770-8BA63F68BB45}"/>
    <dgm:cxn modelId="{BEA35BD7-34B3-984F-B5ED-B51AC3776B75}" srcId="{755F0350-D3D1-C641-AFC8-4F3A9128B4BA}" destId="{CEF40876-4854-884E-96A9-6D027ABF20DF}" srcOrd="0" destOrd="0" parTransId="{52F36E4C-D820-EC4E-97C0-3DF95A721163}" sibTransId="{4B897F4E-AB3F-D64C-A4E7-1BFC5E5448CE}"/>
    <dgm:cxn modelId="{E51DCBDF-FF53-D747-9FC3-DEDAF0ED4E17}" type="presOf" srcId="{CCD4AF10-8B77-6449-BEC1-F0B2CD27B90C}" destId="{DB435221-2D14-0D44-9F71-ECE05D1F2C4B}" srcOrd="0" destOrd="0" presId="urn:microsoft.com/office/officeart/2005/8/layout/chevron2"/>
    <dgm:cxn modelId="{262659EA-130E-1A4B-9220-131AAD6CFBBF}" type="presParOf" srcId="{3703F637-A1EC-7549-9943-09D3D52FE132}" destId="{5898A641-80F9-C94F-B526-84D647C7C026}" srcOrd="0" destOrd="0" presId="urn:microsoft.com/office/officeart/2005/8/layout/chevron2"/>
    <dgm:cxn modelId="{DF47F7F0-549B-E746-8E44-85A4D035A095}" type="presParOf" srcId="{5898A641-80F9-C94F-B526-84D647C7C026}" destId="{EF358C46-B73C-C348-B49B-CDF0A3959B7D}" srcOrd="0" destOrd="0" presId="urn:microsoft.com/office/officeart/2005/8/layout/chevron2"/>
    <dgm:cxn modelId="{C2CE7E1D-0656-4442-84AE-E91CD0869824}" type="presParOf" srcId="{5898A641-80F9-C94F-B526-84D647C7C026}" destId="{6F75A6D0-13A9-C24E-94AD-3F5856CB7302}" srcOrd="1" destOrd="0" presId="urn:microsoft.com/office/officeart/2005/8/layout/chevron2"/>
    <dgm:cxn modelId="{D7B08C20-C31E-494E-89F1-213535C0ABC2}" type="presParOf" srcId="{3703F637-A1EC-7549-9943-09D3D52FE132}" destId="{AE2B238A-4246-4D45-B7EE-2774E7C3A799}" srcOrd="1" destOrd="0" presId="urn:microsoft.com/office/officeart/2005/8/layout/chevron2"/>
    <dgm:cxn modelId="{FA335944-15D2-534C-91C7-EC2F312B6B37}" type="presParOf" srcId="{3703F637-A1EC-7549-9943-09D3D52FE132}" destId="{D1A7E9CC-E21C-A34C-AC50-196D03DE1C52}" srcOrd="2" destOrd="0" presId="urn:microsoft.com/office/officeart/2005/8/layout/chevron2"/>
    <dgm:cxn modelId="{E77A55BF-C3DB-4B46-A9B8-E80DBD521ABE}" type="presParOf" srcId="{D1A7E9CC-E21C-A34C-AC50-196D03DE1C52}" destId="{7000F8F1-372C-B64F-8B60-16993722ED09}" srcOrd="0" destOrd="0" presId="urn:microsoft.com/office/officeart/2005/8/layout/chevron2"/>
    <dgm:cxn modelId="{F8C2D373-0C83-1849-BD08-9EC4DE0345F6}" type="presParOf" srcId="{D1A7E9CC-E21C-A34C-AC50-196D03DE1C52}" destId="{0BE33E50-A157-0C44-8986-90411392BA01}" srcOrd="1" destOrd="0" presId="urn:microsoft.com/office/officeart/2005/8/layout/chevron2"/>
    <dgm:cxn modelId="{3273FBDD-3232-384F-96E3-B02AD3707C55}" type="presParOf" srcId="{3703F637-A1EC-7549-9943-09D3D52FE132}" destId="{00F9D083-3F29-DA47-A867-71609574F9BB}" srcOrd="3" destOrd="0" presId="urn:microsoft.com/office/officeart/2005/8/layout/chevron2"/>
    <dgm:cxn modelId="{B4765EAC-9900-A140-94D6-102C79F87C6F}" type="presParOf" srcId="{3703F637-A1EC-7549-9943-09D3D52FE132}" destId="{0073D6AD-069C-BB4D-8EBB-A5C1E1FC6773}" srcOrd="4" destOrd="0" presId="urn:microsoft.com/office/officeart/2005/8/layout/chevron2"/>
    <dgm:cxn modelId="{E4225CE4-5805-D44D-91FE-B109F90D71FC}" type="presParOf" srcId="{0073D6AD-069C-BB4D-8EBB-A5C1E1FC6773}" destId="{132293D7-4626-8B43-8C5F-248125685ECF}" srcOrd="0" destOrd="0" presId="urn:microsoft.com/office/officeart/2005/8/layout/chevron2"/>
    <dgm:cxn modelId="{35B5844F-987A-1847-A660-383611C79FB8}" type="presParOf" srcId="{0073D6AD-069C-BB4D-8EBB-A5C1E1FC6773}" destId="{DB435221-2D14-0D44-9F71-ECE05D1F2C4B}" srcOrd="1" destOrd="0" presId="urn:microsoft.com/office/officeart/2005/8/layout/chevron2"/>
    <dgm:cxn modelId="{56B4502F-D283-0C45-BC09-AAF20BDBE648}" type="presParOf" srcId="{3703F637-A1EC-7549-9943-09D3D52FE132}" destId="{0D9A6981-4CC7-F144-8CE8-CECAE2813D0C}" srcOrd="5" destOrd="0" presId="urn:microsoft.com/office/officeart/2005/8/layout/chevron2"/>
    <dgm:cxn modelId="{2EC5A5C7-7E71-EA42-AC1D-3E313C0377B1}" type="presParOf" srcId="{3703F637-A1EC-7549-9943-09D3D52FE132}" destId="{09795D92-CC90-BC43-A039-BE49BC79C5C0}" srcOrd="6" destOrd="0" presId="urn:microsoft.com/office/officeart/2005/8/layout/chevron2"/>
    <dgm:cxn modelId="{9B69553C-AA6B-4C4E-9A68-894EC4B73145}" type="presParOf" srcId="{09795D92-CC90-BC43-A039-BE49BC79C5C0}" destId="{77B8BCCA-74F6-F649-9CAC-BFF41E5CA1B6}" srcOrd="0" destOrd="0" presId="urn:microsoft.com/office/officeart/2005/8/layout/chevron2"/>
    <dgm:cxn modelId="{AD6A2AD4-06D3-AB46-9F5A-8A39E9EB3DC6}" type="presParOf" srcId="{09795D92-CC90-BC43-A039-BE49BC79C5C0}" destId="{B68C23C2-4DF7-0243-AF76-ECE84A134E9B}" srcOrd="1" destOrd="0" presId="urn:microsoft.com/office/officeart/2005/8/layout/chevron2"/>
    <dgm:cxn modelId="{A28B48D1-8F8C-B04F-85DD-AE3A1F060ABB}" type="presParOf" srcId="{3703F637-A1EC-7549-9943-09D3D52FE132}" destId="{69E6A707-1311-8B43-94A1-2AA0950D39F0}" srcOrd="7" destOrd="0" presId="urn:microsoft.com/office/officeart/2005/8/layout/chevron2"/>
    <dgm:cxn modelId="{3DD0C787-01CB-4644-A317-1D1DAE7F074B}" type="presParOf" srcId="{3703F637-A1EC-7549-9943-09D3D52FE132}" destId="{F01259F1-AF1E-0A46-85E9-451D7AD8CD8F}" srcOrd="8" destOrd="0" presId="urn:microsoft.com/office/officeart/2005/8/layout/chevron2"/>
    <dgm:cxn modelId="{67F43169-94A4-0F48-B0C1-A27EAC0ED904}" type="presParOf" srcId="{F01259F1-AF1E-0A46-85E9-451D7AD8CD8F}" destId="{9CEC7261-FF04-BD4E-AAC6-225658B22FF5}" srcOrd="0" destOrd="0" presId="urn:microsoft.com/office/officeart/2005/8/layout/chevron2"/>
    <dgm:cxn modelId="{E76042B2-33F0-B84C-B66A-02FFAD8A0C0F}" type="presParOf" srcId="{F01259F1-AF1E-0A46-85E9-451D7AD8CD8F}" destId="{72214BD3-C13C-EF47-94CE-40736750CB05}" srcOrd="1" destOrd="0" presId="urn:microsoft.com/office/officeart/2005/8/layout/chevron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2</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Run a Container</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3</a:t>
          </a:r>
        </a:p>
      </dgm:t>
    </dgm:pt>
    <dgm:pt modelId="{1CA1BF70-421F-B840-9F80-7D093B9B7FFD}" type="parTrans" cxnId="{A2070777-8A70-3241-B4A6-A1460B05D90F}">
      <dgm:prSet/>
      <dgm:spPr/>
      <dgm:t>
        <a:bodyPr/>
        <a:lstStyle/>
        <a:p>
          <a:endParaRPr lang="en-US"/>
        </a:p>
      </dgm:t>
    </dgm:pt>
    <dgm:pt modelId="{90EC1C14-4753-B146-AD34-4484822B5FB2}" type="sibTrans" cxnId="{A2070777-8A70-3241-B4A6-A1460B05D90F}">
      <dgm:prSet/>
      <dgm:spPr/>
      <dgm:t>
        <a:bodyPr/>
        <a:lstStyle/>
        <a:p>
          <a:endParaRPr lang="en-US"/>
        </a:p>
      </dgm:t>
    </dgm:pt>
    <dgm:pt modelId="{EA63F7F5-607B-5447-B584-BF4A0F858C99}">
      <dgm:prSet phldrT="[Text]" custT="1"/>
      <dgm:spPr/>
      <dgm:t>
        <a:bodyPr/>
        <a:lstStyle/>
        <a:p>
          <a:r>
            <a:rPr lang="en-US" sz="2100"/>
            <a:t>Stop/Delete a Container</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4</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Inspect a Running Container</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5</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A15D70D6-A60D-4B4D-BCEB-E4DED03DFD7F}">
      <dgm:prSet custT="1"/>
      <dgm:spPr/>
      <dgm:t>
        <a:bodyPr/>
        <a:lstStyle/>
        <a:p>
          <a:r>
            <a:rPr lang="en-US" sz="2100"/>
            <a:t>Run Shell Inside a Container</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21978EE3-A228-9645-A0B0-A7B546AEEAAA}">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EE50E940-ED65-3347-8BBD-C6584C947DB5}" type="parTrans" cxnId="{0ABF4480-CF2A-7649-9935-52742A3C4352}">
      <dgm:prSet/>
      <dgm:spPr/>
    </dgm:pt>
    <dgm:pt modelId="{2FDC213E-AE29-8745-ABB2-91B53F32BB98}" type="sibTrans" cxnId="{0ABF4480-CF2A-7649-9935-52742A3C4352}">
      <dgm:prSet/>
      <dgm:spPr/>
    </dgm:pt>
    <dgm:pt modelId="{DFFAAE07-9B29-1540-8F27-507F82839C96}">
      <dgm:prSet phldrT="[Text]"/>
      <dgm:spPr>
        <a:noFill/>
      </dgm:spPr>
      <dgm:t>
        <a:bodyPr/>
        <a:lstStyle/>
        <a:p>
          <a:r>
            <a:rPr lang="en-US"/>
            <a:t>Build a Docker Image of an Application</a:t>
          </a:r>
        </a:p>
      </dgm:t>
    </dgm:pt>
    <dgm:pt modelId="{314A670C-A8D0-8F49-98CF-928227931AE6}" type="parTrans" cxnId="{5B4F70C8-2580-2948-966C-01A1BD421906}">
      <dgm:prSet/>
      <dgm:spPr/>
    </dgm:pt>
    <dgm:pt modelId="{E03CE041-F73D-4145-8986-5E358C2E4D80}" type="sibTrans" cxnId="{5B4F70C8-2580-2948-966C-01A1BD421906}">
      <dgm:prSet/>
      <dgm:spPr/>
    </dgm:pt>
    <dgm:pt modelId="{3703F637-A1EC-7549-9943-09D3D52FE132}" type="pres">
      <dgm:prSet presAssocID="{1259CDB4-D86F-4445-8D49-D621ACD1B595}" presName="linearFlow" presStyleCnt="0">
        <dgm:presLayoutVars>
          <dgm:dir/>
          <dgm:animLvl val="lvl"/>
          <dgm:resizeHandles val="exact"/>
        </dgm:presLayoutVars>
      </dgm:prSet>
      <dgm:spPr/>
    </dgm:pt>
    <dgm:pt modelId="{2001B2C1-6836-294F-9171-302A710FD696}" type="pres">
      <dgm:prSet presAssocID="{21978EE3-A228-9645-A0B0-A7B546AEEAAA}" presName="composite" presStyleCnt="0"/>
      <dgm:spPr/>
    </dgm:pt>
    <dgm:pt modelId="{FF867963-3E64-DC47-A018-7E79DCD81858}" type="pres">
      <dgm:prSet presAssocID="{21978EE3-A228-9645-A0B0-A7B546AEEAAA}" presName="parentText" presStyleLbl="alignNode1" presStyleIdx="0" presStyleCnt="5">
        <dgm:presLayoutVars>
          <dgm:chMax val="1"/>
          <dgm:bulletEnabled val="1"/>
        </dgm:presLayoutVars>
      </dgm:prSet>
      <dgm:spPr/>
    </dgm:pt>
    <dgm:pt modelId="{80653CCD-C77B-674F-B4C8-EE898D95A40C}" type="pres">
      <dgm:prSet presAssocID="{21978EE3-A228-9645-A0B0-A7B546AEEAAA}" presName="descendantText" presStyleLbl="alignAcc1" presStyleIdx="0" presStyleCnt="5">
        <dgm:presLayoutVars>
          <dgm:bulletEnabled val="1"/>
        </dgm:presLayoutVars>
      </dgm:prSet>
      <dgm:spPr/>
    </dgm:pt>
    <dgm:pt modelId="{2E707C29-B56C-1441-AD03-AC635AB5F9E3}" type="pres">
      <dgm:prSet presAssocID="{2FDC213E-AE29-8745-ABB2-91B53F32BB98}" presName="sp" presStyleCnt="0"/>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1" presStyleCnt="5">
        <dgm:presLayoutVars>
          <dgm:chMax val="1"/>
          <dgm:bulletEnabled val="1"/>
        </dgm:presLayoutVars>
      </dgm:prSet>
      <dgm:spPr/>
    </dgm:pt>
    <dgm:pt modelId="{B68C23C2-4DF7-0243-AF76-ECE84A134E9B}" type="pres">
      <dgm:prSet presAssocID="{C7BAF50C-C456-0044-85EE-1DA010961221}" presName="descendantText" presStyleLbl="alignAcc1" presStyleIdx="1" presStyleCnt="5">
        <dgm:presLayoutVars>
          <dgm:bulletEnabled val="1"/>
        </dgm:presLayoutVars>
      </dgm:prSet>
      <dgm:spPr/>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2" presStyleCnt="5">
        <dgm:presLayoutVars>
          <dgm:chMax val="1"/>
          <dgm:bulletEnabled val="1"/>
        </dgm:presLayoutVars>
      </dgm:prSet>
      <dgm:spPr/>
    </dgm:pt>
    <dgm:pt modelId="{72214BD3-C13C-EF47-94CE-40736750CB05}" type="pres">
      <dgm:prSet presAssocID="{E4EA4051-362C-D844-8A87-716E3B2FF75A}" presName="descendantText" presStyleLbl="alignAcc1" presStyleIdx="2" presStyleCnt="5">
        <dgm:presLayoutVars>
          <dgm:bulletEnabled val="1"/>
        </dgm:presLayoutVars>
      </dgm:prSet>
      <dgm:spPr/>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3" presStyleCnt="5">
        <dgm:presLayoutVars>
          <dgm:chMax val="1"/>
          <dgm:bulletEnabled val="1"/>
        </dgm:presLayoutVars>
      </dgm:prSet>
      <dgm:spPr/>
    </dgm:pt>
    <dgm:pt modelId="{0716CDE5-B796-0648-A101-5931BC5BAB84}" type="pres">
      <dgm:prSet presAssocID="{67534C9E-F58C-004B-94C3-2FF668841EFA}" presName="descendantText" presStyleLbl="alignAcc1" presStyleIdx="3" presStyleCnt="5">
        <dgm:presLayoutVars>
          <dgm:bulletEnabled val="1"/>
        </dgm:presLayoutVars>
      </dgm:prSet>
      <dgm:spPr/>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4" presStyleCnt="5">
        <dgm:presLayoutVars>
          <dgm:chMax val="1"/>
          <dgm:bulletEnabled val="1"/>
        </dgm:presLayoutVars>
      </dgm:prSet>
      <dgm:spPr/>
    </dgm:pt>
    <dgm:pt modelId="{BE97322C-F34D-1341-9BC9-68537AF63932}" type="pres">
      <dgm:prSet presAssocID="{E9E47DC6-464C-B54A-87F0-5B5298EEC293}" presName="descendantText" presStyleLbl="alignAcc1" presStyleIdx="4" presStyleCnt="5">
        <dgm:presLayoutVars>
          <dgm:bulletEnabled val="1"/>
        </dgm:presLayoutVars>
      </dgm:prSet>
      <dgm:spPr/>
    </dgm:pt>
  </dgm:ptLst>
  <dgm:cxnLst>
    <dgm:cxn modelId="{91EA4F26-56E4-BE4E-8D68-B5AF28E85CE1}" type="presOf" srcId="{21978EE3-A228-9645-A0B0-A7B546AEEAAA}" destId="{FF867963-3E64-DC47-A018-7E79DCD81858}" srcOrd="0" destOrd="0" presId="urn:microsoft.com/office/officeart/2005/8/layout/chevron2"/>
    <dgm:cxn modelId="{EEEA5658-416E-2E40-A0CB-A2C5B531FB01}" type="presOf" srcId="{A15D70D6-A60D-4B4D-BCEB-E4DED03DFD7F}" destId="{BE97322C-F34D-1341-9BC9-68537AF63932}" srcOrd="0" destOrd="0" presId="urn:microsoft.com/office/officeart/2005/8/layout/chevron2"/>
    <dgm:cxn modelId="{CAE82668-798F-104E-AE8C-F58BB592A76A}" type="presOf" srcId="{1259CDB4-D86F-4445-8D49-D621ACD1B595}" destId="{3703F637-A1EC-7549-9943-09D3D52FE132}"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F43BCD70-011E-FA45-A7E4-F804A05F3BD1}" srcId="{E9E47DC6-464C-B54A-87F0-5B5298EEC293}" destId="{A15D70D6-A60D-4B4D-BCEB-E4DED03DFD7F}" srcOrd="0" destOrd="0" parTransId="{4ECFC800-D9CC-344D-B447-47BD9B6EE24C}" sibTransId="{D43C2FFE-9E08-E64A-9386-C62A2FC45CF5}"/>
    <dgm:cxn modelId="{676B3975-D192-3F4E-B9ED-3B852BCF8372}" srcId="{1259CDB4-D86F-4445-8D49-D621ACD1B595}" destId="{E9E47DC6-464C-B54A-87F0-5B5298EEC293}" srcOrd="4" destOrd="0" parTransId="{E703CDEF-16AC-5D4E-A7D3-24AB31DE2A89}" sibTransId="{B3715ACE-0D7F-744A-BD34-E72756EA114E}"/>
    <dgm:cxn modelId="{A2070777-8A70-3241-B4A6-A1460B05D90F}" srcId="{1259CDB4-D86F-4445-8D49-D621ACD1B595}" destId="{E4EA4051-362C-D844-8A87-716E3B2FF75A}" srcOrd="2" destOrd="0" parTransId="{1CA1BF70-421F-B840-9F80-7D093B9B7FFD}" sibTransId="{90EC1C14-4753-B146-AD34-4484822B5FB2}"/>
    <dgm:cxn modelId="{AAE11C7D-70BA-3847-9121-51E6FF88173A}" srcId="{1259CDB4-D86F-4445-8D49-D621ACD1B595}" destId="{67534C9E-F58C-004B-94C3-2FF668841EFA}" srcOrd="3" destOrd="0" parTransId="{1B7E769A-43FA-3547-A158-FE1BDE0755A3}" sibTransId="{230CBA2E-64E3-AA45-AA6E-403D7F89E952}"/>
    <dgm:cxn modelId="{0D34667E-F5BF-3C41-9B39-9FD36CA0785D}" type="presOf" srcId="{EA63F7F5-607B-5447-B584-BF4A0F858C99}" destId="{72214BD3-C13C-EF47-94CE-40736750CB05}" srcOrd="0" destOrd="0" presId="urn:microsoft.com/office/officeart/2005/8/layout/chevron2"/>
    <dgm:cxn modelId="{0ABF4480-CF2A-7649-9935-52742A3C4352}" srcId="{1259CDB4-D86F-4445-8D49-D621ACD1B595}" destId="{21978EE3-A228-9645-A0B0-A7B546AEEAAA}" srcOrd="0" destOrd="0" parTransId="{EE50E940-ED65-3347-8BBD-C6584C947DB5}" sibTransId="{2FDC213E-AE29-8745-ABB2-91B53F32BB98}"/>
    <dgm:cxn modelId="{4830CF83-48B1-C646-98EF-B3F58CCBCA73}" srcId="{1259CDB4-D86F-4445-8D49-D621ACD1B595}" destId="{C7BAF50C-C456-0044-85EE-1DA010961221}" srcOrd="1"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74EAFAAB-D9BB-5649-AAE3-C46640C2CAD6}" type="presOf" srcId="{DFFAAE07-9B29-1540-8F27-507F82839C96}" destId="{80653CCD-C77B-674F-B4C8-EE898D95A40C}" srcOrd="0" destOrd="0" presId="urn:microsoft.com/office/officeart/2005/8/layout/chevron2"/>
    <dgm:cxn modelId="{701DECB0-25D3-454D-A679-DE9A27685B0D}" srcId="{E4EA4051-362C-D844-8A87-716E3B2FF75A}" destId="{EA63F7F5-607B-5447-B584-BF4A0F858C99}" srcOrd="0" destOrd="0" parTransId="{9582959C-FB9C-BC4C-9237-B01B33C48163}" sibTransId="{1BCE0D65-3E3D-9447-9770-8BA63F68BB45}"/>
    <dgm:cxn modelId="{82C953BB-F585-454B-96A6-18107540A338}" type="presOf" srcId="{E9E47DC6-464C-B54A-87F0-5B5298EEC293}" destId="{41E0C333-0DF2-4344-A6A8-B550FEDAD9CC}" srcOrd="0" destOrd="0" presId="urn:microsoft.com/office/officeart/2005/8/layout/chevron2"/>
    <dgm:cxn modelId="{9E1661BB-582B-B349-B494-C76628488E5B}" type="presOf" srcId="{E4EA4051-362C-D844-8A87-716E3B2FF75A}" destId="{9CEC7261-FF04-BD4E-AAC6-225658B22FF5}" srcOrd="0" destOrd="0" presId="urn:microsoft.com/office/officeart/2005/8/layout/chevron2"/>
    <dgm:cxn modelId="{5B4F70C8-2580-2948-966C-01A1BD421906}" srcId="{21978EE3-A228-9645-A0B0-A7B546AEEAAA}" destId="{DFFAAE07-9B29-1540-8F27-507F82839C96}" srcOrd="0" destOrd="0" parTransId="{314A670C-A8D0-8F49-98CF-928227931AE6}" sibTransId="{E03CE041-F73D-4145-8986-5E358C2E4D80}"/>
    <dgm:cxn modelId="{F4029CCF-5E84-6A49-8C90-69CD2867EE85}" type="presOf" srcId="{F0C5CE9A-520E-9144-8C31-514DA4F7DACE}" destId="{B68C23C2-4DF7-0243-AF76-ECE84A134E9B}" srcOrd="0" destOrd="0" presId="urn:microsoft.com/office/officeart/2005/8/layout/chevron2"/>
    <dgm:cxn modelId="{C80BABF7-EE4A-0B48-9BE4-0EB3422C0DDF}" type="presOf" srcId="{67534C9E-F58C-004B-94C3-2FF668841EFA}" destId="{366C0117-F974-A54A-A864-6E7000BCFF91}" srcOrd="0" destOrd="0" presId="urn:microsoft.com/office/officeart/2005/8/layout/chevron2"/>
    <dgm:cxn modelId="{FB55D7F8-49DB-4741-BACB-59C1BF4E09AF}" type="presOf" srcId="{C7BAF50C-C456-0044-85EE-1DA010961221}" destId="{77B8BCCA-74F6-F649-9CAC-BFF41E5CA1B6}" srcOrd="0" destOrd="0" presId="urn:microsoft.com/office/officeart/2005/8/layout/chevron2"/>
    <dgm:cxn modelId="{08FEEFFC-0DD5-4143-9B2C-E037FA4F2EA2}" type="presOf" srcId="{32EE9A84-4A5D-804C-BFC8-8665C1ABDB22}" destId="{0716CDE5-B796-0648-A101-5931BC5BAB84}" srcOrd="0" destOrd="0" presId="urn:microsoft.com/office/officeart/2005/8/layout/chevron2"/>
    <dgm:cxn modelId="{59CE39CC-492A-4D43-BB57-0858E49B17FB}" type="presParOf" srcId="{3703F637-A1EC-7549-9943-09D3D52FE132}" destId="{2001B2C1-6836-294F-9171-302A710FD696}" srcOrd="0" destOrd="0" presId="urn:microsoft.com/office/officeart/2005/8/layout/chevron2"/>
    <dgm:cxn modelId="{211D3D7F-DAC1-8840-9423-1269F16867A0}" type="presParOf" srcId="{2001B2C1-6836-294F-9171-302A710FD696}" destId="{FF867963-3E64-DC47-A018-7E79DCD81858}" srcOrd="0" destOrd="0" presId="urn:microsoft.com/office/officeart/2005/8/layout/chevron2"/>
    <dgm:cxn modelId="{F662E27D-2367-2D43-920F-1D48FA11907F}" type="presParOf" srcId="{2001B2C1-6836-294F-9171-302A710FD696}" destId="{80653CCD-C77B-674F-B4C8-EE898D95A40C}" srcOrd="1" destOrd="0" presId="urn:microsoft.com/office/officeart/2005/8/layout/chevron2"/>
    <dgm:cxn modelId="{0BFF37E9-9514-2742-96A7-9B6CE358934B}" type="presParOf" srcId="{3703F637-A1EC-7549-9943-09D3D52FE132}" destId="{2E707C29-B56C-1441-AD03-AC635AB5F9E3}" srcOrd="1" destOrd="0" presId="urn:microsoft.com/office/officeart/2005/8/layout/chevron2"/>
    <dgm:cxn modelId="{7DC90DA7-F7BE-A04F-BF1A-2EF641D717D3}" type="presParOf" srcId="{3703F637-A1EC-7549-9943-09D3D52FE132}" destId="{09795D92-CC90-BC43-A039-BE49BC79C5C0}" srcOrd="2" destOrd="0" presId="urn:microsoft.com/office/officeart/2005/8/layout/chevron2"/>
    <dgm:cxn modelId="{61A5AEB9-D395-434F-AA2F-B74037BC48BE}" type="presParOf" srcId="{09795D92-CC90-BC43-A039-BE49BC79C5C0}" destId="{77B8BCCA-74F6-F649-9CAC-BFF41E5CA1B6}" srcOrd="0" destOrd="0" presId="urn:microsoft.com/office/officeart/2005/8/layout/chevron2"/>
    <dgm:cxn modelId="{F75F58ED-CA5C-7D4A-AE2C-C4699C3C3AB1}" type="presParOf" srcId="{09795D92-CC90-BC43-A039-BE49BC79C5C0}" destId="{B68C23C2-4DF7-0243-AF76-ECE84A134E9B}" srcOrd="1" destOrd="0" presId="urn:microsoft.com/office/officeart/2005/8/layout/chevron2"/>
    <dgm:cxn modelId="{E1C46E65-9789-A945-A44F-30BBAA27A059}" type="presParOf" srcId="{3703F637-A1EC-7549-9943-09D3D52FE132}" destId="{69E6A707-1311-8B43-94A1-2AA0950D39F0}" srcOrd="3" destOrd="0" presId="urn:microsoft.com/office/officeart/2005/8/layout/chevron2"/>
    <dgm:cxn modelId="{5B8916FF-240F-BA40-ACFA-72DC89A17BD9}" type="presParOf" srcId="{3703F637-A1EC-7549-9943-09D3D52FE132}" destId="{F01259F1-AF1E-0A46-85E9-451D7AD8CD8F}" srcOrd="4" destOrd="0" presId="urn:microsoft.com/office/officeart/2005/8/layout/chevron2"/>
    <dgm:cxn modelId="{904F3094-C0C5-5945-B609-E0D96217AA9B}" type="presParOf" srcId="{F01259F1-AF1E-0A46-85E9-451D7AD8CD8F}" destId="{9CEC7261-FF04-BD4E-AAC6-225658B22FF5}" srcOrd="0" destOrd="0" presId="urn:microsoft.com/office/officeart/2005/8/layout/chevron2"/>
    <dgm:cxn modelId="{B8A2C07F-A625-6140-B46A-C1F1DB443F4A}" type="presParOf" srcId="{F01259F1-AF1E-0A46-85E9-451D7AD8CD8F}" destId="{72214BD3-C13C-EF47-94CE-40736750CB05}" srcOrd="1" destOrd="0" presId="urn:microsoft.com/office/officeart/2005/8/layout/chevron2"/>
    <dgm:cxn modelId="{7A59EBDB-0865-0041-8065-498B14D4F5C6}" type="presParOf" srcId="{3703F637-A1EC-7549-9943-09D3D52FE132}" destId="{05F5558C-C414-7A45-8597-9B470A761047}" srcOrd="5" destOrd="0" presId="urn:microsoft.com/office/officeart/2005/8/layout/chevron2"/>
    <dgm:cxn modelId="{56E429BE-00CC-684D-9119-91CEA4FEACDA}" type="presParOf" srcId="{3703F637-A1EC-7549-9943-09D3D52FE132}" destId="{9D7357D9-E213-EB4D-998A-67DC6F0BD3A2}" srcOrd="6" destOrd="0" presId="urn:microsoft.com/office/officeart/2005/8/layout/chevron2"/>
    <dgm:cxn modelId="{96371376-5459-314F-B11A-A41CB9FF02F9}" type="presParOf" srcId="{9D7357D9-E213-EB4D-998A-67DC6F0BD3A2}" destId="{366C0117-F974-A54A-A864-6E7000BCFF91}" srcOrd="0" destOrd="0" presId="urn:microsoft.com/office/officeart/2005/8/layout/chevron2"/>
    <dgm:cxn modelId="{4469A8F1-4226-F840-B065-AF5D3A3E194C}" type="presParOf" srcId="{9D7357D9-E213-EB4D-998A-67DC6F0BD3A2}" destId="{0716CDE5-B796-0648-A101-5931BC5BAB84}" srcOrd="1" destOrd="0" presId="urn:microsoft.com/office/officeart/2005/8/layout/chevron2"/>
    <dgm:cxn modelId="{BAD40831-4351-4F4E-B545-0635BF2FEFC6}" type="presParOf" srcId="{3703F637-A1EC-7549-9943-09D3D52FE132}" destId="{C01861D8-C442-4047-AA3C-9CF2BE86DCE1}" srcOrd="7" destOrd="0" presId="urn:microsoft.com/office/officeart/2005/8/layout/chevron2"/>
    <dgm:cxn modelId="{78C4439A-F433-D64F-AA23-C27CBD67E2DE}" type="presParOf" srcId="{3703F637-A1EC-7549-9943-09D3D52FE132}" destId="{2AA5F92C-4445-0A45-A593-7367492A150B}" srcOrd="8" destOrd="0" presId="urn:microsoft.com/office/officeart/2005/8/layout/chevron2"/>
    <dgm:cxn modelId="{80C3A41E-F133-D648-A592-3819C48FBC71}" type="presParOf" srcId="{2AA5F92C-4445-0A45-A593-7367492A150B}" destId="{41E0C333-0DF2-4344-A6A8-B550FEDAD9CC}" srcOrd="0" destOrd="0" presId="urn:microsoft.com/office/officeart/2005/8/layout/chevron2"/>
    <dgm:cxn modelId="{6EFD8DC2-3392-3E4E-98BE-3E07CBAA3704}" type="presParOf" srcId="{2AA5F92C-4445-0A45-A593-7367492A150B}" destId="{BE97322C-F34D-1341-9BC9-68537AF63932}" srcOrd="1" destOrd="0" presId="urn:microsoft.com/office/officeart/2005/8/layout/chevron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custT="1"/>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sz="2800"/>
            <a:t>1</a:t>
          </a:r>
        </a:p>
      </dgm:t>
    </dgm:pt>
    <dgm:pt modelId="{C49F4194-2F25-E541-991D-E1DE23E540F3}" type="parTrans" cxnId="{4830CF83-48B1-C646-98EF-B3F58CCBCA73}">
      <dgm:prSet/>
      <dgm:spPr/>
      <dgm:t>
        <a:bodyPr/>
        <a:lstStyle/>
        <a:p>
          <a:endParaRPr lang="en-US" sz="1800"/>
        </a:p>
      </dgm:t>
    </dgm:pt>
    <dgm:pt modelId="{599BBC57-58EB-C64B-9266-AA195BAEEFFD}" type="sibTrans" cxnId="{4830CF83-48B1-C646-98EF-B3F58CCBCA73}">
      <dgm:prSet/>
      <dgm:spPr/>
      <dgm:t>
        <a:bodyPr/>
        <a:lstStyle/>
        <a:p>
          <a:endParaRPr lang="en-US" sz="1800"/>
        </a:p>
      </dgm:t>
    </dgm:pt>
    <dgm:pt modelId="{F0C5CE9A-520E-9144-8C31-514DA4F7DACE}">
      <dgm:prSet phldrT="[Text]" custT="1"/>
      <dgm:spPr/>
      <dgm:t>
        <a:bodyPr/>
        <a:lstStyle/>
        <a:p>
          <a:r>
            <a:rPr lang="en-US" sz="2100"/>
            <a:t>Docker Volumes</a:t>
          </a:r>
        </a:p>
      </dgm:t>
    </dgm:pt>
    <dgm:pt modelId="{868427A4-0E80-3740-8913-A133D7346396}" type="sibTrans" cxnId="{661CD76D-C39D-0242-8EC1-BCB95CC641F2}">
      <dgm:prSet/>
      <dgm:spPr/>
      <dgm:t>
        <a:bodyPr/>
        <a:lstStyle/>
        <a:p>
          <a:endParaRPr lang="en-US" sz="1800"/>
        </a:p>
      </dgm:t>
    </dgm:pt>
    <dgm:pt modelId="{F25F900A-3A8E-BC44-979D-4BC790B399C3}" type="parTrans" cxnId="{661CD76D-C39D-0242-8EC1-BCB95CC641F2}">
      <dgm:prSet/>
      <dgm:spPr/>
      <dgm:t>
        <a:bodyPr/>
        <a:lstStyle/>
        <a:p>
          <a:endParaRPr lang="en-US" sz="1800"/>
        </a:p>
      </dgm:t>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1">
        <dgm:presLayoutVars>
          <dgm:chMax val="1"/>
          <dgm:bulletEnabled val="1"/>
        </dgm:presLayoutVars>
      </dgm:prSet>
      <dgm:spPr/>
    </dgm:pt>
    <dgm:pt modelId="{B68C23C2-4DF7-0243-AF76-ECE84A134E9B}" type="pres">
      <dgm:prSet presAssocID="{C7BAF50C-C456-0044-85EE-1DA010961221}" presName="descendantText" presStyleLbl="alignAcc1" presStyleIdx="0" presStyleCnt="1" custScaleY="100000">
        <dgm:presLayoutVars>
          <dgm:bulletEnabled val="1"/>
        </dgm:presLayoutVars>
      </dgm:prSet>
      <dgm:spPr/>
    </dgm:pt>
  </dgm:ptLst>
  <dgm:cxnLst>
    <dgm:cxn modelId="{3B68626A-FB83-9649-B2FC-6771BB02673E}" type="presOf" srcId="{1259CDB4-D86F-4445-8D49-D621ACD1B595}" destId="{3703F637-A1EC-7549-9943-09D3D52FE132}"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4830CF83-48B1-C646-98EF-B3F58CCBCA73}" srcId="{1259CDB4-D86F-4445-8D49-D621ACD1B595}" destId="{C7BAF50C-C456-0044-85EE-1DA010961221}" srcOrd="0" destOrd="0" parTransId="{C49F4194-2F25-E541-991D-E1DE23E540F3}" sibTransId="{599BBC57-58EB-C64B-9266-AA195BAEEFFD}"/>
    <dgm:cxn modelId="{47DA1CAE-D79F-C849-A32A-D99533DB967F}" type="presOf" srcId="{C7BAF50C-C456-0044-85EE-1DA010961221}" destId="{77B8BCCA-74F6-F649-9CAC-BFF41E5CA1B6}" srcOrd="0" destOrd="0" presId="urn:microsoft.com/office/officeart/2005/8/layout/chevron2"/>
    <dgm:cxn modelId="{D895AFD5-247E-524C-BEE1-CFDEF8C0A2F4}" type="presOf" srcId="{F0C5CE9A-520E-9144-8C31-514DA4F7DACE}" destId="{B68C23C2-4DF7-0243-AF76-ECE84A134E9B}" srcOrd="0" destOrd="0" presId="urn:microsoft.com/office/officeart/2005/8/layout/chevron2"/>
    <dgm:cxn modelId="{C9955D53-6ACB-4A45-9F5B-5F6B904EC5B7}" type="presParOf" srcId="{3703F637-A1EC-7549-9943-09D3D52FE132}" destId="{09795D92-CC90-BC43-A039-BE49BC79C5C0}" srcOrd="0" destOrd="0" presId="urn:microsoft.com/office/officeart/2005/8/layout/chevron2"/>
    <dgm:cxn modelId="{B407411A-4D30-B942-A5AF-9F2667BF649A}" type="presParOf" srcId="{09795D92-CC90-BC43-A039-BE49BC79C5C0}" destId="{77B8BCCA-74F6-F649-9CAC-BFF41E5CA1B6}" srcOrd="0" destOrd="0" presId="urn:microsoft.com/office/officeart/2005/8/layout/chevron2"/>
    <dgm:cxn modelId="{981EDD5D-38BE-F740-B55F-9955199E527B}" type="presParOf" srcId="{09795D92-CC90-BC43-A039-BE49BC79C5C0}" destId="{B68C23C2-4DF7-0243-AF76-ECE84A134E9B}"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Open Terminal / Launch Minikube</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A63F7F5-607B-5447-B584-BF4A0F858C99}">
      <dgm:prSet phldrT="[Text]" custT="1"/>
      <dgm:spPr/>
      <dgm:t>
        <a:bodyPr/>
        <a:lstStyle/>
        <a:p>
          <a:r>
            <a:rPr lang="en-US" sz="2100"/>
            <a:t>Configure Minikube Environment</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Start Kubernetes Cluster</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4</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A15D70D6-A60D-4B4D-BCEB-E4DED03DFD7F}">
      <dgm:prSet custT="1"/>
      <dgm:spPr/>
      <dgm:t>
        <a:bodyPr/>
        <a:lstStyle/>
        <a:p>
          <a:r>
            <a:rPr lang="en-US" sz="2100"/>
            <a:t>Explore Kubernetes Dashboard</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90EC1C14-4753-B146-AD34-4484822B5FB2}" type="sibTrans" cxnId="{A2070777-8A70-3241-B4A6-A1460B05D90F}">
      <dgm:prSet/>
      <dgm:spPr/>
      <dgm:t>
        <a:bodyPr/>
        <a:lstStyle/>
        <a:p>
          <a:endParaRPr lang="en-US"/>
        </a:p>
      </dgm:t>
    </dgm:pt>
    <dgm:pt modelId="{1CA1BF70-421F-B840-9F80-7D093B9B7FFD}" type="parTrans" cxnId="{A2070777-8A70-3241-B4A6-A1460B05D90F}">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4">
        <dgm:presLayoutVars>
          <dgm:chMax val="1"/>
          <dgm:bulletEnabled val="1"/>
        </dgm:presLayoutVars>
      </dgm:prSet>
      <dgm:spPr/>
    </dgm:pt>
    <dgm:pt modelId="{B68C23C2-4DF7-0243-AF76-ECE84A134E9B}" type="pres">
      <dgm:prSet presAssocID="{C7BAF50C-C456-0044-85EE-1DA010961221}" presName="descendantText" presStyleLbl="alignAcc1" presStyleIdx="0" presStyleCnt="4">
        <dgm:presLayoutVars>
          <dgm:bulletEnabled val="1"/>
        </dgm:presLayoutVars>
      </dgm:prSet>
      <dgm:spPr/>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1" presStyleCnt="4">
        <dgm:presLayoutVars>
          <dgm:chMax val="1"/>
          <dgm:bulletEnabled val="1"/>
        </dgm:presLayoutVars>
      </dgm:prSet>
      <dgm:spPr/>
    </dgm:pt>
    <dgm:pt modelId="{72214BD3-C13C-EF47-94CE-40736750CB05}" type="pres">
      <dgm:prSet presAssocID="{E4EA4051-362C-D844-8A87-716E3B2FF75A}" presName="descendantText" presStyleLbl="alignAcc1" presStyleIdx="1" presStyleCnt="4">
        <dgm:presLayoutVars>
          <dgm:bulletEnabled val="1"/>
        </dgm:presLayoutVars>
      </dgm:prSet>
      <dgm:spPr/>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4">
        <dgm:presLayoutVars>
          <dgm:chMax val="1"/>
          <dgm:bulletEnabled val="1"/>
        </dgm:presLayoutVars>
      </dgm:prSet>
      <dgm:spPr/>
    </dgm:pt>
    <dgm:pt modelId="{0716CDE5-B796-0648-A101-5931BC5BAB84}" type="pres">
      <dgm:prSet presAssocID="{67534C9E-F58C-004B-94C3-2FF668841EFA}" presName="descendantText" presStyleLbl="alignAcc1" presStyleIdx="2" presStyleCnt="4">
        <dgm:presLayoutVars>
          <dgm:bulletEnabled val="1"/>
        </dgm:presLayoutVars>
      </dgm:prSet>
      <dgm:spPr/>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3" presStyleCnt="4">
        <dgm:presLayoutVars>
          <dgm:chMax val="1"/>
          <dgm:bulletEnabled val="1"/>
        </dgm:presLayoutVars>
      </dgm:prSet>
      <dgm:spPr/>
    </dgm:pt>
    <dgm:pt modelId="{BE97322C-F34D-1341-9BC9-68537AF63932}" type="pres">
      <dgm:prSet presAssocID="{E9E47DC6-464C-B54A-87F0-5B5298EEC293}" presName="descendantText" presStyleLbl="alignAcc1" presStyleIdx="3" presStyleCnt="4">
        <dgm:presLayoutVars>
          <dgm:bulletEnabled val="1"/>
        </dgm:presLayoutVars>
      </dgm:prSet>
      <dgm:spPr/>
    </dgm:pt>
  </dgm:ptLst>
  <dgm:cxnLst>
    <dgm:cxn modelId="{15696113-FAED-814F-9843-78B61F722E3C}" type="presOf" srcId="{32EE9A84-4A5D-804C-BFC8-8665C1ABDB22}" destId="{0716CDE5-B796-0648-A101-5931BC5BAB84}" srcOrd="0" destOrd="0" presId="urn:microsoft.com/office/officeart/2005/8/layout/chevron2"/>
    <dgm:cxn modelId="{75BE934F-12A3-7547-9716-F25B98C711EC}" type="presOf" srcId="{E9E47DC6-464C-B54A-87F0-5B5298EEC293}" destId="{41E0C333-0DF2-4344-A6A8-B550FEDAD9CC}" srcOrd="0" destOrd="0" presId="urn:microsoft.com/office/officeart/2005/8/layout/chevron2"/>
    <dgm:cxn modelId="{0439425B-7EF6-2E4F-99E9-3CC754B169BA}" type="presOf" srcId="{E4EA4051-362C-D844-8A87-716E3B2FF75A}" destId="{9CEC7261-FF04-BD4E-AAC6-225658B22FF5}" srcOrd="0" destOrd="0" presId="urn:microsoft.com/office/officeart/2005/8/layout/chevron2"/>
    <dgm:cxn modelId="{3B68626A-FB83-9649-B2FC-6771BB02673E}" type="presOf" srcId="{1259CDB4-D86F-4445-8D49-D621ACD1B595}" destId="{3703F637-A1EC-7549-9943-09D3D52FE132}"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F43BCD70-011E-FA45-A7E4-F804A05F3BD1}" srcId="{E9E47DC6-464C-B54A-87F0-5B5298EEC293}" destId="{A15D70D6-A60D-4B4D-BCEB-E4DED03DFD7F}" srcOrd="0" destOrd="0" parTransId="{4ECFC800-D9CC-344D-B447-47BD9B6EE24C}" sibTransId="{D43C2FFE-9E08-E64A-9386-C62A2FC45CF5}"/>
    <dgm:cxn modelId="{676B3975-D192-3F4E-B9ED-3B852BCF8372}" srcId="{1259CDB4-D86F-4445-8D49-D621ACD1B595}" destId="{E9E47DC6-464C-B54A-87F0-5B5298EEC293}" srcOrd="3" destOrd="0" parTransId="{E703CDEF-16AC-5D4E-A7D3-24AB31DE2A89}" sibTransId="{B3715ACE-0D7F-744A-BD34-E72756EA114E}"/>
    <dgm:cxn modelId="{A2070777-8A70-3241-B4A6-A1460B05D90F}" srcId="{1259CDB4-D86F-4445-8D49-D621ACD1B595}" destId="{E4EA4051-362C-D844-8A87-716E3B2FF75A}" srcOrd="1" destOrd="0" parTransId="{1CA1BF70-421F-B840-9F80-7D093B9B7FFD}" sibTransId="{90EC1C14-4753-B146-AD34-4484822B5FB2}"/>
    <dgm:cxn modelId="{AAE11C7D-70BA-3847-9121-51E6FF88173A}" srcId="{1259CDB4-D86F-4445-8D49-D621ACD1B595}" destId="{67534C9E-F58C-004B-94C3-2FF668841EFA}" srcOrd="2" destOrd="0" parTransId="{1B7E769A-43FA-3547-A158-FE1BDE0755A3}" sibTransId="{230CBA2E-64E3-AA45-AA6E-403D7F89E952}"/>
    <dgm:cxn modelId="{64C8DC7E-32CD-3C4D-9677-378507ACFE58}" type="presOf" srcId="{EA63F7F5-607B-5447-B584-BF4A0F858C99}" destId="{72214BD3-C13C-EF47-94CE-40736750CB05}" srcOrd="0" destOrd="0" presId="urn:microsoft.com/office/officeart/2005/8/layout/chevron2"/>
    <dgm:cxn modelId="{4830CF83-48B1-C646-98EF-B3F58CCBCA73}" srcId="{1259CDB4-D86F-4445-8D49-D621ACD1B595}" destId="{C7BAF50C-C456-0044-85EE-1DA010961221}" srcOrd="0"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47DA1CAE-D79F-C849-A32A-D99533DB967F}" type="presOf" srcId="{C7BAF50C-C456-0044-85EE-1DA010961221}" destId="{77B8BCCA-74F6-F649-9CAC-BFF41E5CA1B6}" srcOrd="0" destOrd="0" presId="urn:microsoft.com/office/officeart/2005/8/layout/chevron2"/>
    <dgm:cxn modelId="{701DECB0-25D3-454D-A679-DE9A27685B0D}" srcId="{E4EA4051-362C-D844-8A87-716E3B2FF75A}" destId="{EA63F7F5-607B-5447-B584-BF4A0F858C99}" srcOrd="0" destOrd="0" parTransId="{9582959C-FB9C-BC4C-9237-B01B33C48163}" sibTransId="{1BCE0D65-3E3D-9447-9770-8BA63F68BB45}"/>
    <dgm:cxn modelId="{5C60BACD-D080-5F41-B884-07FB6665D8B2}" type="presOf" srcId="{67534C9E-F58C-004B-94C3-2FF668841EFA}" destId="{366C0117-F974-A54A-A864-6E7000BCFF91}" srcOrd="0" destOrd="0" presId="urn:microsoft.com/office/officeart/2005/8/layout/chevron2"/>
    <dgm:cxn modelId="{D895AFD5-247E-524C-BEE1-CFDEF8C0A2F4}" type="presOf" srcId="{F0C5CE9A-520E-9144-8C31-514DA4F7DACE}" destId="{B68C23C2-4DF7-0243-AF76-ECE84A134E9B}" srcOrd="0" destOrd="0" presId="urn:microsoft.com/office/officeart/2005/8/layout/chevron2"/>
    <dgm:cxn modelId="{55241EFB-289A-4A4A-81E4-8CCDC64DB0A9}" type="presOf" srcId="{A15D70D6-A60D-4B4D-BCEB-E4DED03DFD7F}" destId="{BE97322C-F34D-1341-9BC9-68537AF63932}" srcOrd="0" destOrd="0" presId="urn:microsoft.com/office/officeart/2005/8/layout/chevron2"/>
    <dgm:cxn modelId="{C9955D53-6ACB-4A45-9F5B-5F6B904EC5B7}" type="presParOf" srcId="{3703F637-A1EC-7549-9943-09D3D52FE132}" destId="{09795D92-CC90-BC43-A039-BE49BC79C5C0}" srcOrd="0" destOrd="0" presId="urn:microsoft.com/office/officeart/2005/8/layout/chevron2"/>
    <dgm:cxn modelId="{B407411A-4D30-B942-A5AF-9F2667BF649A}" type="presParOf" srcId="{09795D92-CC90-BC43-A039-BE49BC79C5C0}" destId="{77B8BCCA-74F6-F649-9CAC-BFF41E5CA1B6}" srcOrd="0" destOrd="0" presId="urn:microsoft.com/office/officeart/2005/8/layout/chevron2"/>
    <dgm:cxn modelId="{981EDD5D-38BE-F740-B55F-9955199E527B}" type="presParOf" srcId="{09795D92-CC90-BC43-A039-BE49BC79C5C0}" destId="{B68C23C2-4DF7-0243-AF76-ECE84A134E9B}" srcOrd="1" destOrd="0" presId="urn:microsoft.com/office/officeart/2005/8/layout/chevron2"/>
    <dgm:cxn modelId="{BDF29D52-487A-334F-BA90-9C84A91C6F7C}" type="presParOf" srcId="{3703F637-A1EC-7549-9943-09D3D52FE132}" destId="{69E6A707-1311-8B43-94A1-2AA0950D39F0}" srcOrd="1" destOrd="0" presId="urn:microsoft.com/office/officeart/2005/8/layout/chevron2"/>
    <dgm:cxn modelId="{EF14B1A2-387F-6A48-B5C7-4120732BCB37}" type="presParOf" srcId="{3703F637-A1EC-7549-9943-09D3D52FE132}" destId="{F01259F1-AF1E-0A46-85E9-451D7AD8CD8F}" srcOrd="2" destOrd="0" presId="urn:microsoft.com/office/officeart/2005/8/layout/chevron2"/>
    <dgm:cxn modelId="{99FFBAC1-9AEF-8A47-B6A8-BB079E217D58}" type="presParOf" srcId="{F01259F1-AF1E-0A46-85E9-451D7AD8CD8F}" destId="{9CEC7261-FF04-BD4E-AAC6-225658B22FF5}" srcOrd="0" destOrd="0" presId="urn:microsoft.com/office/officeart/2005/8/layout/chevron2"/>
    <dgm:cxn modelId="{0481E8E1-0B45-1341-967F-99BCD513F0EB}" type="presParOf" srcId="{F01259F1-AF1E-0A46-85E9-451D7AD8CD8F}" destId="{72214BD3-C13C-EF47-94CE-40736750CB05}" srcOrd="1" destOrd="0" presId="urn:microsoft.com/office/officeart/2005/8/layout/chevron2"/>
    <dgm:cxn modelId="{09006A84-0408-024D-8711-955829AA4A5D}" type="presParOf" srcId="{3703F637-A1EC-7549-9943-09D3D52FE132}" destId="{05F5558C-C414-7A45-8597-9B470A761047}" srcOrd="3" destOrd="0" presId="urn:microsoft.com/office/officeart/2005/8/layout/chevron2"/>
    <dgm:cxn modelId="{921B5298-BFEE-514D-98E1-4F2754BF748E}" type="presParOf" srcId="{3703F637-A1EC-7549-9943-09D3D52FE132}" destId="{9D7357D9-E213-EB4D-998A-67DC6F0BD3A2}" srcOrd="4" destOrd="0" presId="urn:microsoft.com/office/officeart/2005/8/layout/chevron2"/>
    <dgm:cxn modelId="{AD87EE53-8DEE-8C48-B313-E0CEE9F04092}" type="presParOf" srcId="{9D7357D9-E213-EB4D-998A-67DC6F0BD3A2}" destId="{366C0117-F974-A54A-A864-6E7000BCFF91}" srcOrd="0" destOrd="0" presId="urn:microsoft.com/office/officeart/2005/8/layout/chevron2"/>
    <dgm:cxn modelId="{5E3BF096-EF06-2845-BDAD-8DD4C8C110B7}" type="presParOf" srcId="{9D7357D9-E213-EB4D-998A-67DC6F0BD3A2}" destId="{0716CDE5-B796-0648-A101-5931BC5BAB84}" srcOrd="1" destOrd="0" presId="urn:microsoft.com/office/officeart/2005/8/layout/chevron2"/>
    <dgm:cxn modelId="{7552C800-D81D-664C-939B-CCC4F98069B1}" type="presParOf" srcId="{3703F637-A1EC-7549-9943-09D3D52FE132}" destId="{C01861D8-C442-4047-AA3C-9CF2BE86DCE1}" srcOrd="5" destOrd="0" presId="urn:microsoft.com/office/officeart/2005/8/layout/chevron2"/>
    <dgm:cxn modelId="{33BD325E-1970-2B44-83FF-751BFDEC9303}" type="presParOf" srcId="{3703F637-A1EC-7549-9943-09D3D52FE132}" destId="{2AA5F92C-4445-0A45-A593-7367492A150B}" srcOrd="6" destOrd="0" presId="urn:microsoft.com/office/officeart/2005/8/layout/chevron2"/>
    <dgm:cxn modelId="{79661301-C6E7-6A41-AEDE-BA9FE5FC284A}" type="presParOf" srcId="{2AA5F92C-4445-0A45-A593-7367492A150B}" destId="{41E0C333-0DF2-4344-A6A8-B550FEDAD9CC}" srcOrd="0" destOrd="0" presId="urn:microsoft.com/office/officeart/2005/8/layout/chevron2"/>
    <dgm:cxn modelId="{1A5B50B2-AE36-A74D-B303-53D1361254BA}" type="presParOf" srcId="{2AA5F92C-4445-0A45-A593-7367492A150B}" destId="{BE97322C-F34D-1341-9BC9-68537AF63932}"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Deploy a Docker application to Kubernetes</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A63F7F5-607B-5447-B584-BF4A0F858C99}">
      <dgm:prSet phldrT="[Text]" custT="1"/>
      <dgm:spPr/>
      <dgm:t>
        <a:bodyPr/>
        <a:lstStyle/>
        <a:p>
          <a:r>
            <a:rPr lang="en-US" sz="2100"/>
            <a:t>Expose Application through Service</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Access the Running Application</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90EC1C14-4753-B146-AD34-4484822B5FB2}" type="sibTrans" cxnId="{A2070777-8A70-3241-B4A6-A1460B05D90F}">
      <dgm:prSet/>
      <dgm:spPr/>
      <dgm:t>
        <a:bodyPr/>
        <a:lstStyle/>
        <a:p>
          <a:endParaRPr lang="en-US"/>
        </a:p>
      </dgm:t>
    </dgm:pt>
    <dgm:pt modelId="{1CA1BF70-421F-B840-9F80-7D093B9B7FFD}" type="parTrans" cxnId="{A2070777-8A70-3241-B4A6-A1460B05D90F}">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3">
        <dgm:presLayoutVars>
          <dgm:chMax val="1"/>
          <dgm:bulletEnabled val="1"/>
        </dgm:presLayoutVars>
      </dgm:prSet>
      <dgm:spPr/>
    </dgm:pt>
    <dgm:pt modelId="{B68C23C2-4DF7-0243-AF76-ECE84A134E9B}" type="pres">
      <dgm:prSet presAssocID="{C7BAF50C-C456-0044-85EE-1DA010961221}" presName="descendantText" presStyleLbl="alignAcc1" presStyleIdx="0" presStyleCnt="3">
        <dgm:presLayoutVars>
          <dgm:bulletEnabled val="1"/>
        </dgm:presLayoutVars>
      </dgm:prSet>
      <dgm:spPr/>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1" presStyleCnt="3">
        <dgm:presLayoutVars>
          <dgm:chMax val="1"/>
          <dgm:bulletEnabled val="1"/>
        </dgm:presLayoutVars>
      </dgm:prSet>
      <dgm:spPr/>
    </dgm:pt>
    <dgm:pt modelId="{72214BD3-C13C-EF47-94CE-40736750CB05}" type="pres">
      <dgm:prSet presAssocID="{E4EA4051-362C-D844-8A87-716E3B2FF75A}" presName="descendantText" presStyleLbl="alignAcc1" presStyleIdx="1" presStyleCnt="3">
        <dgm:presLayoutVars>
          <dgm:bulletEnabled val="1"/>
        </dgm:presLayoutVars>
      </dgm:prSet>
      <dgm:spPr/>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3">
        <dgm:presLayoutVars>
          <dgm:chMax val="1"/>
          <dgm:bulletEnabled val="1"/>
        </dgm:presLayoutVars>
      </dgm:prSet>
      <dgm:spPr/>
    </dgm:pt>
    <dgm:pt modelId="{0716CDE5-B796-0648-A101-5931BC5BAB84}" type="pres">
      <dgm:prSet presAssocID="{67534C9E-F58C-004B-94C3-2FF668841EFA}" presName="descendantText" presStyleLbl="alignAcc1" presStyleIdx="2" presStyleCnt="3">
        <dgm:presLayoutVars>
          <dgm:bulletEnabled val="1"/>
        </dgm:presLayoutVars>
      </dgm:prSet>
      <dgm:spPr/>
    </dgm:pt>
  </dgm:ptLst>
  <dgm:cxnLst>
    <dgm:cxn modelId="{15696113-FAED-814F-9843-78B61F722E3C}" type="presOf" srcId="{32EE9A84-4A5D-804C-BFC8-8665C1ABDB22}" destId="{0716CDE5-B796-0648-A101-5931BC5BAB84}" srcOrd="0" destOrd="0" presId="urn:microsoft.com/office/officeart/2005/8/layout/chevron2"/>
    <dgm:cxn modelId="{0439425B-7EF6-2E4F-99E9-3CC754B169BA}" type="presOf" srcId="{E4EA4051-362C-D844-8A87-716E3B2FF75A}" destId="{9CEC7261-FF04-BD4E-AAC6-225658B22FF5}" srcOrd="0" destOrd="0" presId="urn:microsoft.com/office/officeart/2005/8/layout/chevron2"/>
    <dgm:cxn modelId="{3B68626A-FB83-9649-B2FC-6771BB02673E}" type="presOf" srcId="{1259CDB4-D86F-4445-8D49-D621ACD1B595}" destId="{3703F637-A1EC-7549-9943-09D3D52FE132}"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A2070777-8A70-3241-B4A6-A1460B05D90F}" srcId="{1259CDB4-D86F-4445-8D49-D621ACD1B595}" destId="{E4EA4051-362C-D844-8A87-716E3B2FF75A}" srcOrd="1" destOrd="0" parTransId="{1CA1BF70-421F-B840-9F80-7D093B9B7FFD}" sibTransId="{90EC1C14-4753-B146-AD34-4484822B5FB2}"/>
    <dgm:cxn modelId="{AAE11C7D-70BA-3847-9121-51E6FF88173A}" srcId="{1259CDB4-D86F-4445-8D49-D621ACD1B595}" destId="{67534C9E-F58C-004B-94C3-2FF668841EFA}" srcOrd="2" destOrd="0" parTransId="{1B7E769A-43FA-3547-A158-FE1BDE0755A3}" sibTransId="{230CBA2E-64E3-AA45-AA6E-403D7F89E952}"/>
    <dgm:cxn modelId="{64C8DC7E-32CD-3C4D-9677-378507ACFE58}" type="presOf" srcId="{EA63F7F5-607B-5447-B584-BF4A0F858C99}" destId="{72214BD3-C13C-EF47-94CE-40736750CB05}" srcOrd="0" destOrd="0" presId="urn:microsoft.com/office/officeart/2005/8/layout/chevron2"/>
    <dgm:cxn modelId="{4830CF83-48B1-C646-98EF-B3F58CCBCA73}" srcId="{1259CDB4-D86F-4445-8D49-D621ACD1B595}" destId="{C7BAF50C-C456-0044-85EE-1DA010961221}" srcOrd="0"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47DA1CAE-D79F-C849-A32A-D99533DB967F}" type="presOf" srcId="{C7BAF50C-C456-0044-85EE-1DA010961221}" destId="{77B8BCCA-74F6-F649-9CAC-BFF41E5CA1B6}" srcOrd="0" destOrd="0" presId="urn:microsoft.com/office/officeart/2005/8/layout/chevron2"/>
    <dgm:cxn modelId="{701DECB0-25D3-454D-A679-DE9A27685B0D}" srcId="{E4EA4051-362C-D844-8A87-716E3B2FF75A}" destId="{EA63F7F5-607B-5447-B584-BF4A0F858C99}" srcOrd="0" destOrd="0" parTransId="{9582959C-FB9C-BC4C-9237-B01B33C48163}" sibTransId="{1BCE0D65-3E3D-9447-9770-8BA63F68BB45}"/>
    <dgm:cxn modelId="{5C60BACD-D080-5F41-B884-07FB6665D8B2}" type="presOf" srcId="{67534C9E-F58C-004B-94C3-2FF668841EFA}" destId="{366C0117-F974-A54A-A864-6E7000BCFF91}" srcOrd="0" destOrd="0" presId="urn:microsoft.com/office/officeart/2005/8/layout/chevron2"/>
    <dgm:cxn modelId="{D895AFD5-247E-524C-BEE1-CFDEF8C0A2F4}" type="presOf" srcId="{F0C5CE9A-520E-9144-8C31-514DA4F7DACE}" destId="{B68C23C2-4DF7-0243-AF76-ECE84A134E9B}" srcOrd="0" destOrd="0" presId="urn:microsoft.com/office/officeart/2005/8/layout/chevron2"/>
    <dgm:cxn modelId="{C9955D53-6ACB-4A45-9F5B-5F6B904EC5B7}" type="presParOf" srcId="{3703F637-A1EC-7549-9943-09D3D52FE132}" destId="{09795D92-CC90-BC43-A039-BE49BC79C5C0}" srcOrd="0" destOrd="0" presId="urn:microsoft.com/office/officeart/2005/8/layout/chevron2"/>
    <dgm:cxn modelId="{B407411A-4D30-B942-A5AF-9F2667BF649A}" type="presParOf" srcId="{09795D92-CC90-BC43-A039-BE49BC79C5C0}" destId="{77B8BCCA-74F6-F649-9CAC-BFF41E5CA1B6}" srcOrd="0" destOrd="0" presId="urn:microsoft.com/office/officeart/2005/8/layout/chevron2"/>
    <dgm:cxn modelId="{981EDD5D-38BE-F740-B55F-9955199E527B}" type="presParOf" srcId="{09795D92-CC90-BC43-A039-BE49BC79C5C0}" destId="{B68C23C2-4DF7-0243-AF76-ECE84A134E9B}" srcOrd="1" destOrd="0" presId="urn:microsoft.com/office/officeart/2005/8/layout/chevron2"/>
    <dgm:cxn modelId="{BDF29D52-487A-334F-BA90-9C84A91C6F7C}" type="presParOf" srcId="{3703F637-A1EC-7549-9943-09D3D52FE132}" destId="{69E6A707-1311-8B43-94A1-2AA0950D39F0}" srcOrd="1" destOrd="0" presId="urn:microsoft.com/office/officeart/2005/8/layout/chevron2"/>
    <dgm:cxn modelId="{EF14B1A2-387F-6A48-B5C7-4120732BCB37}" type="presParOf" srcId="{3703F637-A1EC-7549-9943-09D3D52FE132}" destId="{F01259F1-AF1E-0A46-85E9-451D7AD8CD8F}" srcOrd="2" destOrd="0" presId="urn:microsoft.com/office/officeart/2005/8/layout/chevron2"/>
    <dgm:cxn modelId="{99FFBAC1-9AEF-8A47-B6A8-BB079E217D58}" type="presParOf" srcId="{F01259F1-AF1E-0A46-85E9-451D7AD8CD8F}" destId="{9CEC7261-FF04-BD4E-AAC6-225658B22FF5}" srcOrd="0" destOrd="0" presId="urn:microsoft.com/office/officeart/2005/8/layout/chevron2"/>
    <dgm:cxn modelId="{0481E8E1-0B45-1341-967F-99BCD513F0EB}" type="presParOf" srcId="{F01259F1-AF1E-0A46-85E9-451D7AD8CD8F}" destId="{72214BD3-C13C-EF47-94CE-40736750CB05}" srcOrd="1" destOrd="0" presId="urn:microsoft.com/office/officeart/2005/8/layout/chevron2"/>
    <dgm:cxn modelId="{09006A84-0408-024D-8711-955829AA4A5D}" type="presParOf" srcId="{3703F637-A1EC-7549-9943-09D3D52FE132}" destId="{05F5558C-C414-7A45-8597-9B470A761047}" srcOrd="3" destOrd="0" presId="urn:microsoft.com/office/officeart/2005/8/layout/chevron2"/>
    <dgm:cxn modelId="{921B5298-BFEE-514D-98E1-4F2754BF748E}" type="presParOf" srcId="{3703F637-A1EC-7549-9943-09D3D52FE132}" destId="{9D7357D9-E213-EB4D-998A-67DC6F0BD3A2}" srcOrd="4" destOrd="0" presId="urn:microsoft.com/office/officeart/2005/8/layout/chevron2"/>
    <dgm:cxn modelId="{AD87EE53-8DEE-8C48-B313-E0CEE9F04092}" type="presParOf" srcId="{9D7357D9-E213-EB4D-998A-67DC6F0BD3A2}" destId="{366C0117-F974-A54A-A864-6E7000BCFF91}" srcOrd="0" destOrd="0" presId="urn:microsoft.com/office/officeart/2005/8/layout/chevron2"/>
    <dgm:cxn modelId="{5E3BF096-EF06-2845-BDAD-8DD4C8C110B7}" type="presParOf" srcId="{9D7357D9-E213-EB4D-998A-67DC6F0BD3A2}" destId="{0716CDE5-B796-0648-A101-5931BC5BAB84}" srcOrd="1" destOrd="0" presId="urn:microsoft.com/office/officeart/2005/8/layout/chevron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Create a new deployment with multipe Pods</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A63F7F5-607B-5447-B584-BF4A0F858C99}">
      <dgm:prSet phldrT="[Text]" custT="1"/>
      <dgm:spPr/>
      <dgm:t>
        <a:bodyPr/>
        <a:lstStyle/>
        <a:p>
          <a:r>
            <a:rPr lang="en-US" sz="2100"/>
            <a:t>Simulate a Pod Failure</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4</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Observe How the Cluster Quickly Recovers from Failure</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3</a:t>
          </a:r>
        </a:p>
      </dgm:t>
    </dgm:pt>
    <dgm:pt modelId="{90EC1C14-4753-B146-AD34-4484822B5FB2}" type="sibTrans" cxnId="{A2070777-8A70-3241-B4A6-A1460B05D90F}">
      <dgm:prSet/>
      <dgm:spPr/>
      <dgm:t>
        <a:bodyPr/>
        <a:lstStyle/>
        <a:p>
          <a:endParaRPr lang="en-US"/>
        </a:p>
      </dgm:t>
    </dgm:pt>
    <dgm:pt modelId="{1CA1BF70-421F-B840-9F80-7D093B9B7FFD}" type="parTrans" cxnId="{A2070777-8A70-3241-B4A6-A1460B05D90F}">
      <dgm:prSet/>
      <dgm:spPr/>
      <dgm:t>
        <a:bodyPr/>
        <a:lstStyle/>
        <a:p>
          <a:endParaRPr lang="en-US"/>
        </a:p>
      </dgm:t>
    </dgm:pt>
    <dgm:pt modelId="{4254F5E5-C5DA-5346-BD6C-1A6A701A9FF6}">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8BA29661-4BA9-4C4B-9DFA-8B2F4C57BB3C}" type="parTrans" cxnId="{5C9176F2-1410-384F-8F38-DEEA511FC445}">
      <dgm:prSet/>
      <dgm:spPr/>
    </dgm:pt>
    <dgm:pt modelId="{614500F4-FA6F-0943-A409-914929CF1CCF}" type="sibTrans" cxnId="{5C9176F2-1410-384F-8F38-DEEA511FC445}">
      <dgm:prSet/>
      <dgm:spPr/>
    </dgm:pt>
    <dgm:pt modelId="{C32AA8D6-220B-314C-A7F4-1A33B42E8CC0}">
      <dgm:prSet phldrT="[Text]"/>
      <dgm:spPr>
        <a:noFill/>
      </dgm:spPr>
      <dgm:t>
        <a:bodyPr/>
        <a:lstStyle/>
        <a:p>
          <a:r>
            <a:rPr lang="en-US"/>
            <a:t>Explore the ReplicaSet Policy</a:t>
          </a:r>
        </a:p>
      </dgm:t>
    </dgm:pt>
    <dgm:pt modelId="{65B6A35E-3F67-5240-9CD5-D2F3B47E7A96}" type="parTrans" cxnId="{8B9A39C9-2DF6-404D-9DF9-AF092C78A99F}">
      <dgm:prSet/>
      <dgm:spPr/>
    </dgm:pt>
    <dgm:pt modelId="{DFA0F005-1C86-2A45-B79F-2F38ED4073A0}" type="sibTrans" cxnId="{8B9A39C9-2DF6-404D-9DF9-AF092C78A99F}">
      <dgm:prSet/>
      <dgm:spPr/>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4">
        <dgm:presLayoutVars>
          <dgm:chMax val="1"/>
          <dgm:bulletEnabled val="1"/>
        </dgm:presLayoutVars>
      </dgm:prSet>
      <dgm:spPr/>
    </dgm:pt>
    <dgm:pt modelId="{B68C23C2-4DF7-0243-AF76-ECE84A134E9B}" type="pres">
      <dgm:prSet presAssocID="{C7BAF50C-C456-0044-85EE-1DA010961221}" presName="descendantText" presStyleLbl="alignAcc1" presStyleIdx="0" presStyleCnt="4">
        <dgm:presLayoutVars>
          <dgm:bulletEnabled val="1"/>
        </dgm:presLayoutVars>
      </dgm:prSet>
      <dgm:spPr/>
    </dgm:pt>
    <dgm:pt modelId="{69E6A707-1311-8B43-94A1-2AA0950D39F0}" type="pres">
      <dgm:prSet presAssocID="{599BBC57-58EB-C64B-9266-AA195BAEEFFD}" presName="sp" presStyleCnt="0"/>
      <dgm:spPr/>
    </dgm:pt>
    <dgm:pt modelId="{9FB7D75D-9F9B-1B46-B8C3-96A55CB83C78}" type="pres">
      <dgm:prSet presAssocID="{4254F5E5-C5DA-5346-BD6C-1A6A701A9FF6}" presName="composite" presStyleCnt="0"/>
      <dgm:spPr/>
    </dgm:pt>
    <dgm:pt modelId="{60CE154C-0AA1-A744-BE9E-B716688AF93D}" type="pres">
      <dgm:prSet presAssocID="{4254F5E5-C5DA-5346-BD6C-1A6A701A9FF6}" presName="parentText" presStyleLbl="alignNode1" presStyleIdx="1" presStyleCnt="4">
        <dgm:presLayoutVars>
          <dgm:chMax val="1"/>
          <dgm:bulletEnabled val="1"/>
        </dgm:presLayoutVars>
      </dgm:prSet>
      <dgm:spPr/>
    </dgm:pt>
    <dgm:pt modelId="{94680361-A4CF-5743-B10E-11B3C3E93788}" type="pres">
      <dgm:prSet presAssocID="{4254F5E5-C5DA-5346-BD6C-1A6A701A9FF6}" presName="descendantText" presStyleLbl="alignAcc1" presStyleIdx="1" presStyleCnt="4">
        <dgm:presLayoutVars>
          <dgm:bulletEnabled val="1"/>
        </dgm:presLayoutVars>
      </dgm:prSet>
      <dgm:spPr/>
    </dgm:pt>
    <dgm:pt modelId="{6DA80997-9343-AB47-8F0D-7C9ADA4C2375}" type="pres">
      <dgm:prSet presAssocID="{614500F4-FA6F-0943-A409-914929CF1CCF}"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2" presStyleCnt="4">
        <dgm:presLayoutVars>
          <dgm:chMax val="1"/>
          <dgm:bulletEnabled val="1"/>
        </dgm:presLayoutVars>
      </dgm:prSet>
      <dgm:spPr/>
    </dgm:pt>
    <dgm:pt modelId="{72214BD3-C13C-EF47-94CE-40736750CB05}" type="pres">
      <dgm:prSet presAssocID="{E4EA4051-362C-D844-8A87-716E3B2FF75A}" presName="descendantText" presStyleLbl="alignAcc1" presStyleIdx="2" presStyleCnt="4">
        <dgm:presLayoutVars>
          <dgm:bulletEnabled val="1"/>
        </dgm:presLayoutVars>
      </dgm:prSet>
      <dgm:spPr/>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3" presStyleCnt="4">
        <dgm:presLayoutVars>
          <dgm:chMax val="1"/>
          <dgm:bulletEnabled val="1"/>
        </dgm:presLayoutVars>
      </dgm:prSet>
      <dgm:spPr/>
    </dgm:pt>
    <dgm:pt modelId="{0716CDE5-B796-0648-A101-5931BC5BAB84}" type="pres">
      <dgm:prSet presAssocID="{67534C9E-F58C-004B-94C3-2FF668841EFA}" presName="descendantText" presStyleLbl="alignAcc1" presStyleIdx="3" presStyleCnt="4" custScaleY="144066" custLinFactNeighborX="-114" custLinFactNeighborY="-1562">
        <dgm:presLayoutVars>
          <dgm:bulletEnabled val="1"/>
        </dgm:presLayoutVars>
      </dgm:prSet>
      <dgm:spPr/>
    </dgm:pt>
  </dgm:ptLst>
  <dgm:cxnLst>
    <dgm:cxn modelId="{15696113-FAED-814F-9843-78B61F722E3C}" type="presOf" srcId="{32EE9A84-4A5D-804C-BFC8-8665C1ABDB22}" destId="{0716CDE5-B796-0648-A101-5931BC5BAB84}" srcOrd="0" destOrd="0" presId="urn:microsoft.com/office/officeart/2005/8/layout/chevron2"/>
    <dgm:cxn modelId="{DDE5AF17-11C1-3B44-B3A8-B7571A0974BA}" type="presOf" srcId="{4254F5E5-C5DA-5346-BD6C-1A6A701A9FF6}" destId="{60CE154C-0AA1-A744-BE9E-B716688AF93D}" srcOrd="0" destOrd="0" presId="urn:microsoft.com/office/officeart/2005/8/layout/chevron2"/>
    <dgm:cxn modelId="{BED9004C-50B2-174D-B8D1-9450E2ED2E71}" type="presOf" srcId="{C32AA8D6-220B-314C-A7F4-1A33B42E8CC0}" destId="{94680361-A4CF-5743-B10E-11B3C3E93788}" srcOrd="0" destOrd="0" presId="urn:microsoft.com/office/officeart/2005/8/layout/chevron2"/>
    <dgm:cxn modelId="{0439425B-7EF6-2E4F-99E9-3CC754B169BA}" type="presOf" srcId="{E4EA4051-362C-D844-8A87-716E3B2FF75A}" destId="{9CEC7261-FF04-BD4E-AAC6-225658B22FF5}" srcOrd="0" destOrd="0" presId="urn:microsoft.com/office/officeart/2005/8/layout/chevron2"/>
    <dgm:cxn modelId="{3B68626A-FB83-9649-B2FC-6771BB02673E}" type="presOf" srcId="{1259CDB4-D86F-4445-8D49-D621ACD1B595}" destId="{3703F637-A1EC-7549-9943-09D3D52FE132}"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A2070777-8A70-3241-B4A6-A1460B05D90F}" srcId="{1259CDB4-D86F-4445-8D49-D621ACD1B595}" destId="{E4EA4051-362C-D844-8A87-716E3B2FF75A}" srcOrd="2" destOrd="0" parTransId="{1CA1BF70-421F-B840-9F80-7D093B9B7FFD}" sibTransId="{90EC1C14-4753-B146-AD34-4484822B5FB2}"/>
    <dgm:cxn modelId="{AAE11C7D-70BA-3847-9121-51E6FF88173A}" srcId="{1259CDB4-D86F-4445-8D49-D621ACD1B595}" destId="{67534C9E-F58C-004B-94C3-2FF668841EFA}" srcOrd="3" destOrd="0" parTransId="{1B7E769A-43FA-3547-A158-FE1BDE0755A3}" sibTransId="{230CBA2E-64E3-AA45-AA6E-403D7F89E952}"/>
    <dgm:cxn modelId="{64C8DC7E-32CD-3C4D-9677-378507ACFE58}" type="presOf" srcId="{EA63F7F5-607B-5447-B584-BF4A0F858C99}" destId="{72214BD3-C13C-EF47-94CE-40736750CB05}" srcOrd="0" destOrd="0" presId="urn:microsoft.com/office/officeart/2005/8/layout/chevron2"/>
    <dgm:cxn modelId="{4830CF83-48B1-C646-98EF-B3F58CCBCA73}" srcId="{1259CDB4-D86F-4445-8D49-D621ACD1B595}" destId="{C7BAF50C-C456-0044-85EE-1DA010961221}" srcOrd="0"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47DA1CAE-D79F-C849-A32A-D99533DB967F}" type="presOf" srcId="{C7BAF50C-C456-0044-85EE-1DA010961221}" destId="{77B8BCCA-74F6-F649-9CAC-BFF41E5CA1B6}" srcOrd="0" destOrd="0" presId="urn:microsoft.com/office/officeart/2005/8/layout/chevron2"/>
    <dgm:cxn modelId="{701DECB0-25D3-454D-A679-DE9A27685B0D}" srcId="{E4EA4051-362C-D844-8A87-716E3B2FF75A}" destId="{EA63F7F5-607B-5447-B584-BF4A0F858C99}" srcOrd="0" destOrd="0" parTransId="{9582959C-FB9C-BC4C-9237-B01B33C48163}" sibTransId="{1BCE0D65-3E3D-9447-9770-8BA63F68BB45}"/>
    <dgm:cxn modelId="{8B9A39C9-2DF6-404D-9DF9-AF092C78A99F}" srcId="{4254F5E5-C5DA-5346-BD6C-1A6A701A9FF6}" destId="{C32AA8D6-220B-314C-A7F4-1A33B42E8CC0}" srcOrd="0" destOrd="0" parTransId="{65B6A35E-3F67-5240-9CD5-D2F3B47E7A96}" sibTransId="{DFA0F005-1C86-2A45-B79F-2F38ED4073A0}"/>
    <dgm:cxn modelId="{5C60BACD-D080-5F41-B884-07FB6665D8B2}" type="presOf" srcId="{67534C9E-F58C-004B-94C3-2FF668841EFA}" destId="{366C0117-F974-A54A-A864-6E7000BCFF91}" srcOrd="0" destOrd="0" presId="urn:microsoft.com/office/officeart/2005/8/layout/chevron2"/>
    <dgm:cxn modelId="{D895AFD5-247E-524C-BEE1-CFDEF8C0A2F4}" type="presOf" srcId="{F0C5CE9A-520E-9144-8C31-514DA4F7DACE}" destId="{B68C23C2-4DF7-0243-AF76-ECE84A134E9B}" srcOrd="0" destOrd="0" presId="urn:microsoft.com/office/officeart/2005/8/layout/chevron2"/>
    <dgm:cxn modelId="{5C9176F2-1410-384F-8F38-DEEA511FC445}" srcId="{1259CDB4-D86F-4445-8D49-D621ACD1B595}" destId="{4254F5E5-C5DA-5346-BD6C-1A6A701A9FF6}" srcOrd="1" destOrd="0" parTransId="{8BA29661-4BA9-4C4B-9DFA-8B2F4C57BB3C}" sibTransId="{614500F4-FA6F-0943-A409-914929CF1CCF}"/>
    <dgm:cxn modelId="{C9955D53-6ACB-4A45-9F5B-5F6B904EC5B7}" type="presParOf" srcId="{3703F637-A1EC-7549-9943-09D3D52FE132}" destId="{09795D92-CC90-BC43-A039-BE49BC79C5C0}" srcOrd="0" destOrd="0" presId="urn:microsoft.com/office/officeart/2005/8/layout/chevron2"/>
    <dgm:cxn modelId="{B407411A-4D30-B942-A5AF-9F2667BF649A}" type="presParOf" srcId="{09795D92-CC90-BC43-A039-BE49BC79C5C0}" destId="{77B8BCCA-74F6-F649-9CAC-BFF41E5CA1B6}" srcOrd="0" destOrd="0" presId="urn:microsoft.com/office/officeart/2005/8/layout/chevron2"/>
    <dgm:cxn modelId="{981EDD5D-38BE-F740-B55F-9955199E527B}" type="presParOf" srcId="{09795D92-CC90-BC43-A039-BE49BC79C5C0}" destId="{B68C23C2-4DF7-0243-AF76-ECE84A134E9B}" srcOrd="1" destOrd="0" presId="urn:microsoft.com/office/officeart/2005/8/layout/chevron2"/>
    <dgm:cxn modelId="{BDF29D52-487A-334F-BA90-9C84A91C6F7C}" type="presParOf" srcId="{3703F637-A1EC-7549-9943-09D3D52FE132}" destId="{69E6A707-1311-8B43-94A1-2AA0950D39F0}" srcOrd="1" destOrd="0" presId="urn:microsoft.com/office/officeart/2005/8/layout/chevron2"/>
    <dgm:cxn modelId="{73004825-A116-F044-9F8C-300004A7728B}" type="presParOf" srcId="{3703F637-A1EC-7549-9943-09D3D52FE132}" destId="{9FB7D75D-9F9B-1B46-B8C3-96A55CB83C78}" srcOrd="2" destOrd="0" presId="urn:microsoft.com/office/officeart/2005/8/layout/chevron2"/>
    <dgm:cxn modelId="{8A05D466-EB71-EE48-8CC2-BC4637CB7974}" type="presParOf" srcId="{9FB7D75D-9F9B-1B46-B8C3-96A55CB83C78}" destId="{60CE154C-0AA1-A744-BE9E-B716688AF93D}" srcOrd="0" destOrd="0" presId="urn:microsoft.com/office/officeart/2005/8/layout/chevron2"/>
    <dgm:cxn modelId="{040772AA-0196-6548-9884-EFAFD653E736}" type="presParOf" srcId="{9FB7D75D-9F9B-1B46-B8C3-96A55CB83C78}" destId="{94680361-A4CF-5743-B10E-11B3C3E93788}" srcOrd="1" destOrd="0" presId="urn:microsoft.com/office/officeart/2005/8/layout/chevron2"/>
    <dgm:cxn modelId="{0AFB0DD1-6659-954F-8BD4-93E2F184A310}" type="presParOf" srcId="{3703F637-A1EC-7549-9943-09D3D52FE132}" destId="{6DA80997-9343-AB47-8F0D-7C9ADA4C2375}" srcOrd="3" destOrd="0" presId="urn:microsoft.com/office/officeart/2005/8/layout/chevron2"/>
    <dgm:cxn modelId="{EF14B1A2-387F-6A48-B5C7-4120732BCB37}" type="presParOf" srcId="{3703F637-A1EC-7549-9943-09D3D52FE132}" destId="{F01259F1-AF1E-0A46-85E9-451D7AD8CD8F}" srcOrd="4" destOrd="0" presId="urn:microsoft.com/office/officeart/2005/8/layout/chevron2"/>
    <dgm:cxn modelId="{99FFBAC1-9AEF-8A47-B6A8-BB079E217D58}" type="presParOf" srcId="{F01259F1-AF1E-0A46-85E9-451D7AD8CD8F}" destId="{9CEC7261-FF04-BD4E-AAC6-225658B22FF5}" srcOrd="0" destOrd="0" presId="urn:microsoft.com/office/officeart/2005/8/layout/chevron2"/>
    <dgm:cxn modelId="{0481E8E1-0B45-1341-967F-99BCD513F0EB}" type="presParOf" srcId="{F01259F1-AF1E-0A46-85E9-451D7AD8CD8F}" destId="{72214BD3-C13C-EF47-94CE-40736750CB05}" srcOrd="1" destOrd="0" presId="urn:microsoft.com/office/officeart/2005/8/layout/chevron2"/>
    <dgm:cxn modelId="{09006A84-0408-024D-8711-955829AA4A5D}" type="presParOf" srcId="{3703F637-A1EC-7549-9943-09D3D52FE132}" destId="{05F5558C-C414-7A45-8597-9B470A761047}" srcOrd="5" destOrd="0" presId="urn:microsoft.com/office/officeart/2005/8/layout/chevron2"/>
    <dgm:cxn modelId="{921B5298-BFEE-514D-98E1-4F2754BF748E}" type="presParOf" srcId="{3703F637-A1EC-7549-9943-09D3D52FE132}" destId="{9D7357D9-E213-EB4D-998A-67DC6F0BD3A2}" srcOrd="6" destOrd="0" presId="urn:microsoft.com/office/officeart/2005/8/layout/chevron2"/>
    <dgm:cxn modelId="{AD87EE53-8DEE-8C48-B313-E0CEE9F04092}" type="presParOf" srcId="{9D7357D9-E213-EB4D-998A-67DC6F0BD3A2}" destId="{366C0117-F974-A54A-A864-6E7000BCFF91}" srcOrd="0" destOrd="0" presId="urn:microsoft.com/office/officeart/2005/8/layout/chevron2"/>
    <dgm:cxn modelId="{5E3BF096-EF06-2845-BDAD-8DD4C8C110B7}" type="presParOf" srcId="{9D7357D9-E213-EB4D-998A-67DC6F0BD3A2}" destId="{0716CDE5-B796-0648-A101-5931BC5BAB84}" srcOrd="1" destOrd="0" presId="urn:microsoft.com/office/officeart/2005/8/layout/chevron2"/>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A44B5-E41B-024F-A0AB-76CCB298FBCA}">
      <dsp:nvSpPr>
        <dsp:cNvPr id="0" name=""/>
        <dsp:cNvSpPr/>
      </dsp:nvSpPr>
      <dsp:spPr>
        <a:xfrm>
          <a:off x="1444203" y="1989048"/>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Collaborate</a:t>
          </a:r>
        </a:p>
      </dsp:txBody>
      <dsp:txXfrm>
        <a:off x="1662232" y="2177027"/>
        <a:ext cx="968937" cy="835393"/>
      </dsp:txXfrm>
    </dsp:sp>
    <dsp:sp modelId="{8EA88992-3C74-2C49-8396-D48E07EBC9C4}">
      <dsp:nvSpPr>
        <dsp:cNvPr id="0" name=""/>
        <dsp:cNvSpPr/>
      </dsp:nvSpPr>
      <dsp: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64EA878-A64E-D247-9EBB-582A835BABDF}">
      <dsp:nvSpPr>
        <dsp:cNvPr id="0" name=""/>
        <dsp:cNvSpPr/>
      </dsp:nvSpPr>
      <dsp:spPr>
        <a:xfrm>
          <a:off x="243207" y="1338407"/>
          <a:ext cx="1404995" cy="1211351"/>
        </a:xfrm>
        <a:prstGeom prst="hexagon">
          <a:avLst>
            <a:gd name="adj" fmla="val 25000"/>
            <a:gd name="vf" fmla="val 1154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DEA68F58-11BA-4046-85E3-677146DE4B9F}">
      <dsp:nvSpPr>
        <dsp:cNvPr id="0" name=""/>
        <dsp:cNvSpPr/>
      </dsp:nvSpPr>
      <dsp: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20DDADB-1DD5-4547-9289-0472A75EE955}">
      <dsp:nvSpPr>
        <dsp:cNvPr id="0" name=""/>
        <dsp:cNvSpPr/>
      </dsp:nvSpPr>
      <dsp:spPr>
        <a:xfrm>
          <a:off x="2641200" y="1324005"/>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Create</a:t>
          </a:r>
        </a:p>
      </dsp:txBody>
      <dsp:txXfrm>
        <a:off x="2859229" y="1511984"/>
        <a:ext cx="968937" cy="835393"/>
      </dsp:txXfrm>
    </dsp:sp>
    <dsp:sp modelId="{10B39887-0104-1344-805B-10B66C94EE1F}">
      <dsp:nvSpPr>
        <dsp:cNvPr id="0" name=""/>
        <dsp:cNvSpPr/>
      </dsp:nvSpPr>
      <dsp: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F1D46F87-A54C-3946-BF89-F717F3E2E530}">
      <dsp:nvSpPr>
        <dsp:cNvPr id="0" name=""/>
        <dsp:cNvSpPr/>
      </dsp:nvSpPr>
      <dsp:spPr>
        <a:xfrm>
          <a:off x="3838196" y="1989048"/>
          <a:ext cx="1404995" cy="1211351"/>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82A37D40-FC0A-2F45-B3C1-642720C6106D}">
      <dsp:nvSpPr>
        <dsp:cNvPr id="0" name=""/>
        <dsp:cNvSpPr/>
      </dsp:nvSpPr>
      <dsp: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4C6221E8-0B1C-BC4E-B887-959F5C65241C}">
      <dsp:nvSpPr>
        <dsp:cNvPr id="0" name=""/>
        <dsp:cNvSpPr/>
      </dsp:nvSpPr>
      <dsp:spPr>
        <a:xfrm>
          <a:off x="1444203" y="661842"/>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Learn</a:t>
          </a:r>
        </a:p>
      </dsp:txBody>
      <dsp:txXfrm>
        <a:off x="1662232" y="849821"/>
        <a:ext cx="968937" cy="835393"/>
      </dsp:txXfrm>
    </dsp:sp>
    <dsp:sp modelId="{E4EF2C5F-9B34-5347-A7AE-5663DAD831AF}">
      <dsp:nvSpPr>
        <dsp:cNvPr id="0" name=""/>
        <dsp:cNvSpPr/>
      </dsp:nvSpPr>
      <dsp: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9B314D2-64AE-7E49-940A-F4192F6B7930}">
      <dsp:nvSpPr>
        <dsp:cNvPr id="0" name=""/>
        <dsp:cNvSpPr/>
      </dsp:nvSpPr>
      <dsp:spPr>
        <a:xfrm>
          <a:off x="2641200" y="0"/>
          <a:ext cx="1404995" cy="1211351"/>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D7D49C1-7689-244A-89BF-1B25B05865AD}">
      <dsp:nvSpPr>
        <dsp:cNvPr id="0" name=""/>
        <dsp:cNvSpPr/>
      </dsp:nvSpPr>
      <dsp: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358C46-B73C-C348-B49B-CDF0A3959B7D}">
      <dsp:nvSpPr>
        <dsp:cNvPr id="0" name=""/>
        <dsp:cNvSpPr/>
      </dsp:nvSpPr>
      <dsp:spPr>
        <a:xfrm rot="5400000">
          <a:off x="-82705" y="83423"/>
          <a:ext cx="551372" cy="385960"/>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t>1</a:t>
          </a:r>
        </a:p>
      </dsp:txBody>
      <dsp:txXfrm rot="-5400000">
        <a:off x="1" y="193697"/>
        <a:ext cx="385960" cy="165412"/>
      </dsp:txXfrm>
    </dsp:sp>
    <dsp:sp modelId="{6F75A6D0-13A9-C24E-94AD-3F5856CB7302}">
      <dsp:nvSpPr>
        <dsp:cNvPr id="0" name=""/>
        <dsp:cNvSpPr/>
      </dsp:nvSpPr>
      <dsp:spPr>
        <a:xfrm rot="5400000">
          <a:off x="2577089" y="-2190411"/>
          <a:ext cx="358392" cy="474064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b="0" kern="1200"/>
            <a:t>Docker Editions</a:t>
          </a:r>
        </a:p>
      </dsp:txBody>
      <dsp:txXfrm rot="-5400000">
        <a:off x="385961" y="18212"/>
        <a:ext cx="4723154" cy="323402"/>
      </dsp:txXfrm>
    </dsp:sp>
    <dsp:sp modelId="{7000F8F1-372C-B64F-8B60-16993722ED09}">
      <dsp:nvSpPr>
        <dsp:cNvPr id="0" name=""/>
        <dsp:cNvSpPr/>
      </dsp:nvSpPr>
      <dsp:spPr>
        <a:xfrm rot="5400000">
          <a:off x="-82705" y="519007"/>
          <a:ext cx="551372" cy="385960"/>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t>2</a:t>
          </a:r>
        </a:p>
      </dsp:txBody>
      <dsp:txXfrm rot="-5400000">
        <a:off x="1" y="629281"/>
        <a:ext cx="385960" cy="165412"/>
      </dsp:txXfrm>
    </dsp:sp>
    <dsp:sp modelId="{0BE33E50-A157-0C44-8986-90411392BA01}">
      <dsp:nvSpPr>
        <dsp:cNvPr id="0" name=""/>
        <dsp:cNvSpPr/>
      </dsp:nvSpPr>
      <dsp:spPr>
        <a:xfrm rot="5400000">
          <a:off x="2577089" y="-1754827"/>
          <a:ext cx="358392" cy="474064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b="0" kern="1200"/>
            <a:t>Installation Types</a:t>
          </a:r>
        </a:p>
      </dsp:txBody>
      <dsp:txXfrm rot="-5400000">
        <a:off x="385961" y="453796"/>
        <a:ext cx="4723154" cy="323402"/>
      </dsp:txXfrm>
    </dsp:sp>
    <dsp:sp modelId="{132293D7-4626-8B43-8C5F-248125685ECF}">
      <dsp:nvSpPr>
        <dsp:cNvPr id="0" name=""/>
        <dsp:cNvSpPr/>
      </dsp:nvSpPr>
      <dsp:spPr>
        <a:xfrm rot="5400000">
          <a:off x="-82705" y="954591"/>
          <a:ext cx="551372" cy="385960"/>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t>3</a:t>
          </a:r>
        </a:p>
      </dsp:txBody>
      <dsp:txXfrm rot="-5400000">
        <a:off x="1" y="1064865"/>
        <a:ext cx="385960" cy="165412"/>
      </dsp:txXfrm>
    </dsp:sp>
    <dsp:sp modelId="{DB435221-2D14-0D44-9F71-ECE05D1F2C4B}">
      <dsp:nvSpPr>
        <dsp:cNvPr id="0" name=""/>
        <dsp:cNvSpPr/>
      </dsp:nvSpPr>
      <dsp:spPr>
        <a:xfrm rot="5400000">
          <a:off x="2577089" y="-1319242"/>
          <a:ext cx="358392" cy="474064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r>
            <a:rPr lang="en-US" sz="2200" b="0" kern="1200"/>
            <a:t>Platform Installations</a:t>
          </a:r>
        </a:p>
      </dsp:txBody>
      <dsp:txXfrm rot="-5400000">
        <a:off x="385961" y="889381"/>
        <a:ext cx="4723154" cy="323402"/>
      </dsp:txXfrm>
    </dsp:sp>
    <dsp:sp modelId="{77B8BCCA-74F6-F649-9CAC-BFF41E5CA1B6}">
      <dsp:nvSpPr>
        <dsp:cNvPr id="0" name=""/>
        <dsp:cNvSpPr/>
      </dsp:nvSpPr>
      <dsp:spPr>
        <a:xfrm rot="5400000">
          <a:off x="-82705" y="1390175"/>
          <a:ext cx="551372" cy="385960"/>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t>4</a:t>
          </a:r>
        </a:p>
      </dsp:txBody>
      <dsp:txXfrm rot="-5400000">
        <a:off x="1" y="1500449"/>
        <a:ext cx="385960" cy="165412"/>
      </dsp:txXfrm>
    </dsp:sp>
    <dsp:sp modelId="{B68C23C2-4DF7-0243-AF76-ECE84A134E9B}">
      <dsp:nvSpPr>
        <dsp:cNvPr id="0" name=""/>
        <dsp:cNvSpPr/>
      </dsp:nvSpPr>
      <dsp:spPr>
        <a:xfrm rot="5400000">
          <a:off x="2577089" y="-883658"/>
          <a:ext cx="358392" cy="474064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b="0" kern="1200"/>
            <a:t>Determine Docker Version</a:t>
          </a:r>
        </a:p>
      </dsp:txBody>
      <dsp:txXfrm rot="-5400000">
        <a:off x="385961" y="1324965"/>
        <a:ext cx="4723154" cy="323402"/>
      </dsp:txXfrm>
    </dsp:sp>
    <dsp:sp modelId="{9CEC7261-FF04-BD4E-AAC6-225658B22FF5}">
      <dsp:nvSpPr>
        <dsp:cNvPr id="0" name=""/>
        <dsp:cNvSpPr/>
      </dsp:nvSpPr>
      <dsp:spPr>
        <a:xfrm rot="5400000">
          <a:off x="-82705" y="1825760"/>
          <a:ext cx="551372" cy="385960"/>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t>5</a:t>
          </a:r>
        </a:p>
      </dsp:txBody>
      <dsp:txXfrm rot="-5400000">
        <a:off x="1" y="1936034"/>
        <a:ext cx="385960" cy="165412"/>
      </dsp:txXfrm>
    </dsp:sp>
    <dsp:sp modelId="{72214BD3-C13C-EF47-94CE-40736750CB05}">
      <dsp:nvSpPr>
        <dsp:cNvPr id="0" name=""/>
        <dsp:cNvSpPr/>
      </dsp:nvSpPr>
      <dsp:spPr>
        <a:xfrm rot="5400000">
          <a:off x="2577089" y="-448074"/>
          <a:ext cx="358392" cy="474064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b="0" kern="1200"/>
            <a:t>Verify Docker Installation</a:t>
          </a:r>
        </a:p>
      </dsp:txBody>
      <dsp:txXfrm rot="-5400000">
        <a:off x="385961" y="1760549"/>
        <a:ext cx="4723154" cy="32340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867963-3E64-DC47-A018-7E79DCD81858}">
      <dsp:nvSpPr>
        <dsp:cNvPr id="0" name=""/>
        <dsp:cNvSpPr/>
      </dsp:nvSpPr>
      <dsp:spPr>
        <a:xfrm rot="5400000">
          <a:off x="-82705" y="83423"/>
          <a:ext cx="551372" cy="385960"/>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1</a:t>
          </a:r>
        </a:p>
      </dsp:txBody>
      <dsp:txXfrm rot="-5400000">
        <a:off x="1" y="193697"/>
        <a:ext cx="385960" cy="165412"/>
      </dsp:txXfrm>
    </dsp:sp>
    <dsp:sp modelId="{80653CCD-C77B-674F-B4C8-EE898D95A40C}">
      <dsp:nvSpPr>
        <dsp:cNvPr id="0" name=""/>
        <dsp:cNvSpPr/>
      </dsp:nvSpPr>
      <dsp:spPr>
        <a:xfrm rot="5400000">
          <a:off x="2985584" y="-2598906"/>
          <a:ext cx="358392" cy="5557639"/>
        </a:xfrm>
        <a:prstGeom prst="round2SameRect">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r>
            <a:rPr lang="en-US" sz="2200" kern="1200"/>
            <a:t>Build a Docker Image of an Application</a:t>
          </a:r>
        </a:p>
      </dsp:txBody>
      <dsp:txXfrm rot="-5400000">
        <a:off x="385961" y="18212"/>
        <a:ext cx="5540144" cy="323402"/>
      </dsp:txXfrm>
    </dsp:sp>
    <dsp:sp modelId="{77B8BCCA-74F6-F649-9CAC-BFF41E5CA1B6}">
      <dsp:nvSpPr>
        <dsp:cNvPr id="0" name=""/>
        <dsp:cNvSpPr/>
      </dsp:nvSpPr>
      <dsp:spPr>
        <a:xfrm rot="5400000">
          <a:off x="-82705" y="519007"/>
          <a:ext cx="551372" cy="385960"/>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2</a:t>
          </a:r>
        </a:p>
      </dsp:txBody>
      <dsp:txXfrm rot="-5400000">
        <a:off x="1" y="629281"/>
        <a:ext cx="385960" cy="165412"/>
      </dsp:txXfrm>
    </dsp:sp>
    <dsp:sp modelId="{B68C23C2-4DF7-0243-AF76-ECE84A134E9B}">
      <dsp:nvSpPr>
        <dsp:cNvPr id="0" name=""/>
        <dsp:cNvSpPr/>
      </dsp:nvSpPr>
      <dsp:spPr>
        <a:xfrm rot="5400000">
          <a:off x="2985584" y="-2163322"/>
          <a:ext cx="358392" cy="555763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Run a Container</a:t>
          </a:r>
        </a:p>
      </dsp:txBody>
      <dsp:txXfrm rot="-5400000">
        <a:off x="385961" y="453796"/>
        <a:ext cx="5540144" cy="323402"/>
      </dsp:txXfrm>
    </dsp:sp>
    <dsp:sp modelId="{9CEC7261-FF04-BD4E-AAC6-225658B22FF5}">
      <dsp:nvSpPr>
        <dsp:cNvPr id="0" name=""/>
        <dsp:cNvSpPr/>
      </dsp:nvSpPr>
      <dsp:spPr>
        <a:xfrm rot="5400000">
          <a:off x="-82705" y="954591"/>
          <a:ext cx="551372" cy="385960"/>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3</a:t>
          </a:r>
        </a:p>
      </dsp:txBody>
      <dsp:txXfrm rot="-5400000">
        <a:off x="1" y="1064865"/>
        <a:ext cx="385960" cy="165412"/>
      </dsp:txXfrm>
    </dsp:sp>
    <dsp:sp modelId="{72214BD3-C13C-EF47-94CE-40736750CB05}">
      <dsp:nvSpPr>
        <dsp:cNvPr id="0" name=""/>
        <dsp:cNvSpPr/>
      </dsp:nvSpPr>
      <dsp:spPr>
        <a:xfrm rot="5400000">
          <a:off x="2985584" y="-1727737"/>
          <a:ext cx="358392" cy="555763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Stop/Delete a Container</a:t>
          </a:r>
        </a:p>
      </dsp:txBody>
      <dsp:txXfrm rot="-5400000">
        <a:off x="385961" y="889381"/>
        <a:ext cx="5540144" cy="323402"/>
      </dsp:txXfrm>
    </dsp:sp>
    <dsp:sp modelId="{366C0117-F974-A54A-A864-6E7000BCFF91}">
      <dsp:nvSpPr>
        <dsp:cNvPr id="0" name=""/>
        <dsp:cNvSpPr/>
      </dsp:nvSpPr>
      <dsp:spPr>
        <a:xfrm rot="5400000">
          <a:off x="-82705" y="1390175"/>
          <a:ext cx="551372" cy="385960"/>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4</a:t>
          </a:r>
        </a:p>
      </dsp:txBody>
      <dsp:txXfrm rot="-5400000">
        <a:off x="1" y="1500449"/>
        <a:ext cx="385960" cy="165412"/>
      </dsp:txXfrm>
    </dsp:sp>
    <dsp:sp modelId="{0716CDE5-B796-0648-A101-5931BC5BAB84}">
      <dsp:nvSpPr>
        <dsp:cNvPr id="0" name=""/>
        <dsp:cNvSpPr/>
      </dsp:nvSpPr>
      <dsp:spPr>
        <a:xfrm rot="5400000">
          <a:off x="2985584" y="-1292153"/>
          <a:ext cx="358392" cy="555763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Inspect a Running Container</a:t>
          </a:r>
        </a:p>
      </dsp:txBody>
      <dsp:txXfrm rot="-5400000">
        <a:off x="385961" y="1324965"/>
        <a:ext cx="5540144" cy="323402"/>
      </dsp:txXfrm>
    </dsp:sp>
    <dsp:sp modelId="{41E0C333-0DF2-4344-A6A8-B550FEDAD9CC}">
      <dsp:nvSpPr>
        <dsp:cNvPr id="0" name=""/>
        <dsp:cNvSpPr/>
      </dsp:nvSpPr>
      <dsp:spPr>
        <a:xfrm rot="5400000">
          <a:off x="-82705" y="1825760"/>
          <a:ext cx="551372" cy="385960"/>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5</a:t>
          </a:r>
        </a:p>
      </dsp:txBody>
      <dsp:txXfrm rot="-5400000">
        <a:off x="1" y="1936034"/>
        <a:ext cx="385960" cy="165412"/>
      </dsp:txXfrm>
    </dsp:sp>
    <dsp:sp modelId="{BE97322C-F34D-1341-9BC9-68537AF63932}">
      <dsp:nvSpPr>
        <dsp:cNvPr id="0" name=""/>
        <dsp:cNvSpPr/>
      </dsp:nvSpPr>
      <dsp:spPr>
        <a:xfrm rot="5400000">
          <a:off x="2985584" y="-856569"/>
          <a:ext cx="358392" cy="555763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Run Shell Inside a Container</a:t>
          </a:r>
        </a:p>
      </dsp:txBody>
      <dsp:txXfrm rot="-5400000">
        <a:off x="385961" y="1760549"/>
        <a:ext cx="5540144" cy="3234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261975" y="261975"/>
          <a:ext cx="1746504" cy="1222552"/>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en-US" sz="2800" kern="1200"/>
            <a:t>1</a:t>
          </a:r>
        </a:p>
      </dsp:txBody>
      <dsp:txXfrm rot="-5400000">
        <a:off x="1" y="611275"/>
        <a:ext cx="1222552" cy="523952"/>
      </dsp:txXfrm>
    </dsp:sp>
    <dsp:sp modelId="{B68C23C2-4DF7-0243-AF76-ECE84A134E9B}">
      <dsp:nvSpPr>
        <dsp:cNvPr id="0" name=""/>
        <dsp:cNvSpPr/>
      </dsp:nvSpPr>
      <dsp:spPr>
        <a:xfrm rot="5400000">
          <a:off x="2709138" y="-1486585"/>
          <a:ext cx="1135227" cy="410839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Docker Volumes</a:t>
          </a:r>
        </a:p>
      </dsp:txBody>
      <dsp:txXfrm rot="-5400000">
        <a:off x="1222553" y="55417"/>
        <a:ext cx="4052982" cy="102439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97972" y="99268"/>
          <a:ext cx="653148" cy="457204"/>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1</a:t>
          </a:r>
        </a:p>
      </dsp:txBody>
      <dsp:txXfrm rot="-5400000">
        <a:off x="0" y="229898"/>
        <a:ext cx="457204" cy="195944"/>
      </dsp:txXfrm>
    </dsp:sp>
    <dsp:sp modelId="{B68C23C2-4DF7-0243-AF76-ECE84A134E9B}">
      <dsp:nvSpPr>
        <dsp:cNvPr id="0" name=""/>
        <dsp:cNvSpPr/>
      </dsp:nvSpPr>
      <dsp:spPr>
        <a:xfrm rot="5400000">
          <a:off x="2988128" y="-2529628"/>
          <a:ext cx="424546" cy="548639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Open Terminal / Launch Minikube</a:t>
          </a:r>
        </a:p>
      </dsp:txBody>
      <dsp:txXfrm rot="-5400000">
        <a:off x="457204" y="22021"/>
        <a:ext cx="5465670" cy="383096"/>
      </dsp:txXfrm>
    </dsp:sp>
    <dsp:sp modelId="{9CEC7261-FF04-BD4E-AAC6-225658B22FF5}">
      <dsp:nvSpPr>
        <dsp:cNvPr id="0" name=""/>
        <dsp:cNvSpPr/>
      </dsp:nvSpPr>
      <dsp:spPr>
        <a:xfrm rot="5400000">
          <a:off x="-97972" y="615256"/>
          <a:ext cx="653148" cy="457204"/>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2</a:t>
          </a:r>
        </a:p>
      </dsp:txBody>
      <dsp:txXfrm rot="-5400000">
        <a:off x="0" y="745886"/>
        <a:ext cx="457204" cy="195944"/>
      </dsp:txXfrm>
    </dsp:sp>
    <dsp:sp modelId="{72214BD3-C13C-EF47-94CE-40736750CB05}">
      <dsp:nvSpPr>
        <dsp:cNvPr id="0" name=""/>
        <dsp:cNvSpPr/>
      </dsp:nvSpPr>
      <dsp:spPr>
        <a:xfrm rot="5400000">
          <a:off x="2988128" y="-2013640"/>
          <a:ext cx="424546" cy="548639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Configure Minikube Environment</a:t>
          </a:r>
        </a:p>
      </dsp:txBody>
      <dsp:txXfrm rot="-5400000">
        <a:off x="457204" y="538009"/>
        <a:ext cx="5465670" cy="383096"/>
      </dsp:txXfrm>
    </dsp:sp>
    <dsp:sp modelId="{366C0117-F974-A54A-A864-6E7000BCFF91}">
      <dsp:nvSpPr>
        <dsp:cNvPr id="0" name=""/>
        <dsp:cNvSpPr/>
      </dsp:nvSpPr>
      <dsp:spPr>
        <a:xfrm rot="5400000">
          <a:off x="-97972" y="1131243"/>
          <a:ext cx="653148" cy="457204"/>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3</a:t>
          </a:r>
        </a:p>
      </dsp:txBody>
      <dsp:txXfrm rot="-5400000">
        <a:off x="0" y="1261873"/>
        <a:ext cx="457204" cy="195944"/>
      </dsp:txXfrm>
    </dsp:sp>
    <dsp:sp modelId="{0716CDE5-B796-0648-A101-5931BC5BAB84}">
      <dsp:nvSpPr>
        <dsp:cNvPr id="0" name=""/>
        <dsp:cNvSpPr/>
      </dsp:nvSpPr>
      <dsp:spPr>
        <a:xfrm rot="5400000">
          <a:off x="2988128" y="-1497653"/>
          <a:ext cx="424546" cy="548639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Start Kubernetes Cluster</a:t>
          </a:r>
        </a:p>
      </dsp:txBody>
      <dsp:txXfrm rot="-5400000">
        <a:off x="457204" y="1053996"/>
        <a:ext cx="5465670" cy="383096"/>
      </dsp:txXfrm>
    </dsp:sp>
    <dsp:sp modelId="{41E0C333-0DF2-4344-A6A8-B550FEDAD9CC}">
      <dsp:nvSpPr>
        <dsp:cNvPr id="0" name=""/>
        <dsp:cNvSpPr/>
      </dsp:nvSpPr>
      <dsp:spPr>
        <a:xfrm rot="5400000">
          <a:off x="-97972" y="1647231"/>
          <a:ext cx="653148" cy="457204"/>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4</a:t>
          </a:r>
        </a:p>
      </dsp:txBody>
      <dsp:txXfrm rot="-5400000">
        <a:off x="0" y="1777861"/>
        <a:ext cx="457204" cy="195944"/>
      </dsp:txXfrm>
    </dsp:sp>
    <dsp:sp modelId="{BE97322C-F34D-1341-9BC9-68537AF63932}">
      <dsp:nvSpPr>
        <dsp:cNvPr id="0" name=""/>
        <dsp:cNvSpPr/>
      </dsp:nvSpPr>
      <dsp:spPr>
        <a:xfrm rot="5400000">
          <a:off x="2988128" y="-981665"/>
          <a:ext cx="424546" cy="548639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Explore Kubernetes Dashboard</a:t>
          </a:r>
        </a:p>
      </dsp:txBody>
      <dsp:txXfrm rot="-5400000">
        <a:off x="457204" y="1569984"/>
        <a:ext cx="5465670" cy="38309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127993" y="129101"/>
          <a:ext cx="853289" cy="597302"/>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1</a:t>
          </a:r>
        </a:p>
      </dsp:txBody>
      <dsp:txXfrm rot="-5400000">
        <a:off x="1" y="299758"/>
        <a:ext cx="597302" cy="255987"/>
      </dsp:txXfrm>
    </dsp:sp>
    <dsp:sp modelId="{B68C23C2-4DF7-0243-AF76-ECE84A134E9B}">
      <dsp:nvSpPr>
        <dsp:cNvPr id="0" name=""/>
        <dsp:cNvSpPr/>
      </dsp:nvSpPr>
      <dsp:spPr>
        <a:xfrm rot="5400000">
          <a:off x="3166868" y="-2568457"/>
          <a:ext cx="554638" cy="569376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Deploy a Docker application to Kubernetes</a:t>
          </a:r>
        </a:p>
      </dsp:txBody>
      <dsp:txXfrm rot="-5400000">
        <a:off x="597303" y="28183"/>
        <a:ext cx="5666694" cy="500488"/>
      </dsp:txXfrm>
    </dsp:sp>
    <dsp:sp modelId="{9CEC7261-FF04-BD4E-AAC6-225658B22FF5}">
      <dsp:nvSpPr>
        <dsp:cNvPr id="0" name=""/>
        <dsp:cNvSpPr/>
      </dsp:nvSpPr>
      <dsp:spPr>
        <a:xfrm rot="5400000">
          <a:off x="-127993" y="803200"/>
          <a:ext cx="853289" cy="597302"/>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2</a:t>
          </a:r>
        </a:p>
      </dsp:txBody>
      <dsp:txXfrm rot="-5400000">
        <a:off x="1" y="973857"/>
        <a:ext cx="597302" cy="255987"/>
      </dsp:txXfrm>
    </dsp:sp>
    <dsp:sp modelId="{72214BD3-C13C-EF47-94CE-40736750CB05}">
      <dsp:nvSpPr>
        <dsp:cNvPr id="0" name=""/>
        <dsp:cNvSpPr/>
      </dsp:nvSpPr>
      <dsp:spPr>
        <a:xfrm rot="5400000">
          <a:off x="3166868" y="-1894358"/>
          <a:ext cx="554638" cy="569376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Expose Application through Service</a:t>
          </a:r>
        </a:p>
      </dsp:txBody>
      <dsp:txXfrm rot="-5400000">
        <a:off x="597303" y="702282"/>
        <a:ext cx="5666694" cy="500488"/>
      </dsp:txXfrm>
    </dsp:sp>
    <dsp:sp modelId="{366C0117-F974-A54A-A864-6E7000BCFF91}">
      <dsp:nvSpPr>
        <dsp:cNvPr id="0" name=""/>
        <dsp:cNvSpPr/>
      </dsp:nvSpPr>
      <dsp:spPr>
        <a:xfrm rot="5400000">
          <a:off x="-127993" y="1477299"/>
          <a:ext cx="853289" cy="597302"/>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3</a:t>
          </a:r>
        </a:p>
      </dsp:txBody>
      <dsp:txXfrm rot="-5400000">
        <a:off x="1" y="1647956"/>
        <a:ext cx="597302" cy="255987"/>
      </dsp:txXfrm>
    </dsp:sp>
    <dsp:sp modelId="{0716CDE5-B796-0648-A101-5931BC5BAB84}">
      <dsp:nvSpPr>
        <dsp:cNvPr id="0" name=""/>
        <dsp:cNvSpPr/>
      </dsp:nvSpPr>
      <dsp:spPr>
        <a:xfrm rot="5400000">
          <a:off x="3166868" y="-1220259"/>
          <a:ext cx="554638" cy="569376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Access the Running Application</a:t>
          </a:r>
        </a:p>
      </dsp:txBody>
      <dsp:txXfrm rot="-5400000">
        <a:off x="597303" y="1376381"/>
        <a:ext cx="5666694" cy="50048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93845" y="96700"/>
          <a:ext cx="625636" cy="437945"/>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1</a:t>
          </a:r>
        </a:p>
      </dsp:txBody>
      <dsp:txXfrm rot="-5400000">
        <a:off x="1" y="221828"/>
        <a:ext cx="437945" cy="187691"/>
      </dsp:txXfrm>
    </dsp:sp>
    <dsp:sp modelId="{B68C23C2-4DF7-0243-AF76-ECE84A134E9B}">
      <dsp:nvSpPr>
        <dsp:cNvPr id="0" name=""/>
        <dsp:cNvSpPr/>
      </dsp:nvSpPr>
      <dsp:spPr>
        <a:xfrm rot="5400000">
          <a:off x="3161176" y="-2720376"/>
          <a:ext cx="406663" cy="5853126"/>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Create a new deployment with multipe Pods</a:t>
          </a:r>
        </a:p>
      </dsp:txBody>
      <dsp:txXfrm rot="-5400000">
        <a:off x="437945" y="22707"/>
        <a:ext cx="5833274" cy="366959"/>
      </dsp:txXfrm>
    </dsp:sp>
    <dsp:sp modelId="{60CE154C-0AA1-A744-BE9E-B716688AF93D}">
      <dsp:nvSpPr>
        <dsp:cNvPr id="0" name=""/>
        <dsp:cNvSpPr/>
      </dsp:nvSpPr>
      <dsp:spPr>
        <a:xfrm rot="5400000">
          <a:off x="-93845" y="590952"/>
          <a:ext cx="625636" cy="437945"/>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2</a:t>
          </a:r>
        </a:p>
      </dsp:txBody>
      <dsp:txXfrm rot="-5400000">
        <a:off x="1" y="716080"/>
        <a:ext cx="437945" cy="187691"/>
      </dsp:txXfrm>
    </dsp:sp>
    <dsp:sp modelId="{94680361-A4CF-5743-B10E-11B3C3E93788}">
      <dsp:nvSpPr>
        <dsp:cNvPr id="0" name=""/>
        <dsp:cNvSpPr/>
      </dsp:nvSpPr>
      <dsp:spPr>
        <a:xfrm rot="5400000">
          <a:off x="3161176" y="-2226124"/>
          <a:ext cx="406663" cy="5853126"/>
        </a:xfrm>
        <a:prstGeom prst="round2SameRect">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77800" tIns="15875" rIns="15875" bIns="15875" numCol="1" spcCol="1270" anchor="ctr" anchorCtr="0">
          <a:noAutofit/>
        </a:bodyPr>
        <a:lstStyle/>
        <a:p>
          <a:pPr marL="228600" lvl="1" indent="-228600" algn="l" defTabSz="1111250">
            <a:lnSpc>
              <a:spcPct val="90000"/>
            </a:lnSpc>
            <a:spcBef>
              <a:spcPct val="0"/>
            </a:spcBef>
            <a:spcAft>
              <a:spcPct val="15000"/>
            </a:spcAft>
            <a:buChar char="•"/>
          </a:pPr>
          <a:r>
            <a:rPr lang="en-US" sz="2500" kern="1200"/>
            <a:t>Explore the ReplicaSet Policy</a:t>
          </a:r>
        </a:p>
      </dsp:txBody>
      <dsp:txXfrm rot="-5400000">
        <a:off x="437945" y="516959"/>
        <a:ext cx="5833274" cy="366959"/>
      </dsp:txXfrm>
    </dsp:sp>
    <dsp:sp modelId="{9CEC7261-FF04-BD4E-AAC6-225658B22FF5}">
      <dsp:nvSpPr>
        <dsp:cNvPr id="0" name=""/>
        <dsp:cNvSpPr/>
      </dsp:nvSpPr>
      <dsp:spPr>
        <a:xfrm rot="5400000">
          <a:off x="-93845" y="1085205"/>
          <a:ext cx="625636" cy="437945"/>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3</a:t>
          </a:r>
        </a:p>
      </dsp:txBody>
      <dsp:txXfrm rot="-5400000">
        <a:off x="1" y="1210333"/>
        <a:ext cx="437945" cy="187691"/>
      </dsp:txXfrm>
    </dsp:sp>
    <dsp:sp modelId="{72214BD3-C13C-EF47-94CE-40736750CB05}">
      <dsp:nvSpPr>
        <dsp:cNvPr id="0" name=""/>
        <dsp:cNvSpPr/>
      </dsp:nvSpPr>
      <dsp:spPr>
        <a:xfrm rot="5400000">
          <a:off x="3161176" y="-1731871"/>
          <a:ext cx="406663" cy="5853126"/>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Simulate a Pod Failure</a:t>
          </a:r>
        </a:p>
      </dsp:txBody>
      <dsp:txXfrm rot="-5400000">
        <a:off x="437945" y="1011212"/>
        <a:ext cx="5833274" cy="366959"/>
      </dsp:txXfrm>
    </dsp:sp>
    <dsp:sp modelId="{366C0117-F974-A54A-A864-6E7000BCFF91}">
      <dsp:nvSpPr>
        <dsp:cNvPr id="0" name=""/>
        <dsp:cNvSpPr/>
      </dsp:nvSpPr>
      <dsp:spPr>
        <a:xfrm rot="5400000">
          <a:off x="-93845" y="1669058"/>
          <a:ext cx="625636" cy="437945"/>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4</a:t>
          </a:r>
        </a:p>
      </dsp:txBody>
      <dsp:txXfrm rot="-5400000">
        <a:off x="1" y="1794186"/>
        <a:ext cx="437945" cy="187691"/>
      </dsp:txXfrm>
    </dsp:sp>
    <dsp:sp modelId="{0716CDE5-B796-0648-A101-5931BC5BAB84}">
      <dsp:nvSpPr>
        <dsp:cNvPr id="0" name=""/>
        <dsp:cNvSpPr/>
      </dsp:nvSpPr>
      <dsp:spPr>
        <a:xfrm rot="5400000">
          <a:off x="3064904" y="-1154370"/>
          <a:ext cx="585864" cy="5853126"/>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Observe How the Cluster Quickly Recovers from Failure</a:t>
          </a:r>
        </a:p>
      </dsp:txBody>
      <dsp:txXfrm rot="-5400000">
        <a:off x="431273" y="1507861"/>
        <a:ext cx="5824526" cy="528664"/>
      </dsp:txXfrm>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Custom 1">
      <a:dk1>
        <a:srgbClr val="000000"/>
      </a:dk1>
      <a:lt1>
        <a:srgbClr val="FFFFFF"/>
      </a:lt1>
      <a:dk2>
        <a:srgbClr val="44546A"/>
      </a:dk2>
      <a:lt2>
        <a:srgbClr val="E7E6E6"/>
      </a:lt2>
      <a:accent1>
        <a:srgbClr val="27495F"/>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58CDD320-7ABF-724F-AA9B-F84917A110E0}" vid="{09B09326-4F3C-F34A-AE98-C3F3A063A2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36B7EEA-8C55-224E-81E8-08B91B005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42</Pages>
  <Words>3483</Words>
  <Characters>19857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Frolio</dc:creator>
  <cp:keywords/>
  <dc:description/>
  <cp:lastModifiedBy>Microsoft Office User</cp:lastModifiedBy>
  <cp:revision>114</cp:revision>
  <cp:lastPrinted>2018-01-21T23:28:00Z</cp:lastPrinted>
  <dcterms:created xsi:type="dcterms:W3CDTF">2018-01-12T17:49:00Z</dcterms:created>
  <dcterms:modified xsi:type="dcterms:W3CDTF">2018-02-01T16:27:00Z</dcterms:modified>
</cp:coreProperties>
</file>